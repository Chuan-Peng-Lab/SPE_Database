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3.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446E51">
      <w:pPr>
        <w:pStyle w:val="8"/>
        <w:widowControl/>
        <w:spacing w:beforeAutospacing="0" w:afterAutospacing="0"/>
        <w:jc w:val="center"/>
        <w:rPr>
          <w:rFonts w:ascii="Times New Roman" w:hAnsi="Times New Roman"/>
          <w:b/>
          <w:bCs/>
          <w:sz w:val="28"/>
          <w:szCs w:val="28"/>
        </w:rPr>
      </w:pPr>
      <w:bookmarkStart w:id="3" w:name="_GoBack"/>
      <w:bookmarkEnd w:id="3"/>
      <w:r>
        <w:rPr>
          <w:rFonts w:ascii="Times New Roman" w:hAnsi="Times New Roman"/>
          <w:b/>
          <w:bCs/>
          <w:sz w:val="28"/>
          <w:szCs w:val="28"/>
        </w:rPr>
        <w:t>The Self-</w:t>
      </w:r>
      <w:r>
        <w:rPr>
          <w:rFonts w:hint="eastAsia" w:ascii="Times New Roman" w:hAnsi="Times New Roman"/>
          <w:b/>
          <w:bCs/>
          <w:sz w:val="28"/>
          <w:szCs w:val="28"/>
        </w:rPr>
        <w:t>Prioritization</w:t>
      </w:r>
      <w:r>
        <w:rPr>
          <w:rFonts w:ascii="Times New Roman" w:hAnsi="Times New Roman"/>
          <w:b/>
          <w:bCs/>
          <w:sz w:val="28"/>
          <w:szCs w:val="28"/>
        </w:rPr>
        <w:t xml:space="preserve"> </w:t>
      </w:r>
      <w:r>
        <w:rPr>
          <w:rFonts w:hint="eastAsia" w:ascii="Times New Roman" w:hAnsi="Times New Roman"/>
          <w:b/>
          <w:bCs/>
          <w:sz w:val="28"/>
          <w:szCs w:val="28"/>
        </w:rPr>
        <w:t>Effect</w:t>
      </w:r>
      <w:r>
        <w:rPr>
          <w:rFonts w:ascii="Times New Roman" w:hAnsi="Times New Roman"/>
          <w:b/>
          <w:bCs/>
          <w:sz w:val="28"/>
          <w:szCs w:val="28"/>
        </w:rPr>
        <w:t xml:space="preserve"> Database </w:t>
      </w:r>
      <w:r>
        <w:rPr>
          <w:rFonts w:hint="eastAsia" w:ascii="Times New Roman" w:hAnsi="Times New Roman"/>
          <w:b/>
          <w:bCs/>
          <w:sz w:val="28"/>
          <w:szCs w:val="28"/>
        </w:rPr>
        <w:t>with</w:t>
      </w:r>
      <w:r>
        <w:rPr>
          <w:rFonts w:ascii="Times New Roman" w:hAnsi="Times New Roman"/>
          <w:b/>
          <w:bCs/>
          <w:sz w:val="28"/>
          <w:szCs w:val="28"/>
        </w:rPr>
        <w:t xml:space="preserve"> Standardized Meta-Data for Experimental Task</w:t>
      </w:r>
    </w:p>
    <w:p w14:paraId="4B48DE82">
      <w:pPr>
        <w:jc w:val="center"/>
        <w:rPr>
          <w:rFonts w:ascii="Times New Roman" w:hAnsi="Times New Roman" w:eastAsia="黑体" w:cs="Times New Roman"/>
        </w:rPr>
      </w:pPr>
      <w:r>
        <w:rPr>
          <w:rFonts w:hint="eastAsia" w:ascii="Times New Roman" w:hAnsi="Times New Roman" w:eastAsia="黑体" w:cs="Times New Roman"/>
        </w:rPr>
        <w:t>Cai Zhenxin</w:t>
      </w:r>
      <w:r>
        <w:rPr>
          <w:rFonts w:ascii="Times New Roman" w:hAnsi="Times New Roman" w:eastAsia="黑体" w:cs="Times New Roman"/>
          <w:vertAlign w:val="superscript"/>
        </w:rPr>
        <w:t>1</w:t>
      </w:r>
      <w:r>
        <w:rPr>
          <w:rFonts w:ascii="Times New Roman" w:hAnsi="Times New Roman" w:eastAsia="黑体" w:cs="Times New Roman"/>
        </w:rPr>
        <w:t xml:space="preserve">, </w:t>
      </w:r>
      <w:r>
        <w:rPr>
          <w:rFonts w:hint="eastAsia" w:ascii="Times New Roman" w:hAnsi="Times New Roman" w:eastAsia="黑体" w:cs="Times New Roman"/>
        </w:rPr>
        <w:t>Tuo</w:t>
      </w:r>
      <w:r>
        <w:rPr>
          <w:rFonts w:ascii="Times New Roman" w:hAnsi="Times New Roman" w:eastAsia="黑体" w:cs="Times New Roman"/>
        </w:rPr>
        <w:t xml:space="preserve"> Liu, </w:t>
      </w:r>
      <w:r>
        <w:rPr>
          <w:rFonts w:hint="eastAsia" w:ascii="Times New Roman" w:hAnsi="Times New Roman" w:eastAsia="黑体" w:cs="Times New Roman"/>
        </w:rPr>
        <w:t>XXXX</w:t>
      </w:r>
      <w:r>
        <w:rPr>
          <w:rFonts w:ascii="Times New Roman" w:hAnsi="Times New Roman" w:eastAsia="黑体" w:cs="Times New Roman"/>
        </w:rPr>
        <w:t>, Jie Sui</w:t>
      </w:r>
      <w:r>
        <w:rPr>
          <w:rFonts w:ascii="Times New Roman" w:hAnsi="Times New Roman" w:eastAsia="黑体" w:cs="Times New Roman"/>
          <w:vertAlign w:val="superscript"/>
        </w:rPr>
        <w:t>x</w:t>
      </w:r>
      <w:r>
        <w:rPr>
          <w:rFonts w:ascii="Times New Roman" w:hAnsi="Times New Roman" w:eastAsia="黑体" w:cs="Times New Roman"/>
        </w:rPr>
        <w:t>, Hu Chuan-Peng</w:t>
      </w:r>
      <w:r>
        <w:rPr>
          <w:rFonts w:ascii="Times New Roman" w:hAnsi="Times New Roman" w:eastAsia="黑体" w:cs="Times New Roman"/>
          <w:vertAlign w:val="superscript"/>
        </w:rPr>
        <w:t>1*</w:t>
      </w:r>
    </w:p>
    <w:p w14:paraId="4F402D8D">
      <w:pPr>
        <w:jc w:val="center"/>
        <w:rPr>
          <w:rFonts w:ascii="Times New Roman" w:hAnsi="Times New Roman" w:eastAsia="黑体" w:cs="Times New Roman"/>
        </w:rPr>
      </w:pPr>
      <w:r>
        <w:rPr>
          <w:rFonts w:ascii="Times New Roman" w:hAnsi="Times New Roman" w:eastAsia="黑体" w:cs="Times New Roman"/>
          <w:vertAlign w:val="superscript"/>
        </w:rPr>
        <w:t>1</w:t>
      </w:r>
      <w:r>
        <w:rPr>
          <w:rFonts w:ascii="Times New Roman" w:hAnsi="Times New Roman" w:eastAsia="黑体" w:cs="Times New Roman"/>
        </w:rPr>
        <w:t xml:space="preserve"> School of Psychology</w:t>
      </w:r>
      <w:r>
        <w:rPr>
          <w:rFonts w:hint="eastAsia" w:ascii="Times New Roman" w:hAnsi="Times New Roman" w:eastAsia="黑体" w:cs="Times New Roman"/>
        </w:rPr>
        <w:t>,</w:t>
      </w:r>
      <w:r>
        <w:rPr>
          <w:rFonts w:ascii="Times New Roman" w:hAnsi="Times New Roman" w:eastAsia="黑体" w:cs="Times New Roman"/>
        </w:rPr>
        <w:t xml:space="preserve"> Nanjing Normal University</w:t>
      </w:r>
      <w:r>
        <w:rPr>
          <w:rFonts w:hint="eastAsia" w:ascii="Times New Roman" w:hAnsi="Times New Roman" w:eastAsia="黑体" w:cs="Times New Roman"/>
        </w:rPr>
        <w:t>,</w:t>
      </w:r>
      <w:r>
        <w:rPr>
          <w:rFonts w:ascii="Times New Roman" w:hAnsi="Times New Roman" w:eastAsia="黑体" w:cs="Times New Roman"/>
        </w:rPr>
        <w:t xml:space="preserve"> 210024 Nanjing, China</w:t>
      </w:r>
    </w:p>
    <w:p w14:paraId="6C2053C2">
      <w:pPr>
        <w:jc w:val="center"/>
        <w:rPr>
          <w:rStyle w:val="16"/>
          <w:rFonts w:ascii="Times New Roman" w:hAnsi="Times New Roman" w:eastAsia="黑体" w:cs="Times New Roman"/>
        </w:rPr>
      </w:pPr>
      <w:r>
        <w:rPr>
          <w:rFonts w:ascii="Times New Roman" w:hAnsi="Times New Roman" w:eastAsia="黑体" w:cs="Times New Roman"/>
        </w:rPr>
        <w:t xml:space="preserve">*Email: </w:t>
      </w:r>
      <w:r>
        <w:fldChar w:fldCharType="begin"/>
      </w:r>
      <w:r>
        <w:instrText xml:space="preserve"> HYPERLINK "mailto:hcp4715@hotmail.com" </w:instrText>
      </w:r>
      <w:r>
        <w:fldChar w:fldCharType="separate"/>
      </w:r>
      <w:r>
        <w:rPr>
          <w:rStyle w:val="16"/>
          <w:rFonts w:ascii="Times New Roman" w:hAnsi="Times New Roman" w:eastAsia="黑体" w:cs="Times New Roman"/>
        </w:rPr>
        <w:t>hcp4715@ho</w:t>
      </w:r>
      <w:r>
        <w:rPr>
          <w:rStyle w:val="16"/>
          <w:rFonts w:hint="eastAsia" w:ascii="Times New Roman" w:hAnsi="Times New Roman" w:eastAsia="黑体" w:cs="Times New Roman"/>
        </w:rPr>
        <w:t>t</w:t>
      </w:r>
      <w:r>
        <w:rPr>
          <w:rStyle w:val="16"/>
          <w:rFonts w:ascii="Times New Roman" w:hAnsi="Times New Roman" w:eastAsia="黑体" w:cs="Times New Roman"/>
        </w:rPr>
        <w:t>mail.com</w:t>
      </w:r>
      <w:r>
        <w:rPr>
          <w:rStyle w:val="16"/>
          <w:rFonts w:ascii="Times New Roman" w:hAnsi="Times New Roman" w:eastAsia="黑体" w:cs="Times New Roman"/>
        </w:rPr>
        <w:fldChar w:fldCharType="end"/>
      </w:r>
    </w:p>
    <w:p w14:paraId="6E779247">
      <w:pPr>
        <w:jc w:val="center"/>
        <w:rPr>
          <w:rStyle w:val="16"/>
          <w:rFonts w:ascii="Times New Roman" w:hAnsi="Times New Roman" w:eastAsia="黑体" w:cs="Times New Roman"/>
        </w:rPr>
        <w:sectPr>
          <w:pgSz w:w="11906" w:h="16838"/>
          <w:pgMar w:top="1440" w:right="1440" w:bottom="1440" w:left="1440" w:header="851" w:footer="992" w:gutter="0"/>
          <w:cols w:space="425" w:num="1"/>
          <w:docGrid w:type="lines" w:linePitch="312" w:charSpace="0"/>
        </w:sectPr>
      </w:pPr>
    </w:p>
    <w:p w14:paraId="681CB5DF">
      <w:pPr>
        <w:spacing w:line="480" w:lineRule="auto"/>
        <w:jc w:val="center"/>
        <w:rPr>
          <w:rFonts w:ascii="Times New Roman" w:hAnsi="Times New Roman" w:cs="Times New Roman" w:eastAsiaTheme="minorEastAsia"/>
          <w:b/>
          <w:bCs/>
          <w:sz w:val="28"/>
          <w:szCs w:val="28"/>
        </w:rPr>
      </w:pPr>
      <w:r>
        <w:rPr>
          <w:rFonts w:ascii="Times New Roman" w:hAnsi="Times New Roman" w:cs="Times New Roman" w:eastAsiaTheme="minorEastAsia"/>
          <w:b/>
          <w:bCs/>
          <w:sz w:val="28"/>
          <w:szCs w:val="28"/>
        </w:rPr>
        <w:t>Abstract</w:t>
      </w:r>
    </w:p>
    <w:p w14:paraId="2AB49623">
      <w:pPr>
        <w:spacing w:line="360" w:lineRule="auto"/>
        <w:ind w:firstLine="720"/>
        <w:rPr>
          <w:rFonts w:ascii="Times New Roman" w:hAnsi="Times New Roman" w:cs="Times New Roman" w:eastAsiaTheme="minorEastAsia"/>
          <w:sz w:val="24"/>
        </w:rPr>
      </w:pPr>
      <w:r>
        <w:rPr>
          <w:rFonts w:hint="eastAsia" w:ascii="Times New Roman" w:hAnsi="Times New Roman" w:cs="Times New Roman" w:eastAsiaTheme="minorEastAsia"/>
          <w:sz w:val="24"/>
        </w:rPr>
        <w:t>The self-matching task, also known as self-tagging task, self-assiciative learning task, is widely used to investigate how self-related information is proccessed. In a typical self-matching task, participants first associate social labels (e.g., self, friend, and stranger) with geometric shapes (e.g., circle, triangle, and square) and then finish a matching task where they are asked to decide whether the shape-label pairings match the learned associations. Previous studies using this task have found faster and more accurate responses to self- than other-related pairings, i.e., the self-prioritization effect (SPE). Following the credibility revolution, a substantial number of these studies openly shared their data, created great potential for data re-using. However, there lacks of a standardized framework for sharing trial-level data generated by self-matching task, making it difficult to integrate existing open datasets. To fill the gap, we developed a three-level framework for organizing the metadata and trial-level data. We created machine-readable JSON files to document task implementations, including Physical Environment, Experimental Design, Block Structure, Trial Structure, and Stimulus Properties. We applied this framework to data available from 4</w:t>
      </w:r>
      <w:del w:id="0" w:author="蔡振辛 [2]" w:date="2026-09-24T21:08:35Z">
        <w:r>
          <w:rPr>
            <w:rFonts w:ascii="Times New Roman" w:hAnsi="Times New Roman" w:cs="Times New Roman" w:eastAsiaTheme="minorEastAsia"/>
            <w:sz w:val="24"/>
          </w:rPr>
          <w:delText>4</w:delText>
        </w:r>
      </w:del>
      <w:ins w:id="1" w:author="蔡振辛 [2]" w:date="2026-09-24T21:08:35Z">
        <w:r>
          <w:rPr>
            <w:rFonts w:hint="eastAsia" w:ascii="Times New Roman" w:hAnsi="Times New Roman" w:cs="Times New Roman" w:eastAsiaTheme="minorEastAsia"/>
            <w:sz w:val="24"/>
          </w:rPr>
          <w:t>9</w:t>
        </w:r>
      </w:ins>
      <w:r>
        <w:rPr>
          <w:rFonts w:hint="eastAsia" w:ascii="Times New Roman" w:hAnsi="Times New Roman" w:cs="Times New Roman" w:eastAsiaTheme="minorEastAsia"/>
          <w:sz w:val="24"/>
        </w:rPr>
        <w:t xml:space="preserve"> studies (</w:t>
      </w:r>
      <w:del w:id="2" w:author="蔡振辛 [2]" w:date="2026-09-24T21:08:35Z">
        <w:r>
          <w:rPr>
            <w:rFonts w:ascii="Times New Roman" w:hAnsi="Times New Roman" w:cs="Times New Roman" w:eastAsiaTheme="minorEastAsia"/>
            <w:sz w:val="24"/>
          </w:rPr>
          <w:delText>70</w:delText>
        </w:r>
      </w:del>
      <w:ins w:id="3" w:author="蔡振辛 [2]" w:date="2026-09-24T21:08:35Z">
        <w:r>
          <w:rPr>
            <w:rFonts w:hint="eastAsia" w:ascii="Times New Roman" w:hAnsi="Times New Roman" w:cs="Times New Roman" w:eastAsiaTheme="minorEastAsia"/>
            <w:sz w:val="24"/>
          </w:rPr>
          <w:t>89</w:t>
        </w:r>
      </w:ins>
      <w:r>
        <w:rPr>
          <w:rFonts w:hint="eastAsia" w:ascii="Times New Roman" w:hAnsi="Times New Roman" w:cs="Times New Roman" w:eastAsiaTheme="minorEastAsia"/>
          <w:sz w:val="24"/>
        </w:rPr>
        <w:t xml:space="preserve"> experiment</w:t>
      </w:r>
      <w:del w:id="4" w:author="蔡振辛 [2]" w:date="2026-09-24T21:08:35Z">
        <w:r>
          <w:rPr>
            <w:rFonts w:ascii="Times New Roman" w:hAnsi="Times New Roman" w:cs="Times New Roman" w:eastAsiaTheme="minorEastAsia"/>
            <w:sz w:val="24"/>
          </w:rPr>
          <w:delText>s, 3,603</w:delText>
        </w:r>
      </w:del>
      <w:ins w:id="5" w:author="蔡振辛 [2]" w:date="2026-09-24T21:08:35Z">
        <w:r>
          <w:rPr>
            <w:rFonts w:hint="eastAsia" w:ascii="Times New Roman" w:hAnsi="Times New Roman" w:cs="Times New Roman" w:eastAsiaTheme="minorEastAsia"/>
            <w:sz w:val="24"/>
          </w:rPr>
          <w:t>-level datasets, 4,875</w:t>
        </w:r>
      </w:ins>
      <w:r>
        <w:rPr>
          <w:rFonts w:hint="eastAsia" w:ascii="Times New Roman" w:hAnsi="Times New Roman" w:cs="Times New Roman" w:eastAsiaTheme="minorEastAsia"/>
          <w:sz w:val="24"/>
        </w:rPr>
        <w:t xml:space="preserve"> participants, and over </w:t>
      </w:r>
      <w:del w:id="6" w:author="蔡振辛 [2]" w:date="2026-09-24T21:08:35Z">
        <w:r>
          <w:rPr>
            <w:rFonts w:ascii="Times New Roman" w:hAnsi="Times New Roman" w:cs="Times New Roman" w:eastAsiaTheme="minorEastAsia"/>
            <w:sz w:val="24"/>
          </w:rPr>
          <w:delText>1.55</w:delText>
        </w:r>
      </w:del>
      <w:ins w:id="7" w:author="蔡振辛 [2]" w:date="2026-09-24T21:08:35Z">
        <w:r>
          <w:rPr>
            <w:rFonts w:hint="eastAsia" w:ascii="Times New Roman" w:hAnsi="Times New Roman" w:cs="Times New Roman" w:eastAsiaTheme="minorEastAsia"/>
            <w:sz w:val="24"/>
          </w:rPr>
          <w:t>2.1</w:t>
        </w:r>
      </w:ins>
      <w:r>
        <w:rPr>
          <w:rFonts w:hint="eastAsia" w:ascii="Times New Roman" w:hAnsi="Times New Roman" w:cs="Times New Roman" w:eastAsiaTheme="minorEastAsia"/>
          <w:sz w:val="24"/>
        </w:rPr>
        <w:t xml:space="preserve"> million </w:t>
      </w:r>
      <w:del w:id="8" w:author="蔡振辛 [2]" w:date="2026-09-24T21:08:35Z">
        <w:r>
          <w:rPr>
            <w:rFonts w:ascii="Times New Roman" w:hAnsi="Times New Roman" w:cs="Times New Roman" w:eastAsiaTheme="minorEastAsia"/>
            <w:sz w:val="24"/>
          </w:rPr>
          <w:delText>t</w:delText>
        </w:r>
      </w:del>
      <w:ins w:id="9" w:author="蔡振辛 [2]" w:date="2026-09-24T21:08:35Z">
        <w:r>
          <w:rPr>
            <w:rFonts w:hint="eastAsia" w:ascii="Times New Roman" w:hAnsi="Times New Roman" w:cs="Times New Roman" w:eastAsiaTheme="minorEastAsia"/>
            <w:sz w:val="24"/>
          </w:rPr>
          <w:t>test t</w:t>
        </w:r>
      </w:ins>
      <w:r>
        <w:rPr>
          <w:rFonts w:hint="eastAsia" w:ascii="Times New Roman" w:hAnsi="Times New Roman" w:cs="Times New Roman" w:eastAsiaTheme="minorEastAsia"/>
          <w:sz w:val="24"/>
        </w:rPr>
        <w:t>rials). We demonstrated the value of the standardized open database through three examples: the effect of baseline conditions on SPE magnitude; the variability of SPE under nonmatch conditions; and the relationships between task details (duration of presenting time and number</w:t>
      </w:r>
      <w:del w:id="10" w:author="蔡振辛 [2]" w:date="2026-09-24T21:08:35Z">
        <w:r>
          <w:rPr>
            <w:rFonts w:ascii="Times New Roman" w:hAnsi="Times New Roman" w:cs="Times New Roman" w:eastAsiaTheme="minorEastAsia"/>
            <w:sz w:val="24"/>
          </w:rPr>
          <w:delText>e</w:delText>
        </w:r>
      </w:del>
      <w:r>
        <w:rPr>
          <w:rFonts w:hint="eastAsia" w:ascii="Times New Roman" w:hAnsi="Times New Roman" w:cs="Times New Roman" w:eastAsiaTheme="minorEastAsia"/>
          <w:sz w:val="24"/>
        </w:rPr>
        <w:t xml:space="preserve"> of trials) and SPE magnitude. </w:t>
      </w:r>
      <w:del w:id="11" w:author="蔡振辛 [2]" w:date="2026-09-24T21:08:35Z">
        <w:r>
          <w:rPr>
            <w:rFonts w:ascii="Times New Roman" w:hAnsi="Times New Roman" w:cs="Times New Roman" w:eastAsiaTheme="minorEastAsia"/>
            <w:sz w:val="24"/>
          </w:rPr>
          <w:delText>Fin</w:delText>
        </w:r>
      </w:del>
      <w:ins w:id="12" w:author="蔡振辛 [2]" w:date="2026-09-24T21:08:35Z">
        <w:r>
          <w:rPr>
            <w:rFonts w:hint="eastAsia" w:ascii="Times New Roman" w:hAnsi="Times New Roman" w:cs="Times New Roman" w:eastAsiaTheme="minorEastAsia"/>
            <w:sz w:val="24"/>
          </w:rPr>
          <w:t>The three examples show that standar</w:t>
        </w:r>
      </w:ins>
      <w:r>
        <w:rPr>
          <w:rFonts w:hint="eastAsia" w:ascii="Times New Roman" w:hAnsi="Times New Roman" w:cs="Times New Roman" w:eastAsiaTheme="minorEastAsia"/>
          <w:sz w:val="24"/>
        </w:rPr>
        <w:t>di</w:t>
      </w:r>
      <w:ins w:id="13" w:author="蔡振辛 [2]" w:date="2026-09-24T21:08:35Z">
        <w:r>
          <w:rPr>
            <w:rFonts w:hint="eastAsia" w:ascii="Times New Roman" w:hAnsi="Times New Roman" w:cs="Times New Roman" w:eastAsiaTheme="minorEastAsia"/>
            <w:sz w:val="24"/>
          </w:rPr>
          <w:t>zi</w:t>
        </w:r>
      </w:ins>
      <w:r>
        <w:rPr>
          <w:rFonts w:hint="eastAsia" w:ascii="Times New Roman" w:hAnsi="Times New Roman" w:cs="Times New Roman" w:eastAsiaTheme="minorEastAsia"/>
          <w:sz w:val="24"/>
        </w:rPr>
        <w:t>ng</w:t>
      </w:r>
      <w:del w:id="14" w:author="蔡振辛 [2]" w:date="2026-09-24T21:08:35Z">
        <w:r>
          <w:rPr>
            <w:rFonts w:ascii="Times New Roman" w:hAnsi="Times New Roman" w:cs="Times New Roman" w:eastAsiaTheme="minorEastAsia"/>
            <w:sz w:val="24"/>
          </w:rPr>
          <w:delText>s</w:delText>
        </w:r>
      </w:del>
      <w:del w:id="15" w:author="蔡振辛 [2]" w:date="2026-09-24T21:08:35Z">
        <w:r>
          <w:rPr>
            <w:rFonts w:hint="eastAsia" w:ascii="Times New Roman" w:hAnsi="Times New Roman" w:cs="Times New Roman" w:eastAsiaTheme="minorEastAsia"/>
            <w:sz w:val="24"/>
          </w:rPr>
          <w:delText xml:space="preserve"> observed in all</w:delText>
        </w:r>
      </w:del>
      <w:ins w:id="16" w:author="蔡振辛 [2]" w:date="2026-09-24T21:08:35Z">
        <w:r>
          <w:rPr>
            <w:rFonts w:hint="eastAsia" w:ascii="Times New Roman" w:hAnsi="Times New Roman" w:cs="Times New Roman" w:eastAsiaTheme="minorEastAsia"/>
            <w:sz w:val="24"/>
          </w:rPr>
          <w:t xml:space="preserve"> meta-data across studies is what makes such aggregated analyses possible:</w:t>
        </w:r>
      </w:ins>
      <w:r>
        <w:rPr>
          <w:rFonts w:hint="eastAsia" w:ascii="Times New Roman" w:hAnsi="Times New Roman" w:cs="Times New Roman" w:eastAsiaTheme="minorEastAsia"/>
          <w:sz w:val="24"/>
        </w:rPr>
        <w:t xml:space="preserve"> th</w:t>
      </w:r>
      <w:del w:id="17" w:author="蔡振辛 [2]" w:date="2026-09-24T21:08:35Z">
        <w:r>
          <w:rPr>
            <w:rFonts w:hint="eastAsia" w:ascii="Times New Roman" w:hAnsi="Times New Roman" w:cs="Times New Roman" w:eastAsiaTheme="minorEastAsia"/>
            <w:sz w:val="24"/>
          </w:rPr>
          <w:delText>re</w:delText>
        </w:r>
      </w:del>
      <w:r>
        <w:rPr>
          <w:rFonts w:hint="eastAsia" w:ascii="Times New Roman" w:hAnsi="Times New Roman" w:cs="Times New Roman" w:eastAsiaTheme="minorEastAsia"/>
          <w:sz w:val="24"/>
        </w:rPr>
        <w:t xml:space="preserve">e </w:t>
      </w:r>
      <w:del w:id="18" w:author="蔡振辛 [2]" w:date="2026-09-24T21:08:35Z">
        <w:r>
          <w:rPr>
            <w:rFonts w:hint="eastAsia" w:ascii="Times New Roman" w:hAnsi="Times New Roman" w:cs="Times New Roman" w:eastAsiaTheme="minorEastAsia"/>
            <w:sz w:val="24"/>
          </w:rPr>
          <w:delText xml:space="preserve">examples could only be reliably detected using </w:delText>
        </w:r>
      </w:del>
      <w:ins w:id="19" w:author="蔡振辛 [2]" w:date="2026-09-24T21:08:35Z">
        <w:r>
          <w:rPr>
            <w:rFonts w:hint="eastAsia" w:ascii="Times New Roman" w:hAnsi="Times New Roman" w:cs="Times New Roman" w:eastAsiaTheme="minorEastAsia"/>
            <w:sz w:val="24"/>
          </w:rPr>
          <w:t xml:space="preserve">SPE was reliably positive against every baseline but differed reliably only between the baselines with the </w:t>
        </w:r>
      </w:ins>
      <w:r>
        <w:rPr>
          <w:rFonts w:hint="eastAsia" w:ascii="Times New Roman" w:hAnsi="Times New Roman" w:cs="Times New Roman" w:eastAsiaTheme="minorEastAsia"/>
          <w:sz w:val="24"/>
        </w:rPr>
        <w:t>large</w:t>
      </w:r>
      <w:ins w:id="20" w:author="蔡振辛 [2]" w:date="2026-09-24T21:08:35Z">
        <w:r>
          <w:rPr>
            <w:rFonts w:hint="eastAsia" w:ascii="Times New Roman" w:hAnsi="Times New Roman" w:cs="Times New Roman" w:eastAsiaTheme="minorEastAsia"/>
            <w:sz w:val="24"/>
          </w:rPr>
          <w:t>st</w:t>
        </w:r>
      </w:ins>
      <w:r>
        <w:rPr>
          <w:rFonts w:hint="eastAsia" w:ascii="Times New Roman" w:hAnsi="Times New Roman" w:cs="Times New Roman" w:eastAsiaTheme="minorEastAsia"/>
          <w:sz w:val="24"/>
        </w:rPr>
        <w:t xml:space="preserve"> a</w:t>
      </w:r>
      <w:del w:id="21" w:author="蔡振辛 [2]" w:date="2026-09-24T21:08:35Z">
        <w:r>
          <w:rPr>
            <w:rFonts w:hint="eastAsia" w:ascii="Times New Roman" w:hAnsi="Times New Roman" w:cs="Times New Roman" w:eastAsiaTheme="minorEastAsia"/>
            <w:sz w:val="24"/>
          </w:rPr>
          <w:delText>ggregated datasets</w:delText>
        </w:r>
      </w:del>
      <w:del w:id="22" w:author="蔡振辛 [2]" w:date="2026-09-24T21:08:35Z">
        <w:r>
          <w:rPr>
            <w:rFonts w:ascii="Times New Roman" w:hAnsi="Times New Roman" w:cs="Times New Roman" w:eastAsiaTheme="minorEastAsia"/>
            <w:sz w:val="24"/>
          </w:rPr>
          <w:delText xml:space="preserve"> and can only be done with standardizing the meta-data across studie</w:delText>
        </w:r>
      </w:del>
      <w:ins w:id="23" w:author="蔡振辛 [2]" w:date="2026-09-24T21:08:35Z">
        <w:r>
          <w:rPr>
            <w:rFonts w:hint="eastAsia" w:ascii="Times New Roman" w:hAnsi="Times New Roman" w:cs="Times New Roman" w:eastAsiaTheme="minorEastAsia"/>
            <w:sz w:val="24"/>
          </w:rPr>
          <w:t>nd the smallest point estimates; the SPE under nonmatching conditions was present but depended on how self-relevance was operationalized; a</w:t>
        </w:r>
      </w:ins>
      <w:ins w:id="24" w:author="蔡振辛 [2]" w:date="2026-09-24T21:08:36Z">
        <w:r>
          <w:rPr>
            <w:rFonts w:hint="eastAsia" w:ascii="Times New Roman" w:hAnsi="Times New Roman" w:cs="Times New Roman" w:eastAsiaTheme="minorEastAsia"/>
            <w:sz w:val="24"/>
          </w:rPr>
          <w:t>nd the magnitude of the SPE was related to stimulus presentation duration but not to the number of trial</w:t>
        </w:r>
      </w:ins>
      <w:r>
        <w:rPr>
          <w:rFonts w:hint="eastAsia" w:ascii="Times New Roman" w:hAnsi="Times New Roman" w:cs="Times New Roman" w:eastAsiaTheme="minorEastAsia"/>
          <w:sz w:val="24"/>
        </w:rPr>
        <w:t>s. Our standardized SPE database provides a valuable resource for the field. Moreover, our standardized framework for self-matching task is also valuable for developing similar databases for other cognitive tasks.</w:t>
      </w:r>
    </w:p>
    <w:p w14:paraId="1730019F">
      <w:pPr>
        <w:spacing w:line="360" w:lineRule="auto"/>
        <w:jc w:val="left"/>
        <w:rPr>
          <w:rFonts w:ascii="Times New Roman" w:hAnsi="Times New Roman" w:cs="Times New Roman"/>
          <w:sz w:val="24"/>
        </w:rPr>
      </w:pPr>
      <w:r>
        <w:rPr>
          <w:rFonts w:ascii="Times New Roman" w:hAnsi="Times New Roman" w:cs="Times New Roman"/>
          <w:b/>
          <w:bCs/>
          <w:sz w:val="24"/>
        </w:rPr>
        <w:t>Keywords</w:t>
      </w:r>
      <w:r>
        <w:rPr>
          <w:rFonts w:ascii="Times New Roman" w:hAnsi="Times New Roman" w:cs="Times New Roman"/>
          <w:sz w:val="24"/>
        </w:rPr>
        <w:t>: Self-matching task, self-prioritiz</w:t>
      </w:r>
      <w:r>
        <w:rPr>
          <w:rFonts w:hint="eastAsia" w:ascii="Times New Roman" w:hAnsi="Times New Roman" w:cs="Times New Roman"/>
          <w:sz w:val="24"/>
        </w:rPr>
        <w:t>a</w:t>
      </w:r>
      <w:r>
        <w:rPr>
          <w:rFonts w:ascii="Times New Roman" w:hAnsi="Times New Roman" w:cs="Times New Roman"/>
          <w:sz w:val="24"/>
        </w:rPr>
        <w:t>tion effect, open data, experimental design.</w:t>
      </w:r>
    </w:p>
    <w:p w14:paraId="12E000C3">
      <w:pPr>
        <w:spacing w:line="480" w:lineRule="auto"/>
        <w:jc w:val="center"/>
        <w:rPr>
          <w:rFonts w:ascii="Times New Roman" w:hAnsi="Times New Roman" w:cs="Times New Roman" w:eastAsiaTheme="minorEastAsia"/>
          <w:b/>
          <w:bCs/>
          <w:sz w:val="28"/>
          <w:szCs w:val="28"/>
        </w:rPr>
        <w:sectPr>
          <w:pgSz w:w="11906" w:h="16838"/>
          <w:pgMar w:top="1440" w:right="1440" w:bottom="1440" w:left="1440" w:header="851" w:footer="992" w:gutter="0"/>
          <w:cols w:space="425" w:num="1"/>
          <w:docGrid w:type="lines" w:linePitch="312" w:charSpace="0"/>
        </w:sectPr>
      </w:pPr>
    </w:p>
    <w:p w14:paraId="58080248">
      <w:pPr>
        <w:spacing w:line="480" w:lineRule="auto"/>
        <w:jc w:val="center"/>
        <w:rPr>
          <w:rFonts w:ascii="Times New Roman" w:hAnsi="Times New Roman" w:cs="Times New Roman" w:eastAsiaTheme="minorEastAsia"/>
          <w:b/>
          <w:bCs/>
          <w:sz w:val="28"/>
          <w:szCs w:val="28"/>
        </w:rPr>
      </w:pPr>
      <w:r>
        <w:rPr>
          <w:rFonts w:ascii="Times New Roman" w:hAnsi="Times New Roman" w:cs="Times New Roman" w:eastAsiaTheme="minorEastAsia"/>
          <w:b/>
          <w:bCs/>
          <w:sz w:val="28"/>
          <w:szCs w:val="28"/>
        </w:rPr>
        <w:t>Introduction</w:t>
      </w:r>
    </w:p>
    <w:p w14:paraId="19C33EA8">
      <w:pPr>
        <w:spacing w:line="480" w:lineRule="auto"/>
        <w:ind w:firstLine="480" w:firstLineChars="200"/>
        <w:rPr>
          <w:rFonts w:ascii="Times New Roman" w:hAnsi="Times New Roman" w:cs="Times New Roman"/>
          <w:sz w:val="24"/>
        </w:rPr>
      </w:pPr>
      <w:r>
        <w:rPr>
          <w:rFonts w:hint="eastAsia" w:ascii="Times New Roman" w:hAnsi="Times New Roman" w:cs="Times New Roman"/>
          <w:sz w:val="24"/>
        </w:rPr>
        <w:t>The self plays a central role in cognition</w:t>
      </w:r>
      <w:r>
        <w:rPr>
          <w:rFonts w:ascii="Times New Roman" w:hAnsi="Times New Roman" w:cs="Times New Roman"/>
          <w:sz w:val="24"/>
        </w:rPr>
        <w:t>. S</w:t>
      </w:r>
      <w:r>
        <w:rPr>
          <w:rFonts w:hint="eastAsia" w:ascii="Times New Roman" w:hAnsi="Times New Roman" w:cs="Times New Roman"/>
          <w:sz w:val="24"/>
        </w:rPr>
        <w:t>elf-relevant information is processed faster and more accurately across perception, attention, and memory domains</w:t>
      </w:r>
      <w:r>
        <w:rPr>
          <w:rFonts w:ascii="Times New Roman" w:hAnsi="Times New Roman" w:cs="Times New Roman"/>
          <w:sz w:val="24"/>
        </w:rPr>
        <w:t>, which is known as self-prioritization effect (SPE)</w:t>
      </w:r>
      <w:r>
        <w:rPr>
          <w:rFonts w:hint="eastAsia" w:ascii="Times New Roman" w:hAnsi="Times New Roman" w:cs="Times New Roman"/>
          <w:sz w:val="24"/>
        </w:rPr>
        <w:t xml:space="preserve"> </w:t>
      </w:r>
      <w:del w:id="25" w:author="蔡振辛 [2]" w:date="2026-09-24T21:08:36Z">
        <w:r>
          <w:rPr>
            <w:rFonts w:hint="eastAsia" w:ascii="Times New Roman" w:hAnsi="Times New Roman" w:cs="Times New Roman"/>
            <w:sz w:val="24"/>
          </w:rPr>
          <w:delText xml:space="preserve">. </w:delText>
        </w:r>
      </w:del>
      <w:del w:id="26" w:author="蔡振辛 [2]" w:date="2026-09-24T21:08:36Z">
        <w:r>
          <w:rPr>
            <w:rFonts w:ascii="Times New Roman" w:hAnsi="Times New Roman" w:cs="Times New Roman"/>
            <w:sz w:val="24"/>
          </w:rPr>
          <w:delText>T</w:delText>
        </w:r>
      </w:del>
      <w:del w:id="27" w:author="蔡振辛 [2]" w:date="2026-09-24T21:08:36Z">
        <w:r>
          <w:rPr>
            <w:rFonts w:hint="eastAsia" w:ascii="Times New Roman" w:hAnsi="Times New Roman" w:cs="Times New Roman"/>
            <w:sz w:val="24"/>
          </w:rPr>
          <w:delText>he self-matching task</w:delText>
        </w:r>
      </w:del>
      <w:del w:id="28" w:author="蔡振辛 [2]" w:date="2026-09-24T21:08:36Z">
        <w:r>
          <w:rPr>
            <w:rFonts w:ascii="Times New Roman" w:hAnsi="Times New Roman" w:cs="Times New Roman"/>
            <w:sz w:val="24"/>
          </w:rPr>
          <w:delText>, also known as self-tagging task and self-assiciative learning task,</w:delText>
        </w:r>
      </w:del>
      <w:del w:id="29" w:author="蔡振辛 [2]" w:date="2026-09-24T21:08:36Z">
        <w:r>
          <w:rPr>
            <w:rFonts w:hint="eastAsia" w:ascii="Times New Roman" w:hAnsi="Times New Roman" w:cs="Times New Roman"/>
            <w:sz w:val="24"/>
          </w:rPr>
          <w:delText xml:space="preserve"> has emerged as a</w:delText>
        </w:r>
      </w:del>
      <w:del w:id="30" w:author="蔡振辛 [2]" w:date="2026-09-24T21:08:36Z">
        <w:r>
          <w:rPr>
            <w:rFonts w:ascii="Times New Roman" w:hAnsi="Times New Roman" w:cs="Times New Roman"/>
            <w:sz w:val="24"/>
          </w:rPr>
          <w:delText>n important</w:delText>
        </w:r>
      </w:del>
      <w:del w:id="31" w:author="蔡振辛 [2]" w:date="2026-09-24T21:08:36Z">
        <w:r>
          <w:rPr>
            <w:rFonts w:hint="eastAsia" w:ascii="Times New Roman" w:hAnsi="Times New Roman" w:cs="Times New Roman"/>
            <w:sz w:val="24"/>
          </w:rPr>
          <w:delText xml:space="preserve"> paradigm for investigating SPE.</w:delText>
        </w:r>
      </w:del>
      <w:del w:id="32" w:author="蔡振辛 [2]" w:date="2026-09-24T21:08:36Z">
        <w:r>
          <w:rPr>
            <w:rFonts w:ascii="Times New Roman" w:hAnsi="Times New Roman" w:cs="Times New Roman"/>
            <w:sz w:val="24"/>
          </w:rPr>
          <w:delText xml:space="preserve"> </w:delText>
        </w:r>
      </w:del>
      <w:del w:id="33" w:author="蔡振辛 [2]" w:date="2026-09-24T21:08:36Z">
        <w:r>
          <w:rPr>
            <w:rFonts w:hint="eastAsia" w:ascii="Times New Roman" w:hAnsi="Times New Roman" w:cs="Times New Roman"/>
            <w:sz w:val="24"/>
          </w:rPr>
          <w:delText xml:space="preserve">In a typical </w:delText>
        </w:r>
      </w:del>
      <w:del w:id="34" w:author="蔡振辛 [2]" w:date="2026-09-24T21:08:36Z">
        <w:r>
          <w:rPr>
            <w:rFonts w:ascii="Times New Roman" w:hAnsi="Times New Roman" w:cs="Times New Roman"/>
            <w:sz w:val="24"/>
          </w:rPr>
          <w:delText>self-matching task, participant first associate</w:delText>
        </w:r>
      </w:del>
      <w:del w:id="35" w:author="蔡振辛 [2]" w:date="2026-09-24T21:08:36Z">
        <w:r>
          <w:rPr>
            <w:rFonts w:hint="eastAsia" w:ascii="Times New Roman" w:hAnsi="Times New Roman" w:cs="Times New Roman"/>
            <w:sz w:val="24"/>
          </w:rPr>
          <w:delText xml:space="preserve"> geometric shapes with self-</w:delText>
        </w:r>
      </w:del>
      <w:del w:id="36" w:author="蔡振辛 [2]" w:date="2026-09-24T21:08:36Z">
        <w:r>
          <w:rPr>
            <w:rFonts w:ascii="Times New Roman" w:hAnsi="Times New Roman" w:cs="Times New Roman"/>
            <w:sz w:val="24"/>
          </w:rPr>
          <w:delText xml:space="preserve"> and non-self-</w:delText>
        </w:r>
      </w:del>
      <w:del w:id="37" w:author="蔡振辛 [2]" w:date="2026-09-24T21:08:36Z">
        <w:r>
          <w:rPr>
            <w:rFonts w:hint="eastAsia" w:ascii="Times New Roman" w:hAnsi="Times New Roman" w:cs="Times New Roman"/>
            <w:sz w:val="24"/>
          </w:rPr>
          <w:delText>relevant labels (e.g., "</w:delText>
        </w:r>
      </w:del>
      <w:del w:id="38" w:author="蔡振辛 [2]" w:date="2026-09-24T21:08:36Z">
        <w:r>
          <w:rPr>
            <w:rFonts w:ascii="Times New Roman" w:hAnsi="Times New Roman" w:cs="Times New Roman"/>
            <w:sz w:val="24"/>
          </w:rPr>
          <w:delText>I</w:delText>
        </w:r>
      </w:del>
      <w:del w:id="39" w:author="蔡振辛 [2]" w:date="2026-09-24T21:08:36Z">
        <w:r>
          <w:rPr>
            <w:rFonts w:hint="eastAsia" w:ascii="Times New Roman" w:hAnsi="Times New Roman" w:cs="Times New Roman"/>
            <w:sz w:val="24"/>
          </w:rPr>
          <w:delText>"</w:delText>
        </w:r>
      </w:del>
      <w:del w:id="40" w:author="蔡振辛 [2]" w:date="2026-09-24T21:08:36Z">
        <w:r>
          <w:rPr>
            <w:rFonts w:ascii="Times New Roman" w:hAnsi="Times New Roman" w:cs="Times New Roman"/>
            <w:sz w:val="24"/>
          </w:rPr>
          <w:delText>, "Friend", and "Stranger"</w:delText>
        </w:r>
      </w:del>
      <w:del w:id="41" w:author="蔡振辛 [2]" w:date="2026-09-24T21:08:36Z">
        <w:r>
          <w:rPr>
            <w:rFonts w:hint="eastAsia" w:ascii="Times New Roman" w:hAnsi="Times New Roman" w:cs="Times New Roman"/>
            <w:sz w:val="24"/>
          </w:rPr>
          <w:delText>)</w:delText>
        </w:r>
      </w:del>
      <w:del w:id="42" w:author="蔡振辛 [2]" w:date="2026-09-24T21:08:36Z">
        <w:r>
          <w:rPr>
            <w:rFonts w:ascii="Times New Roman" w:hAnsi="Times New Roman" w:cs="Times New Roman"/>
            <w:sz w:val="24"/>
          </w:rPr>
          <w:delText xml:space="preserve"> and then judge a shape-label pair presented on the screen match the learned </w:delText>
        </w:r>
      </w:del>
      <w:del w:id="43" w:author="蔡振辛 [2]" w:date="2026-09-24T21:08:36Z">
        <w:r>
          <w:rPr>
            <w:rFonts w:hint="eastAsia" w:ascii="Times New Roman" w:hAnsi="Times New Roman" w:cs="Times New Roman"/>
            <w:sz w:val="24"/>
          </w:rPr>
          <w:delText>association</w:delText>
        </w:r>
      </w:del>
      <w:del w:id="44" w:author="蔡振辛 [2]" w:date="2026-09-24T21:08:36Z">
        <w:r>
          <w:rPr>
            <w:rFonts w:ascii="Times New Roman" w:hAnsi="Times New Roman" w:cs="Times New Roman"/>
            <w:sz w:val="24"/>
          </w:rPr>
          <w:delText xml:space="preserve"> or not (Sui et al., 2012). Studies employed this task found </w:delText>
        </w:r>
      </w:del>
      <w:del w:id="45" w:author="蔡振辛 [2]" w:date="2026-09-24T21:08:36Z">
        <w:r>
          <w:rPr>
            <w:rFonts w:hint="eastAsia" w:ascii="Times New Roman" w:hAnsi="Times New Roman" w:cs="Times New Roman"/>
            <w:sz w:val="24"/>
          </w:rPr>
          <w:delText>better</w:delText>
        </w:r>
      </w:del>
      <w:del w:id="46" w:author="蔡振辛 [2]" w:date="2026-09-24T21:08:36Z">
        <w:r>
          <w:rPr>
            <w:rFonts w:ascii="Times New Roman" w:hAnsi="Times New Roman" w:cs="Times New Roman"/>
            <w:sz w:val="24"/>
          </w:rPr>
          <w:delText xml:space="preserve"> </w:delText>
        </w:r>
      </w:del>
      <w:del w:id="47" w:author="蔡振辛 [2]" w:date="2026-09-24T21:08:36Z">
        <w:r>
          <w:rPr>
            <w:rFonts w:hint="eastAsia" w:ascii="Times New Roman" w:hAnsi="Times New Roman" w:cs="Times New Roman"/>
            <w:sz w:val="24"/>
          </w:rPr>
          <w:delText xml:space="preserve">performance for </w:delText>
        </w:r>
      </w:del>
      <w:del w:id="48" w:author="蔡振辛 [2]" w:date="2026-09-24T21:08:36Z">
        <w:r>
          <w:rPr>
            <w:rFonts w:ascii="Times New Roman" w:hAnsi="Times New Roman" w:cs="Times New Roman"/>
            <w:sz w:val="24"/>
          </w:rPr>
          <w:delText xml:space="preserve">self- than non-self-related stimuli </w:delText>
        </w:r>
      </w:del>
      <w:del w:id="49" w:author="蔡振辛 [2]" w:date="2026-09-24T21:08:36Z">
        <w:r>
          <w:rPr>
            <w:rFonts w:hint="eastAsia" w:ascii="Times New Roman" w:hAnsi="Times New Roman" w:cs="Times New Roman"/>
            <w:sz w:val="24"/>
          </w:rPr>
          <w:delText>. Importantly,</w:delText>
        </w:r>
      </w:del>
      <w:del w:id="50" w:author="蔡振辛 [2]" w:date="2026-09-24T21:08:36Z">
        <w:r>
          <w:rPr>
            <w:rFonts w:ascii="Times New Roman" w:hAnsi="Times New Roman" w:cs="Times New Roman"/>
            <w:sz w:val="24"/>
          </w:rPr>
          <w:delText xml:space="preserve"> this</w:delText>
        </w:r>
      </w:del>
      <w:del w:id="51" w:author="蔡振辛 [2]" w:date="2026-09-24T21:08:36Z">
        <w:r>
          <w:rPr>
            <w:rFonts w:hint="eastAsia" w:ascii="Times New Roman" w:hAnsi="Times New Roman" w:cs="Times New Roman"/>
            <w:sz w:val="24"/>
          </w:rPr>
          <w:delText xml:space="preserve"> effect has been observed across diverse cultural contexts</w:delText>
        </w:r>
      </w:del>
      <w:del w:id="52" w:author="蔡振辛 [2]" w:date="2026-09-24T21:08:36Z">
        <w:r>
          <w:rPr>
            <w:rFonts w:ascii="Times New Roman" w:hAnsi="Times New Roman" w:cs="Times New Roman"/>
            <w:sz w:val="24"/>
          </w:rPr>
          <w:delText xml:space="preserve">  and different sensory modality</w:delText>
        </w:r>
      </w:del>
      <w:del w:id="53" w:author="蔡振辛 [2]" w:date="2026-09-24T21:08:36Z">
        <w:r>
          <w:rPr>
            <w:rFonts w:hint="eastAsia" w:ascii="Times New Roman" w:hAnsi="Times New Roman" w:cs="Times New Roman"/>
            <w:sz w:val="24"/>
          </w:rPr>
          <w:delText xml:space="preserve"> . This </w:delText>
        </w:r>
      </w:del>
      <w:del w:id="54" w:author="蔡振辛 [2]" w:date="2026-09-24T21:08:36Z">
        <w:r>
          <w:rPr>
            <w:rFonts w:ascii="Times New Roman" w:hAnsi="Times New Roman" w:cs="Times New Roman"/>
            <w:sz w:val="24"/>
          </w:rPr>
          <w:delText>robust effect suggested</w:delText>
        </w:r>
      </w:del>
      <w:del w:id="55" w:author="蔡振辛 [2]" w:date="2026-09-24T21:08:36Z">
        <w:r>
          <w:rPr>
            <w:rFonts w:hint="eastAsia" w:ascii="Times New Roman" w:hAnsi="Times New Roman" w:cs="Times New Roman"/>
            <w:sz w:val="24"/>
          </w:rPr>
          <w:delText xml:space="preserve"> </w:delText>
        </w:r>
      </w:del>
      <w:del w:id="56" w:author="蔡振辛 [2]" w:date="2026-09-24T21:08:36Z">
        <w:r>
          <w:rPr>
            <w:rFonts w:ascii="Times New Roman" w:hAnsi="Times New Roman" w:cs="Times New Roman"/>
            <w:sz w:val="24"/>
          </w:rPr>
          <w:delText>a</w:delText>
        </w:r>
      </w:del>
      <w:del w:id="57" w:author="蔡振辛 [2]" w:date="2026-09-24T21:08:36Z">
        <w:r>
          <w:rPr>
            <w:rFonts w:hint="eastAsia" w:ascii="Times New Roman" w:hAnsi="Times New Roman" w:cs="Times New Roman"/>
            <w:sz w:val="24"/>
          </w:rPr>
          <w:delText xml:space="preserve"> fundamental </w:delText>
        </w:r>
      </w:del>
      <w:del w:id="58" w:author="蔡振辛 [2]" w:date="2026-09-24T21:08:36Z">
        <w:r>
          <w:rPr>
            <w:rFonts w:ascii="Times New Roman" w:hAnsi="Times New Roman" w:cs="Times New Roman"/>
            <w:sz w:val="24"/>
          </w:rPr>
          <w:delText>role</w:delText>
        </w:r>
      </w:del>
      <w:del w:id="59" w:author="蔡振辛 [2]" w:date="2026-09-24T21:08:36Z">
        <w:r>
          <w:rPr>
            <w:rFonts w:hint="eastAsia" w:ascii="Times New Roman" w:hAnsi="Times New Roman" w:cs="Times New Roman"/>
            <w:sz w:val="24"/>
          </w:rPr>
          <w:delText xml:space="preserve"> of self-relevance in human cognition </w:delText>
        </w:r>
      </w:del>
      <w:r>
        <w:rPr>
          <w:rFonts w:hint="eastAsia" w:ascii="Times New Roman" w:hAnsi="Times New Roman" w:cs="Times New Roman"/>
          <w:sz w:val="24"/>
        </w:rPr>
        <w:fldChar w:fldCharType="begin"/>
      </w:r>
      <w:r>
        <w:rPr>
          <w:rFonts w:ascii="Times New Roman" w:hAnsi="Times New Roman" w:cs="Times New Roman"/>
          <w:sz w:val="24"/>
        </w:rPr>
        <w:instrText xml:space="preserve"> ADDIN ZOTERO_ITEM CSL_CITATION {"citationID":"BRBEZwo8","properties":{"unsorted":true,"formattedCitation":"(Sui et al., 2012; Sch\\uc0\\u228{}fer, Frings, et al., 2016; Constable et al., 2019)","plainCitation":"(Sui et al., 2012; Schäfer, Frings, et al., 2016; Constable et al., 2019)","noteIndex":0},"citationItems":[{"id":"bQO8AlTg/egEoCnEr","uris":["http://zotero.org/users/12368307/items/Z9GH5ZMH"],"itemData":{"id":1437,"type":"article-journal","container-title":"Journal of Experimental Psychology: Human Perception and Performance","DOI":"10.1037/a0029792","ISSN":"1939-1277, 0096-1523","issue":"5","journalAbbreviation":"J. Exp. Psychol. Hum. Percept. Perform.","language":"en","page":"1105-1117","source":"DOI.org (Crossref)","title":"Perceptual effects of social salience: evidence from self-prioritization effects on perceptual matching","title-short":"Perceptual effects of social salience","volume":"38","author":[{"family":"Sui","given":"Jie"},{"family":"He","given":"Xun"},{"family":"Humphreys","given":"Glyn W."}],"issued":{"date-parts":[["2012"]]}}},{"id":"bQO8AlTg/unGGHINh","uris":["http://zotero.org/users/12368307/items/RHPLYDBH"],"itemData":{"id":1443,"type":"article-journal","abstract":"Sui and colleagues (Journal of Experimental Psychology: Human Perception and Performance, 38, 1105–1117, 2012) introduced a matching paradigm to investigate prioritized processing of instructed self-relevance. They arbitrarily assigned simple geometric shapes to the participant and two other persons. Subsequently, the task was to judge whether label-shape pairings matched or not. The authors found a remarkable self-prioritization effect, that is, for matching selfrelated trials verification was very fast and accurate in comparison to the non-matching conditions. We analyzed whether single features or feature conjunctions are tagged to the self. In particular, we assigned colored shapes to the labels and included partial-matching trials (i.e., trials in which only one feature matched the label, whereas the other feature did not match the label). If single features are tagged to the self, partial matches would result in interference, whereas they should elicit the same data pattern as non-matching trials if only feature conjunctions are tagged to the self. Our data suggest the latter; only feature conjunctions are tagged to the self and are processed in a prioritized manner. This result emphasizes the functionality of self-relevance as a selection mechanism.","container-title":"Psychonomic Bulletin &amp; Review","DOI":"10.3758/s13423-015-0953-x","ISSN":"1069-9384, 1531-5320","issue":"3","journalAbbreviation":"Psychon Bull Rev","language":"en","page":"887-892","source":"DOI.org (Crossref)","title":"About the composition of self-relevance: conjunctions not features are bound to the self","title-short":"About the composition of self-relevance","volume":"23","author":[{"family":"Schäfer","given":"Sarah"},{"family":"Frings","given":"Christian"},{"family":"Wentura","given":"Dirk"}],"issued":{"date-parts":[["2016",6]]}}},{"id":"bQO8AlTg/cKcfJIZA","uris":["http://zotero.org/users/12368307/items/Z4L2FPBD"],"itemData":{"id":1448,"type":"article-journal","abstract":"Self-prioritization is a robust phenomenon whereby judgments concerning self-representational stimuli are faster than judgments toward other stimuli. The present paper examines if and how self-prioritization causes more vivid short-term memories for selfrelated objects by giving geometric shapes arbitrary identities (self, mother, stranger). In Experiment 1 participants were presented with an array of the three shapes and required to retain the location and color of each in memory. Participants were then probed regarding the identity of one of the shapes and subsequently asked to indicate the color of the probed shape or an unprobed shape on a color wheel. Results indicated no benefit for self-stimuli in either response time for the identification probe or for color fidelity in memory. Yet, a cuing benefit was observed such that the cued stimulus in the identity probe did have higher fidelity within memory. Experiments 2 and 3 reduced the cognitive load by only requiring that participants process the identity and color of one shape at a time. For Experiment 2, the identity probe was memory-based, whereas the stimulus was presented alongside the identity probe for Experiment 3. Results demonstrated a robust self-prioritization effect: self-related shapes were classified faster than non-self-shapes, but this self-advantage did not lead to an increase in the fidelity of memory for self-related shapes’ colors. Overall, these results suggest that self-prioritization effects may be restricted to an improvement in the ability to recognize that the self-representational stimulus is present without devoting more perceptual and short-term memory resources to such stimuli.","container-title":"Memory &amp; Cognition","DOI":"10.3758/s13421-019-00924-6","ISSN":"0090-502X, 1532-5946","issue":"6","journalAbbreviation":"Mem. Cognit.","language":"en","page":"1145-1157","source":"DOI.org (Crossref)","title":"It is not in the details: self-related shapes are rapidly classified but their features are not better remembered","title-short":"It is not in the details","volume":"47","author":[{"family":"Constable","given":"Merryn D."},{"family":"Rajsic","given":"Jason"},{"family":"Welsh","given":"Timothy N."},{"family":"Pratt","given":"Jay"}],"issued":{"date-parts":[["2019",8]]}}}],"schema":"https://github.com/citation-style-language/schema/raw/master/csl-citation.json"} </w:instrText>
      </w:r>
      <w:r>
        <w:rPr>
          <w:rFonts w:hint="eastAsia" w:ascii="Times New Roman" w:hAnsi="Times New Roman" w:cs="Times New Roman"/>
          <w:sz w:val="24"/>
        </w:rPr>
        <w:fldChar w:fldCharType="separate"/>
      </w:r>
      <w:r>
        <w:rPr>
          <w:rFonts w:ascii="Times New Roman" w:hAnsi="Times New Roman" w:cs="Times New Roman"/>
          <w:sz w:val="24"/>
        </w:rPr>
        <w:t>(Sui et al., 2012; Schäfer, Frings, et al., 2016; Constable et al., 2019)</w:t>
      </w:r>
      <w:r>
        <w:rPr>
          <w:rFonts w:hint="eastAsia" w:ascii="Times New Roman" w:hAnsi="Times New Roman" w:cs="Times New Roman"/>
          <w:sz w:val="24"/>
        </w:rPr>
        <w:fldChar w:fldCharType="end"/>
      </w:r>
      <w:ins w:id="60" w:author="蔡振辛 [2]" w:date="2026-09-24T21:08:36Z">
        <w:r>
          <w:rPr>
            <w:rFonts w:hint="eastAsia" w:ascii="Times New Roman" w:hAnsi="Times New Roman" w:cs="Times New Roman"/>
            <w:sz w:val="24"/>
          </w:rPr>
          <w:t xml:space="preserve">. </w:t>
        </w:r>
      </w:ins>
      <w:ins w:id="61" w:author="蔡振辛 [2]" w:date="2026-09-24T21:08:36Z">
        <w:r>
          <w:rPr>
            <w:rFonts w:ascii="Times New Roman" w:hAnsi="Times New Roman" w:cs="Times New Roman"/>
            <w:sz w:val="24"/>
          </w:rPr>
          <w:t>T</w:t>
        </w:r>
      </w:ins>
      <w:ins w:id="62" w:author="蔡振辛 [2]" w:date="2026-09-24T21:08:36Z">
        <w:r>
          <w:rPr>
            <w:rFonts w:hint="eastAsia" w:ascii="Times New Roman" w:hAnsi="Times New Roman" w:cs="Times New Roman"/>
            <w:sz w:val="24"/>
          </w:rPr>
          <w:t>he self-matching task</w:t>
        </w:r>
      </w:ins>
      <w:ins w:id="63" w:author="蔡振辛 [2]" w:date="2026-09-24T21:08:36Z">
        <w:r>
          <w:rPr>
            <w:rFonts w:ascii="Times New Roman" w:hAnsi="Times New Roman" w:cs="Times New Roman"/>
            <w:sz w:val="24"/>
          </w:rPr>
          <w:t>, also known as self-tagging task and self-assiciative learning task,</w:t>
        </w:r>
      </w:ins>
      <w:ins w:id="64" w:author="蔡振辛 [2]" w:date="2026-09-24T21:08:36Z">
        <w:r>
          <w:rPr>
            <w:rFonts w:hint="eastAsia" w:ascii="Times New Roman" w:hAnsi="Times New Roman" w:cs="Times New Roman"/>
            <w:sz w:val="24"/>
          </w:rPr>
          <w:t xml:space="preserve"> has emerged as a</w:t>
        </w:r>
      </w:ins>
      <w:ins w:id="65" w:author="蔡振辛 [2]" w:date="2026-09-24T21:08:36Z">
        <w:r>
          <w:rPr>
            <w:rFonts w:ascii="Times New Roman" w:hAnsi="Times New Roman" w:cs="Times New Roman"/>
            <w:sz w:val="24"/>
          </w:rPr>
          <w:t>n important</w:t>
        </w:r>
      </w:ins>
      <w:ins w:id="66" w:author="蔡振辛 [2]" w:date="2026-09-24T21:08:36Z">
        <w:r>
          <w:rPr>
            <w:rFonts w:hint="eastAsia" w:ascii="Times New Roman" w:hAnsi="Times New Roman" w:cs="Times New Roman"/>
            <w:sz w:val="24"/>
          </w:rPr>
          <w:t xml:space="preserve"> paradigm for investigating SPE.</w:t>
        </w:r>
      </w:ins>
      <w:ins w:id="67" w:author="蔡振辛 [2]" w:date="2026-09-24T21:08:36Z">
        <w:r>
          <w:rPr>
            <w:rFonts w:ascii="Times New Roman" w:hAnsi="Times New Roman" w:cs="Times New Roman"/>
            <w:sz w:val="24"/>
          </w:rPr>
          <w:t xml:space="preserve"> </w:t>
        </w:r>
      </w:ins>
      <w:ins w:id="68" w:author="蔡振辛 [2]" w:date="2026-09-24T21:08:36Z">
        <w:r>
          <w:rPr>
            <w:rFonts w:hint="eastAsia" w:ascii="Times New Roman" w:hAnsi="Times New Roman" w:cs="Times New Roman"/>
            <w:sz w:val="24"/>
          </w:rPr>
          <w:t xml:space="preserve">In a typical </w:t>
        </w:r>
      </w:ins>
      <w:ins w:id="69" w:author="蔡振辛 [2]" w:date="2026-09-24T21:08:36Z">
        <w:r>
          <w:rPr>
            <w:rFonts w:ascii="Times New Roman" w:hAnsi="Times New Roman" w:cs="Times New Roman"/>
            <w:sz w:val="24"/>
          </w:rPr>
          <w:t>self-matching task, participant first associate</w:t>
        </w:r>
      </w:ins>
      <w:ins w:id="70" w:author="蔡振辛 [2]" w:date="2026-09-24T21:08:36Z">
        <w:r>
          <w:rPr>
            <w:rFonts w:hint="eastAsia" w:ascii="Times New Roman" w:hAnsi="Times New Roman" w:cs="Times New Roman"/>
            <w:sz w:val="24"/>
          </w:rPr>
          <w:t xml:space="preserve"> geometric shapes with self-</w:t>
        </w:r>
      </w:ins>
      <w:ins w:id="71" w:author="蔡振辛 [2]" w:date="2026-09-24T21:08:36Z">
        <w:r>
          <w:rPr>
            <w:rFonts w:ascii="Times New Roman" w:hAnsi="Times New Roman" w:cs="Times New Roman"/>
            <w:sz w:val="24"/>
          </w:rPr>
          <w:t xml:space="preserve"> and non-self-</w:t>
        </w:r>
      </w:ins>
      <w:ins w:id="72" w:author="蔡振辛 [2]" w:date="2026-09-24T21:08:36Z">
        <w:r>
          <w:rPr>
            <w:rFonts w:hint="eastAsia" w:ascii="Times New Roman" w:hAnsi="Times New Roman" w:cs="Times New Roman"/>
            <w:sz w:val="24"/>
          </w:rPr>
          <w:t>relevant labels (e.g., "</w:t>
        </w:r>
      </w:ins>
      <w:ins w:id="73" w:author="蔡振辛 [2]" w:date="2026-09-24T21:08:36Z">
        <w:r>
          <w:rPr>
            <w:rFonts w:ascii="Times New Roman" w:hAnsi="Times New Roman" w:cs="Times New Roman"/>
            <w:sz w:val="24"/>
          </w:rPr>
          <w:t>I</w:t>
        </w:r>
      </w:ins>
      <w:ins w:id="74" w:author="蔡振辛 [2]" w:date="2026-09-24T21:08:36Z">
        <w:r>
          <w:rPr>
            <w:rFonts w:hint="eastAsia" w:ascii="Times New Roman" w:hAnsi="Times New Roman" w:cs="Times New Roman"/>
            <w:sz w:val="24"/>
          </w:rPr>
          <w:t>"</w:t>
        </w:r>
      </w:ins>
      <w:ins w:id="75" w:author="蔡振辛 [2]" w:date="2026-09-24T21:08:36Z">
        <w:r>
          <w:rPr>
            <w:rFonts w:ascii="Times New Roman" w:hAnsi="Times New Roman" w:cs="Times New Roman"/>
            <w:sz w:val="24"/>
          </w:rPr>
          <w:t>, "Friend", and "Stranger"</w:t>
        </w:r>
      </w:ins>
      <w:ins w:id="76" w:author="蔡振辛 [2]" w:date="2026-09-24T21:08:36Z">
        <w:r>
          <w:rPr>
            <w:rFonts w:hint="eastAsia" w:ascii="Times New Roman" w:hAnsi="Times New Roman" w:cs="Times New Roman"/>
            <w:sz w:val="24"/>
          </w:rPr>
          <w:t>)</w:t>
        </w:r>
      </w:ins>
      <w:ins w:id="77" w:author="蔡振辛 [2]" w:date="2026-09-24T21:08:36Z">
        <w:r>
          <w:rPr>
            <w:rFonts w:ascii="Times New Roman" w:hAnsi="Times New Roman" w:cs="Times New Roman"/>
            <w:sz w:val="24"/>
          </w:rPr>
          <w:t xml:space="preserve"> and then judge a shape-label pair presented on the screen match the learned </w:t>
        </w:r>
      </w:ins>
      <w:ins w:id="78" w:author="蔡振辛 [2]" w:date="2026-09-24T21:08:36Z">
        <w:r>
          <w:rPr>
            <w:rFonts w:hint="eastAsia" w:ascii="Times New Roman" w:hAnsi="Times New Roman" w:cs="Times New Roman"/>
            <w:sz w:val="24"/>
          </w:rPr>
          <w:t>association</w:t>
        </w:r>
      </w:ins>
      <w:ins w:id="79" w:author="蔡振辛 [2]" w:date="2026-09-24T21:08:36Z">
        <w:r>
          <w:rPr>
            <w:rFonts w:ascii="Times New Roman" w:hAnsi="Times New Roman" w:cs="Times New Roman"/>
            <w:sz w:val="24"/>
          </w:rPr>
          <w:t xml:space="preserve"> or not (Sui et al., 2012). Studies employed this task found </w:t>
        </w:r>
      </w:ins>
      <w:ins w:id="80" w:author="蔡振辛 [2]" w:date="2026-09-24T21:08:36Z">
        <w:r>
          <w:rPr>
            <w:rFonts w:hint="eastAsia" w:ascii="Times New Roman" w:hAnsi="Times New Roman" w:cs="Times New Roman"/>
            <w:sz w:val="24"/>
          </w:rPr>
          <w:t>better</w:t>
        </w:r>
      </w:ins>
      <w:ins w:id="81" w:author="蔡振辛 [2]" w:date="2026-09-24T21:08:36Z">
        <w:r>
          <w:rPr>
            <w:rFonts w:ascii="Times New Roman" w:hAnsi="Times New Roman" w:cs="Times New Roman"/>
            <w:sz w:val="24"/>
          </w:rPr>
          <w:t xml:space="preserve"> </w:t>
        </w:r>
      </w:ins>
      <w:ins w:id="82" w:author="蔡振辛 [2]" w:date="2026-09-24T21:08:36Z">
        <w:r>
          <w:rPr>
            <w:rFonts w:hint="eastAsia" w:ascii="Times New Roman" w:hAnsi="Times New Roman" w:cs="Times New Roman"/>
            <w:sz w:val="24"/>
          </w:rPr>
          <w:t xml:space="preserve">performance for </w:t>
        </w:r>
      </w:ins>
      <w:ins w:id="83" w:author="蔡振辛 [2]" w:date="2026-09-24T21:08:36Z">
        <w:r>
          <w:rPr>
            <w:rFonts w:ascii="Times New Roman" w:hAnsi="Times New Roman" w:cs="Times New Roman"/>
            <w:sz w:val="24"/>
          </w:rPr>
          <w:t xml:space="preserve">self- than non-self-related stimuli </w:t>
        </w:r>
      </w:ins>
      <w:r>
        <w:rPr>
          <w:rFonts w:hint="eastAsia" w:ascii="Times New Roman" w:hAnsi="Times New Roman" w:cs="Times New Roman"/>
          <w:sz w:val="24"/>
        </w:rPr>
        <w:fldChar w:fldCharType="begin"/>
      </w:r>
      <w:r>
        <w:rPr>
          <w:rFonts w:ascii="Times New Roman" w:hAnsi="Times New Roman" w:cs="Times New Roman"/>
          <w:sz w:val="24"/>
        </w:rPr>
        <w:instrText xml:space="preserve"> ADDIN ZOTERO_ITEM CSL_CITATION {"citationID":"Hw3Yavaj","properties":{"unsorted":false,"formattedCitation":"(Liu et al., 2025; Sch\\uc0\\u228{}fer, Wesslein, et al., 2016; Sui et al., 2012)","plainCitation":"(Liu et al., 2025; Schäfer, Wesslein, et al., 2016; Sui et al., 2012)","noteIndex":0},"citationItems":[{"id":"bQO8AlTg/j85QKZoK","uris":["http://zotero.org/users/12368307/items/CWTNEU5K"],"itemData":{"id":1442,"type":"article-journal","abstract":"The self-matching task (SMT) is widely used to investigate the cognitive mechanisms underlying the self-prioritization effect (SPE), wherein performance is enhanced for self-associated stimuli compared to other-associated ones. Although the SMT robustly elicits the SPE, there is a lack of data quantifying the reliability of this paradigm. This is problematic, given the prevalence of the reliability paradox in cognitive tasks: many well-established cognitive tasks demonstrate relatively low reliability when used to evaluate individual differences, despite exhibiting replicable effects at the group level. To fill this gap, this preregistered study investigated the reliability of SPE derived from the SMT using a multiverse approach, combining all possible indicators and baselines reported in the literature. We first examined the robustness of 24 SPE measures across 42 datasets (N = 2250) using a meta-analytical approach. We then calculated the split-half reliability (r) and intraclass correlation coefficient (ICC2) for each SPE measure. Our findings revealed a robust group-level SPE across datasets. However, when evaluating individual differences, SPE indices derived from reaction time (RT) and efficiency exhibited relatively higher, compared to other SPE indices, but still unsatisfied split-half reliability (approximately 0.5). The reliability across multiple time points, as assessed by ICC2, RT, and efficiency, demonstrated moderate levels of test–retest reliability (close to 0.5). These findings revealed the presence of a reliability paradox in the context of SMT-based SPE assessment. We discussed the implications of how to enhance individual-level reliability using this paradigm for future study design.","container-title":"Behavior Research Methods","DOI":"10.3758/s13428-024-02538-6","ISSN":"1554-3528","issue":"1","journalAbbreviation":"Behav. Res. Methods","language":"en","page":"37-56","source":"DOI.org (Crossref)","title":"A multiverse assessment of the reliability of the self-matching task as a measurement of the self-prioritization effect","volume":"57","author":[{"family":"Liu","given":"Zheng"},{"family":"Hu","given":"Mengzhen"},{"family":"Zheng","given":"Yuanrui"},{"family":"Sui","given":"Jie"},{"family":"Chuan-Peng","given":"Hu"}],"issued":{"date-parts":[["2025",1,2]]}}},{"id":"bQO8AlTg/IjzoBmtz","uris":["http://zotero.org/users/12368307/items/PX2INBNG"],"itemData":{"id":1439,"type":"article-journal","abstract":"To investigate self-prioritization independently of stimulus familiarity, Sui, He, and Humphreys (2012) introduced a new paradigm in which different geometric shapes are arbitrarily associated with self-relevant (e.g., “I”) and neutral labels (e.g., “stranger”). It has now been repeatedly demonstrated that in a subsequently-presented matching task this association leads to faster and more accurate verifications of self-relevant shape-label pairings than neutral shape-label pairings. In order to assess whether this self-prioritization effect represents a general selection mechanism in human information processing, we examined whether it is limited to the visual modality. Therefore, besides visual stimuli, auditory and vibrotactile stimuli were also associated either to self-relevant or to neutral labels. The findings demonstrate that self-prioritization represents a general tendency influencing human information processing, one that operates across the senses. Our results also highlight a topdown component to self-prioritization.","container-title":"Experimental Brain Research","DOI":"10.1007/s00221-016-4616-6","ISSN":"0014-4819, 1432-1106","issue":"8","journalAbbreviation":"Exp. Brain Res.","language":"en","page":"2141-2150","PMID":"26979440","source":"DOI.org (Crossref)","title":"Self-prioritization in vision, audition, and touch","volume":"234","author":[{"family":"Schäfer","given":"Sarah"},{"family":"Wesslein","given":"Ann-Katrin"},{"family":"Spence","given":"Charles"},{"family":"Wentura","given":"Dirk"},{"family":"Frings","given":"Christian"}],"issued":{"date-parts":[["2016",8]]}}},{"id":"bQO8AlTg/egEoCnEr","uris":["http://zotero.org/users/12368307/items/Z9GH5ZMH"],"itemData":{"id":1437,"type":"article-journal","container-title":"Journal of Experimental Psychology: Human Perception and Performance","DOI":"10.1037/a0029792","ISSN":"1939-1277, 0096-1523","issue":"5","journalAbbreviation":"J. Exp. Psychol. Hum. Percept. Perform.","language":"en","page":"1105-1117","source":"DOI.org (Crossref)","title":"Perceptual effects of social salience: evidence from self-prioritization effects on perceptual matching","title-short":"Perceptual effects of social salience","volume":"38","author":[{"family":"Sui","given":"Jie"},{"family":"He","given":"Xun"},{"family":"Humphreys","given":"Glyn W."}],"issued":{"date-parts":[["2012"]]}}}],"schema":"https://github.com/citation-style-language/schema/raw/master/csl-citation.json"} </w:instrText>
      </w:r>
      <w:r>
        <w:rPr>
          <w:rFonts w:hint="eastAsia" w:ascii="Times New Roman" w:hAnsi="Times New Roman" w:cs="Times New Roman"/>
          <w:sz w:val="24"/>
        </w:rPr>
        <w:fldChar w:fldCharType="separate"/>
      </w:r>
      <w:r>
        <w:rPr>
          <w:rFonts w:ascii="Times New Roman" w:hAnsi="Times New Roman" w:cs="Times New Roman"/>
          <w:sz w:val="24"/>
        </w:rPr>
        <w:t>(Liu et al., 2025; Schäfer, Wesslein, et al., 2016; Sui et al., 2012)</w:t>
      </w:r>
      <w:r>
        <w:rPr>
          <w:rFonts w:hint="eastAsia" w:ascii="Times New Roman" w:hAnsi="Times New Roman" w:cs="Times New Roman"/>
          <w:sz w:val="24"/>
        </w:rPr>
        <w:fldChar w:fldCharType="end"/>
      </w:r>
      <w:ins w:id="84" w:author="蔡振辛 [2]" w:date="2026-09-24T21:08:36Z">
        <w:r>
          <w:rPr>
            <w:rFonts w:hint="eastAsia" w:ascii="Times New Roman" w:hAnsi="Times New Roman" w:cs="Times New Roman"/>
            <w:sz w:val="24"/>
          </w:rPr>
          <w:t>. Importantly,</w:t>
        </w:r>
      </w:ins>
      <w:ins w:id="85" w:author="蔡振辛 [2]" w:date="2026-09-24T21:08:36Z">
        <w:r>
          <w:rPr>
            <w:rFonts w:ascii="Times New Roman" w:hAnsi="Times New Roman" w:cs="Times New Roman"/>
            <w:sz w:val="24"/>
          </w:rPr>
          <w:t xml:space="preserve"> this</w:t>
        </w:r>
      </w:ins>
      <w:ins w:id="86" w:author="蔡振辛 [2]" w:date="2026-09-24T21:08:36Z">
        <w:r>
          <w:rPr>
            <w:rFonts w:hint="eastAsia" w:ascii="Times New Roman" w:hAnsi="Times New Roman" w:cs="Times New Roman"/>
            <w:sz w:val="24"/>
          </w:rPr>
          <w:t xml:space="preserve"> effect has been observed across diverse cultural contexts</w:t>
        </w:r>
      </w:ins>
      <w:ins w:id="87" w:author="蔡振辛 [2]" w:date="2026-09-24T21:08:36Z">
        <w:r>
          <w:rPr>
            <w:rFonts w:ascii="Times New Roman" w:hAnsi="Times New Roman" w:cs="Times New Roman"/>
            <w:sz w:val="24"/>
          </w:rPr>
          <w:t xml:space="preserve"> </w:t>
        </w:r>
      </w:ins>
      <w:r>
        <w:rPr>
          <w:rFonts w:hint="eastAsia" w:ascii="Times New Roman" w:hAnsi="Times New Roman" w:cs="Times New Roman"/>
          <w:sz w:val="24"/>
        </w:rPr>
        <w:fldChar w:fldCharType="begin"/>
      </w:r>
      <w:r>
        <w:rPr>
          <w:rFonts w:ascii="Times New Roman" w:hAnsi="Times New Roman" w:cs="Times New Roman"/>
          <w:sz w:val="24"/>
        </w:rPr>
        <w:instrText xml:space="preserve"> ADDIN ZOTERO_ITEM CSL_CITATION {"citationID":"skE28JJq","properties":{"unsorted":false,"formattedCitation":"(Constable et al., 2019; Grossmann &amp; Jowhari, 2018)","plainCitation":"(Constable et al., 2019; Grossmann &amp; Jowhari, 2018)","noteIndex":0},"citationItems":[{"id":"bQO8AlTg/cKcfJIZA","uris":["http://zotero.org/users/12368307/items/Z4L2FPBD"],"itemData":{"id":1448,"type":"article-journal","abstract":"Self-prioritization is a robust phenomenon whereby judgments concerning self-representational stimuli are faster than judgments toward other stimuli. The present paper examines if and how self-prioritization causes more vivid short-term memories for selfrelated objects by giving geometric shapes arbitrary identities (self, mother, stranger). In Experiment 1 participants were presented with an array of the three shapes and required to retain the location and color of each in memory. Participants were then probed regarding the identity of one of the shapes and subsequently asked to indicate the color of the probed shape or an unprobed shape on a color wheel. Results indicated no benefit for self-stimuli in either response time for the identification probe or for color fidelity in memory. Yet, a cuing benefit was observed such that the cued stimulus in the identity probe did have higher fidelity within memory. Experiments 2 and 3 reduced the cognitive load by only requiring that participants process the identity and color of one shape at a time. For Experiment 2, the identity probe was memory-based, whereas the stimulus was presented alongside the identity probe for Experiment 3. Results demonstrated a robust self-prioritization effect: self-related shapes were classified faster than non-self-shapes, but this self-advantage did not lead to an increase in the fidelity of memory for self-related shapes’ colors. Overall, these results suggest that self-prioritization effects may be restricted to an improvement in the ability to recognize that the self-representational stimulus is present without devoting more perceptual and short-term memory resources to such stimuli.","container-title":"Memory &amp; Cognition","DOI":"10.3758/s13421-019-00924-6","ISSN":"0090-502X, 1532-5946","issue":"6","journalAbbreviation":"Mem. Cognit.","language":"en","page":"1145-1157","source":"DOI.org (Crossref)","title":"It is not in the details: self-related shapes are rapidly classified but their features are not better remembered","title-short":"It is not in the details","volume":"47","author":[{"family":"Constable","given":"Merryn D."},{"family":"Rajsic","given":"Jason"},{"family":"Welsh","given":"Timothy N."},{"family":"Pratt","given":"Jay"}],"issued":{"date-parts":[["2019",8]]}}},{"id":"bQO8AlTg/5FYKKdTN","uris":["http://zotero.org/users/12368307/items/TWH66TST"],"itemData":{"id":1446,"type":"article-journal","abstract":"Do different modes of thinking about the self lead to differences in performance on a contextual memory task? We conducted a pre-registered replication of the study of self-construal priming on spatial memory by Kühnen and Oyserman (2002; Study 2), simultaneously evaluating the role of task-compliance, operationalization specificity, and cross-cultural robustness. In the original study, participants either circled first-person plural (interdependent condition) or singular pronouns (independent condition) when reading a passage and subsequently memorized and recalled a set of objects presented on a visual-spatial grid. When employing a digital version of the original procedure, we were able to replicate the original findings, with better recall of objects in their original location in the interdependent (vs. independent) condition. Notably, the effect of self-construal priming on spatial memory was strongest when screening out participants who did not comply with instructions on the pronoun task and absent when including noncompliant participants. Moreover, in contrast to the original study, effects of priming were not specific to object-&amp;-location operationalization of spatial memory recall, and also present for location-independent object recall and object-independent spatial placement recall. Additionally, condition effects were robust across observed cultural differences: Though white participants performing less successfully compared to non-white participants, both groups were comparably susceptible to priming effects. We discuss the present results and insights learned from the replication process in light of the on-going debate about the replicability of psychological experiments, highlighting the notion of task-compliance, methodological transparency and crosscultural factors for further advancement of psychological science.","container-title":"Journal of Experimental Social Psychology","DOI":"10.1016/j.jesp.2017.08.005","ISSN":"00221031","journalAbbreviation":"J. Exp. Soc. Psychol.","language":"en","page":"65-73","source":"DOI.org (Crossref)","title":"Cognition and the self: attempt of an independent close replication of the effects of self-construal priming on spatial memory recall","title-short":"Cognition and the self","volume":"74","author":[{"family":"Grossmann","given":"Igor"},{"family":"Jowhari","given":"Nickta"}],"issued":{"date-parts":[["2018",1]]}}}],"schema":"https://github.com/citation-style-language/schema/raw/master/csl-citation.json"} </w:instrText>
      </w:r>
      <w:r>
        <w:rPr>
          <w:rFonts w:hint="eastAsia" w:ascii="Times New Roman" w:hAnsi="Times New Roman" w:cs="Times New Roman"/>
          <w:sz w:val="24"/>
        </w:rPr>
        <w:fldChar w:fldCharType="separate"/>
      </w:r>
      <w:r>
        <w:rPr>
          <w:rFonts w:ascii="Times New Roman" w:hAnsi="Times New Roman" w:cs="Times New Roman"/>
          <w:sz w:val="24"/>
        </w:rPr>
        <w:t>(Constable et al., 2019; Grossmann &amp; Jowhari, 2018)</w:t>
      </w:r>
      <w:r>
        <w:rPr>
          <w:rFonts w:hint="eastAsia" w:ascii="Times New Roman" w:hAnsi="Times New Roman" w:cs="Times New Roman"/>
          <w:sz w:val="24"/>
        </w:rPr>
        <w:fldChar w:fldCharType="end"/>
      </w:r>
      <w:ins w:id="88" w:author="蔡振辛 [2]" w:date="2026-09-24T21:08:36Z">
        <w:r>
          <w:rPr>
            <w:rFonts w:ascii="Times New Roman" w:hAnsi="Times New Roman" w:cs="Times New Roman"/>
            <w:sz w:val="24"/>
          </w:rPr>
          <w:t xml:space="preserve"> and different sensory modality</w:t>
        </w:r>
      </w:ins>
      <w:ins w:id="89" w:author="蔡振辛 [2]" w:date="2026-09-24T21:08:36Z">
        <w:r>
          <w:rPr>
            <w:rFonts w:hint="eastAsia" w:ascii="Times New Roman" w:hAnsi="Times New Roman" w:cs="Times New Roman"/>
            <w:sz w:val="24"/>
          </w:rPr>
          <w:t xml:space="preserve"> </w:t>
        </w:r>
      </w:ins>
      <w:r>
        <w:rPr>
          <w:rFonts w:hint="eastAsia" w:ascii="Times New Roman" w:hAnsi="Times New Roman" w:cs="Times New Roman"/>
          <w:sz w:val="24"/>
        </w:rPr>
        <w:fldChar w:fldCharType="begin"/>
      </w:r>
      <w:r>
        <w:rPr>
          <w:rFonts w:ascii="Times New Roman" w:hAnsi="Times New Roman" w:cs="Times New Roman"/>
          <w:sz w:val="24"/>
        </w:rPr>
        <w:instrText xml:space="preserve"> ADDIN ZOTERO_ITEM CSL_CITATION {"citationID":"M2fFWTc5","properties":{"unsorted":false,"formattedCitation":"(Sch\\uc0\\u228{}fer, Wesslein, et al., 2016)","plainCitation":"(Schäfer, Wesslein, et al., 2016)","dontUpdate":true,"noteIndex":0},"citationItems":[{"id":"bQO8AlTg/IjzoBmtz","uris":["http://zotero.org/users/12368307/items/PX2INBNG"],"itemData":{"id":1439,"type":"article-journal","abstract":"To investigate self-prioritization independently of stimulus familiarity, Sui, He, and Humphreys (2012) introduced a new paradigm in which different geometric shapes are arbitrarily associated with self-relevant (e.g., “I”) and neutral labels (e.g., “stranger”). It has now been repeatedly demonstrated that in a subsequently-presented matching task this association leads to faster and more accurate verifications of self-relevant shape-label pairings than neutral shape-label pairings. In order to assess whether this self-prioritization effect represents a general selection mechanism in human information processing, we examined whether it is limited to the visual modality. Therefore, besides visual stimuli, auditory and vibrotactile stimuli were also associated either to self-relevant or to neutral labels. The findings demonstrate that self-prioritization represents a general tendency influencing human information processing, one that operates across the senses. Our results also highlight a topdown component to self-prioritization.","container-title":"Experimental Brain Research","DOI":"10.1007/s00221-016-4616-6","ISSN":"0014-4819, 1432-1106","issue":"8","journalAbbreviation":"Exp. Brain Res.","language":"en","page":"2141-2150","PMID":"26979440","source":"DOI.org (Crossref)","title":"Self-prioritization in vision, audition, and touch","volume":"234","author":[{"family":"Schäfer","given":"Sarah"},{"family":"Wesslein","given":"Ann-Katrin"},{"family":"Spence","given":"Charles"},{"family":"Wentura","given":"Dirk"},{"family":"Frings","given":"Christian"}],"issued":{"date-parts":[["2016",8]]}}}],"schema":"https://github.com/citation-style-language/schema/raw/master/csl-citation.json"} </w:instrText>
      </w:r>
      <w:r>
        <w:rPr>
          <w:rFonts w:hint="eastAsia" w:ascii="Times New Roman" w:hAnsi="Times New Roman" w:cs="Times New Roman"/>
          <w:sz w:val="24"/>
        </w:rPr>
        <w:fldChar w:fldCharType="separate"/>
      </w:r>
      <w:r>
        <w:rPr>
          <w:rFonts w:ascii="Times New Roman" w:hAnsi="Times New Roman" w:cs="Times New Roman"/>
          <w:sz w:val="24"/>
        </w:rPr>
        <w:t>(e.g., Schäfer, Wesslein, et al., 2016)</w:t>
      </w:r>
      <w:r>
        <w:rPr>
          <w:rFonts w:hint="eastAsia" w:ascii="Times New Roman" w:hAnsi="Times New Roman" w:cs="Times New Roman"/>
          <w:sz w:val="24"/>
        </w:rPr>
        <w:fldChar w:fldCharType="end"/>
      </w:r>
      <w:ins w:id="90" w:author="蔡振辛 [2]" w:date="2026-09-24T21:08:36Z">
        <w:r>
          <w:rPr>
            <w:rFonts w:hint="eastAsia" w:ascii="Times New Roman" w:hAnsi="Times New Roman" w:cs="Times New Roman"/>
            <w:sz w:val="24"/>
          </w:rPr>
          <w:t xml:space="preserve">. This </w:t>
        </w:r>
      </w:ins>
      <w:ins w:id="91" w:author="蔡振辛 [2]" w:date="2026-09-24T21:08:36Z">
        <w:r>
          <w:rPr>
            <w:rFonts w:ascii="Times New Roman" w:hAnsi="Times New Roman" w:cs="Times New Roman"/>
            <w:sz w:val="24"/>
          </w:rPr>
          <w:t>robust effect suggested</w:t>
        </w:r>
      </w:ins>
      <w:ins w:id="92" w:author="蔡振辛 [2]" w:date="2026-09-24T21:08:36Z">
        <w:r>
          <w:rPr>
            <w:rFonts w:hint="eastAsia" w:ascii="Times New Roman" w:hAnsi="Times New Roman" w:cs="Times New Roman"/>
            <w:sz w:val="24"/>
          </w:rPr>
          <w:t xml:space="preserve"> </w:t>
        </w:r>
      </w:ins>
      <w:ins w:id="93" w:author="蔡振辛 [2]" w:date="2026-09-24T21:08:36Z">
        <w:r>
          <w:rPr>
            <w:rFonts w:ascii="Times New Roman" w:hAnsi="Times New Roman" w:cs="Times New Roman"/>
            <w:sz w:val="24"/>
          </w:rPr>
          <w:t>a</w:t>
        </w:r>
      </w:ins>
      <w:ins w:id="94" w:author="蔡振辛 [2]" w:date="2026-09-24T21:08:36Z">
        <w:r>
          <w:rPr>
            <w:rFonts w:hint="eastAsia" w:ascii="Times New Roman" w:hAnsi="Times New Roman" w:cs="Times New Roman"/>
            <w:sz w:val="24"/>
          </w:rPr>
          <w:t xml:space="preserve"> fundamental </w:t>
        </w:r>
      </w:ins>
      <w:ins w:id="95" w:author="蔡振辛 [2]" w:date="2026-09-24T21:08:36Z">
        <w:r>
          <w:rPr>
            <w:rFonts w:ascii="Times New Roman" w:hAnsi="Times New Roman" w:cs="Times New Roman"/>
            <w:sz w:val="24"/>
          </w:rPr>
          <w:t>role</w:t>
        </w:r>
      </w:ins>
      <w:ins w:id="96" w:author="蔡振辛 [2]" w:date="2026-09-24T21:08:36Z">
        <w:r>
          <w:rPr>
            <w:rFonts w:hint="eastAsia" w:ascii="Times New Roman" w:hAnsi="Times New Roman" w:cs="Times New Roman"/>
            <w:sz w:val="24"/>
          </w:rPr>
          <w:t xml:space="preserve"> of self-relevance in human cognition </w:t>
        </w:r>
      </w:ins>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{"citationID":"CkXxTfl0","properties":{"unsorted":false,"formattedCitation":"(Sui &amp; Gu, 2017; Sui &amp; Humphreys, 2015; Sui &amp; Rotshtein, 2019)","plainCitation":"(Sui &amp; Gu, 2017; Sui &amp; Humphreys, 2015; Sui &amp; Rotshtein, 2019)","noteIndex":0},"citationItems":[{"id":13445,"uris":["http://zotero.org/users/398841/items/JQR53MRK"],"itemData":{"id":13445,"type":"article-journal","abstract":"Self representation is fundamental to mental functions. While the self has mostly been studied in traditional psychophilosophical terms (‘self as subject’), recent laboratory work suggests that the self can be measured quantitatively by assessing biases towards self-associated stimuli (‘self as object’). Here, we summarize new quantitative paradigms for assessing the self, drawn from psychology, neuroeconomics, embodied cognition, and social neuroscience. We then propose a neural model of the self as an emerging property of interactions between a core ‘self network’ (e.g., medial prefrontal cortex; mPFC), a cognitive control network [e.g., dorsolateral (dl)PFC], and a salience network (e.g., insula). This framework not only represents a step forward in self research, but also has important clinical significance, resonating recent efforts in computational psychiatry.","container-title":"Trends in Neurosciences","DOI":"10.1016/j.tins.2017.09.002","ISSN":"0166-2236","issue":"11","journalAbbreviation":"Trends in Neurosciences","language":"en","page":"643-653","source":"ScienceDirect","title":"Self as Object: Emerging Trends in Self Research","title-short":"Self as Object","volume":"40","author":[{"family":"Sui","given":"Jie"},{"family":"Gu","given":"Xiaosi"}],"issued":{"date-parts":[["2017",11,1]]}}},{"id":11413,"uris":["http://zotero.org/users/398841/items/8GGNI5T7"],"itemData":{"id":11413,"type":"article-journal","abstract":"We propose a new account of how self-reference affects information processing. We report evidence that self-reference affects the binding of memory to source, the integration of parts into perceptual wholes, and the ability to switch from a prior association to new associations. Self-reference also influences the integration of different stages of processing, linking attention to decision making, and affects the coupling between brain regions mediating self-representation and attention to the environment. Taken together, the data suggest that self-reference acts as a form of ‘integrative glue’ which can either enhance or disrupt performance, depending on the task context. We discuss the implications for understanding the self, and future directions for research.","container-title":"Trends in Cognitive Sciences","DOI":"10.1016/j.tics.2015.08.015","ISSN":"1364-6613","issue":"12","journalAbbreviation":"Trends in Cognitive Sciences","language":"en","page":"719-728","source":"ScienceDirect","title":"The Integrative Self: How Self-Reference Integrates Perception and Memory","title-short":"The Integrative Self","volume":"19","author":[{"family":"Sui","given":"Jie"},{"family":"Humphreys","given":"Glyn W."}],"issued":{"date-parts":[["2015",12,1]]}}},{"id":11886,"uris":["http://zotero.org/users/398841/items/VC6W7GIY"],"itemData":{"id":11886,"type":"article-journal","abstract":"Humans prioritize stimuli related to themselves rather than to other people. How we control these priorities is poorly understood, though it is relevant to the nature of self-processing and a wide range of neurological and neuropsychiatric disorders, from cases of strokes, dementia to depression and schizophrenia. We update the Self-Attention Network proposed in 2016 by evaluating how self-prioritization interacts with Peterson and Posner’s three attentional systems: alerting, orienting and executive control, based on evidence on a variety of behavioral and neuroscientific studies with healthy participants and patients with brain lesions. We suggest that all the three attentional networks contribute to self-prioritization. Understanding the nature of self-prioritization in attentional contexts may provide important clinical implications for a variety of disorders related to self-processing.","collection-title":"Attention &amp; Perception","container-title":"Current Opinion in Psychology","DOI":"10.1016/j.copsyc.2019.02.010","ISSN":"2352-250X","journalAbbreviation":"Current Opinion in Psychology","language":"en","page":"148-152","source":"ScienceDirect","title":"Self-prioritization and the attentional systems","volume":"29","author":[{"family":"Sui","given":"Jie"},{"family":"Rotshtein","given":"Pia"}],"issued":{"date-parts":[["2019",10,1]]}}}],"schema":"https://github.com/citation-style-language/schema/raw/master/csl-citation.json"}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sz w:val="24"/>
        </w:rPr>
        <w:t>(Sui &amp; Gu, 2017; Sui &amp; Humphreys, 2015; Sui &amp; Rotshtein, 2019)</w:t>
      </w:r>
      <w:r>
        <w:rPr>
          <w:rFonts w:ascii="Times New Roman" w:hAnsi="Times New Roman" w:cs="Times New Roman"/>
          <w:sz w:val="24"/>
        </w:rPr>
        <w:fldChar w:fldCharType="end"/>
      </w:r>
      <w:r>
        <w:rPr>
          <w:rFonts w:hint="eastAsia" w:ascii="Times New Roman" w:hAnsi="Times New Roman" w:cs="Times New Roman"/>
          <w:sz w:val="24"/>
        </w:rPr>
        <w:t>.</w:t>
      </w:r>
    </w:p>
    <w:p w14:paraId="5B864CE9">
      <w:pPr>
        <w:widowControl/>
        <w:spacing w:line="480" w:lineRule="auto"/>
        <w:ind w:firstLine="480" w:firstLineChars="200"/>
        <w:rPr>
          <w:rFonts w:ascii="Times New Roman" w:hAnsi="Times New Roman" w:cs="Times New Roman"/>
          <w:sz w:val="24"/>
        </w:rPr>
      </w:pPr>
      <w:r>
        <w:rPr>
          <w:rFonts w:ascii="Times New Roman" w:hAnsi="Times New Roman" w:cs="Times New Roman"/>
          <w:sz w:val="24"/>
        </w:rPr>
        <w:t xml:space="preserve">In the era of credibility revolution, open data becomes a new norm </w:t>
      </w:r>
      <w:del w:id="97" w:author="蔡振辛 [2]" w:date="2026-09-24T21:08:36Z">
        <w:r>
          <w:rPr>
            <w:rFonts w:ascii="Times New Roman" w:hAnsi="Times New Roman" w:cs="Times New Roman"/>
            <w:sz w:val="24"/>
          </w:rPr>
          <w:delText xml:space="preserve">. </w:delText>
        </w:r>
      </w:del>
      <w:del w:id="98" w:author="蔡振辛 [2]" w:date="2026-09-24T21:08:36Z">
        <w:r>
          <w:rPr>
            <w:rFonts w:hint="eastAsia" w:ascii="Times New Roman" w:hAnsi="Times New Roman" w:cs="Times New Roman"/>
            <w:sz w:val="24"/>
          </w:rPr>
          <w:delText>Specialized databases that aggregate data from multiple studies on particular phenomena provide unique opportunities for theory testing and discovery . Such resources allow researchers to examine effect sizes across diverse experimental conditions, identify moderating variables, and generate new hypotheses based on patterns that emerge only when data are aggregated across many studies . The Attentional Control Data Collection (ACDC) is</w:delText>
        </w:r>
      </w:del>
      <w:del w:id="99" w:author="蔡振辛 [2]" w:date="2026-09-24T21:08:36Z">
        <w:r>
          <w:rPr>
            <w:rFonts w:ascii="Times New Roman" w:hAnsi="Times New Roman" w:cs="Times New Roman"/>
            <w:sz w:val="24"/>
          </w:rPr>
          <w:delText xml:space="preserve"> a good example, which</w:delText>
        </w:r>
      </w:del>
      <w:del w:id="100" w:author="蔡振辛 [2]" w:date="2026-09-24T21:08:36Z">
        <w:r>
          <w:rPr>
            <w:rFonts w:hint="eastAsia" w:ascii="Times New Roman" w:hAnsi="Times New Roman" w:cs="Times New Roman"/>
            <w:sz w:val="24"/>
          </w:rPr>
          <w:delText xml:space="preserve"> provid</w:delText>
        </w:r>
      </w:del>
      <w:del w:id="101" w:author="蔡振辛 [2]" w:date="2026-09-24T21:08:36Z">
        <w:r>
          <w:rPr>
            <w:rFonts w:ascii="Times New Roman" w:hAnsi="Times New Roman" w:cs="Times New Roman"/>
            <w:sz w:val="24"/>
          </w:rPr>
          <w:delText>es</w:delText>
        </w:r>
      </w:del>
      <w:del w:id="102" w:author="蔡振辛 [2]" w:date="2026-09-24T21:08:36Z">
        <w:r>
          <w:rPr>
            <w:rFonts w:hint="eastAsia" w:ascii="Times New Roman" w:hAnsi="Times New Roman" w:cs="Times New Roman"/>
            <w:sz w:val="24"/>
          </w:rPr>
          <w:delText xml:space="preserve"> a structured open database for attentional control experiments that has facilitated meta-analyses and methodological advancements .</w:delText>
        </w:r>
      </w:del>
      <w:del w:id="103" w:author="蔡振辛 [2]" w:date="2026-09-24T21:08:36Z">
        <w:r>
          <w:rPr>
            <w:rFonts w:ascii="Times New Roman" w:hAnsi="Times New Roman" w:cs="Times New Roman"/>
            <w:sz w:val="24"/>
          </w:rPr>
          <w:delText xml:space="preserve"> </w:delText>
        </w:r>
      </w:del>
      <w:del w:id="104" w:author="蔡振辛 [2]" w:date="2026-09-24T21:08:36Z">
        <w:r>
          <w:rPr>
            <w:rFonts w:hint="eastAsia" w:ascii="Times New Roman" w:hAnsi="Times New Roman" w:cs="Times New Roman"/>
            <w:sz w:val="24"/>
          </w:rPr>
          <w:delText xml:space="preserve">Similarly, the Confidence Database aggregates data from hundreds of experiments on confidence judgments and meta-cognitive performance into a unified repository . </w:delText>
        </w:r>
      </w:del>
      <w:del w:id="105" w:author="蔡振辛 [2]" w:date="2026-09-24T21:08:36Z">
        <w:r>
          <w:rPr>
            <w:rFonts w:ascii="Times New Roman" w:hAnsi="Times New Roman" w:cs="Times New Roman"/>
            <w:sz w:val="24"/>
          </w:rPr>
          <w:delText xml:space="preserve">The </w:delText>
        </w:r>
      </w:del>
      <w:del w:id="106" w:author="蔡振辛 [2]" w:date="2026-09-24T21:08:36Z">
        <w:r>
          <w:rPr>
            <w:rFonts w:hint="eastAsia" w:ascii="Times New Roman" w:hAnsi="Times New Roman" w:cs="Times New Roman"/>
            <w:sz w:val="24"/>
          </w:rPr>
          <w:delText>C</w:delText>
        </w:r>
      </w:del>
      <w:del w:id="107" w:author="蔡振辛 [2]" w:date="2026-09-24T21:08:36Z">
        <w:r>
          <w:rPr>
            <w:rFonts w:ascii="Times New Roman" w:hAnsi="Times New Roman" w:cs="Times New Roman"/>
            <w:sz w:val="24"/>
          </w:rPr>
          <w:delText>onfidence</w:delText>
        </w:r>
      </w:del>
      <w:del w:id="108" w:author="蔡振辛 [2]" w:date="2026-09-24T21:08:36Z">
        <w:r>
          <w:rPr>
            <w:rFonts w:hint="eastAsia" w:ascii="Times New Roman" w:hAnsi="Times New Roman" w:cs="Times New Roman"/>
            <w:sz w:val="24"/>
          </w:rPr>
          <w:delText xml:space="preserve"> Database enable</w:delText>
        </w:r>
      </w:del>
      <w:del w:id="109" w:author="蔡振辛 [2]" w:date="2026-09-24T21:08:36Z">
        <w:r>
          <w:rPr>
            <w:rFonts w:ascii="Times New Roman" w:hAnsi="Times New Roman" w:cs="Times New Roman"/>
            <w:sz w:val="24"/>
          </w:rPr>
          <w:delText>d</w:delText>
        </w:r>
      </w:del>
      <w:del w:id="110" w:author="蔡振辛 [2]" w:date="2026-09-24T21:08:36Z">
        <w:r>
          <w:rPr>
            <w:rFonts w:hint="eastAsia" w:ascii="Times New Roman" w:hAnsi="Times New Roman" w:cs="Times New Roman"/>
            <w:sz w:val="24"/>
          </w:rPr>
          <w:delText xml:space="preserve"> researchers to examine individual differences, compare computational models, and investigate theoretical questions that cannot be addressed using isolated datasets</w:delText>
        </w:r>
      </w:del>
      <w:del w:id="111" w:author="蔡振辛 [2]" w:date="2026-09-24T21:08:36Z">
        <w:r>
          <w:rPr>
            <w:rFonts w:ascii="Times New Roman" w:hAnsi="Times New Roman" w:cs="Times New Roman"/>
            <w:sz w:val="24"/>
          </w:rPr>
          <w:delText xml:space="preserve"> </w:delText>
        </w:r>
      </w:del>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{"citationID":"NSy4Y5xz","properties":{"unsorted":false,"formattedCitation":"(Houtkoop et al., 2018; Milham et al., 2018; Munaf\\uc0\\u242{} et al., 2017)","plainCitation":"(Houtkoop et al., 2018; Milham et al., 2018; Munafò et al., 2017)","noteIndex":0},"citationItems":[{"id":"bQO8AlTg/Fv3GkKFI","uris":["http://zotero.org/users/12368307/items/C8LHGETR"],"itemData":{"id":1516,"type":"article-journal","abstract":"Despite its potential to accelerate academic progress in psychological science, public data sharing remains relatively uncommon. In order to discover the perceived barriers to public data sharing and possible means for lowering them, we conducted a survey, which elicited responses from 600 authors of articles in psychology. The results confirmed that data are shared only infrequently. Perceived barriers included respondents’ belief that sharing is not a common practice in their fields, their preference to share data only upon request, their perception that sharing requires extra work, and their lack of training in sharing data. Our survey suggests that strong encouragement from institutions, journals, and funders will be particularly effective in overcoming these barriers, in combination with educational materials that demonstrate where and how data can be shared effectively.","container-title":"Advances in Methods and Practices in Psychological Science","DOI":"10.1177/2515245917751886","ISSN":"2515-2459, 2515-2467","issue":"1","journalAbbreviation":"Adv. Methods Pract. Psychol. Sci.","language":"en","page":"70-85","source":"DOI.org (Crossref)","title":"Data sharing in psychology: a survey on barriers and preconditions","title-short":"Data sharing in psychology","volume":"1","author":[{"family":"Houtkoop","given":"Bobby Lee"},{"family":"Chambers","given":"Chris"},{"family":"Macleod","given":"Malcolm"},{"family":"Bishop","given":"Dorothy V. M."},{"family":"Nichols","given":"Thomas E."},{"family":"Wagenmakers","given":"Eric-Jan"}],"issued":{"date-parts":[["2018",3]]}}},{"id":"bQO8AlTg/yPGQLCig","uris":["http://zotero.org/users/12368307/items/ZQISDTAK"],"itemData":{"id":1518,"type":"article-journal","abstract":"Abstract\n            Data sharing is increasingly recommended as a means of accelerating science by facilitating collaboration, transparency, and reproducibility. While few oppose data sharing philosophically, a range of barriers deter most researchers from implementing it in practice. To justify the significant effort required for sharing data, funding agencies, institutions, and investigators need clear evidence of benefit. Here, using the International Neuroimaging Data-sharing Initiative, we present a case study that provides direct evidence of the impact of open sharing on brain imaging data use and resulting peer-reviewed publications. We demonstrate that openly shared data can increase the scale of scientific studies conducted by data contributors, and can recruit scientists from a broader range of disciplines. These findings dispel the myth that scientific findings using shared data cannot be published in high-impact journals, suggest the transformative power of data sharing for accelerating science, and underscore the need for implementing data sharing universally.","container-title":"Nature Communications","DOI":"10.1038/s41467-018-04976-1","ISSN":"2041-1723","issue":"1","journalAbbreviation":"Nat. Commun.","language":"en","page":"2818","source":"DOI.org (Crossref)","title":"Assessment of the impact of shared brain imaging data on the scientific literature","volume":"9","author":[{"family":"Milham","given":"Michael P."},{"family":"Craddock","given":"R. Cameron"},{"family":"Son","given":"Jake J."},{"family":"Fleischmann","given":"Michael"},{"family":"Clucas","given":"Jon"},{"family":"Xu","given":"Helen"},{"family":"Koo","given":"Bonhwang"},{"family":"Krishnakumar","given":"Anirudh"},{"family":"Biswal","given":"Bharat B."},{"family":"Castellanos","given":"F. Xavier"},{"family":"Colcombe","given":"Stan"},{"family":"Di Martino","given":"Adriana"},{"family":"Zuo","given":"Xi-Nian"},{"family":"Klein","given":"Arno"}],"issued":{"date-parts":[["2018",7,19]]}}},{"id":"bQO8AlTg/4bowyDoC","uris":["http://zotero.org/users/12368307/items/3F669JC8"],"itemData":{"id":1514,"type":"article-journal","abstract":"Abstract\n            Improving the reliability and efficiency of scientific research will increase the credibility of the published scientific literature and accelerate discovery. Here we argue for the adoption of measures to optimize key elements of the scientific process: methods, reporting and dissemination, reproducibility, evaluation and incentives. There is some evidence from both simulations and empirical studies supporting the likely effectiveness of these measures, but their broad adoption by researchers, institutions, funders and journals will require iterative evaluation and improvement. We discuss the goals of these measures, and how they can be implemented, in the hope that this will facilitate action toward improving the transparency, reproducibility and efficiency of scientific research.","container-title":"Nature Human Behaviour","DOI":"10.1038/s41562-016-0021","ISSN":"2397-3374","issue":"1","journalAbbreviation":"Nat. Hum. Behav.","language":"en","page":"0021","source":"DOI.org (Crossref)","title":"A manifesto for reproducible science","volume":"1","author":[{"family":"Munafò","given":"Marcus R."},{"family":"Nosek","given":"Brian A."},{"family":"Bishop","given":"Dorothy V. M."},{"family":"Button","given":"Katherine S."},{"family":"Chambers","given":"Christopher D."},{"family":"Percie Du Sert","given":"Nathalie"},{"family":"Simonsohn","given":"Uri"},{"family":"Wagenmakers","given":"Eric-Jan"},{"family":"Ware","given":"Jennifer J."},{"family":"Ioannidis","given":"John P. A."}],"issued":{"date-parts":[["2017",1,10]]}}}],"schema":"https://github.com/citation-style-language/schema/raw/master/csl-citation.json"}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sz w:val="24"/>
        </w:rPr>
        <w:t>(Houtkoop et al., 2018; Milham et al., 2018; Munafò et al., 2017)</w:t>
      </w:r>
      <w:r>
        <w:rPr>
          <w:rFonts w:ascii="Times New Roman" w:hAnsi="Times New Roman" w:cs="Times New Roman"/>
          <w:sz w:val="24"/>
        </w:rPr>
        <w:fldChar w:fldCharType="end"/>
      </w:r>
      <w:ins w:id="112" w:author="蔡振辛 [2]" w:date="2026-09-24T21:08:36Z">
        <w:r>
          <w:rPr>
            <w:rFonts w:ascii="Times New Roman" w:hAnsi="Times New Roman" w:cs="Times New Roman"/>
            <w:sz w:val="24"/>
          </w:rPr>
          <w:t xml:space="preserve">. </w:t>
        </w:r>
      </w:ins>
      <w:ins w:id="113" w:author="蔡振辛 [2]" w:date="2026-09-24T21:08:36Z">
        <w:r>
          <w:rPr>
            <w:rFonts w:hint="eastAsia" w:ascii="Times New Roman" w:hAnsi="Times New Roman" w:cs="Times New Roman"/>
            <w:sz w:val="24"/>
          </w:rPr>
          <w:t xml:space="preserve">Specialized databases that aggregate data from multiple studies on particular phenomena provide unique opportunities for theory testing and discovery </w:t>
        </w:r>
      </w:ins>
      <w:r>
        <w:rPr>
          <w:rFonts w:hint="eastAsia" w:ascii="Times New Roman" w:hAnsi="Times New Roman" w:cs="Times New Roman"/>
          <w:sz w:val="24"/>
        </w:rPr>
        <w:fldChar w:fldCharType="begin"/>
      </w:r>
      <w:r>
        <w:rPr>
          <w:rFonts w:ascii="Times New Roman" w:hAnsi="Times New Roman" w:cs="Times New Roman"/>
          <w:sz w:val="24"/>
        </w:rPr>
        <w:instrText xml:space="preserve"> ADDIN ZOTERO_ITEM CSL_CITATION {"citationID":"rByzJCmi","properties":{"unsorted":false,"formattedCitation":"(Haaf et al., 2024; Rodriguez &amp; Williams, 2022)","plainCitation":"(Haaf et al., 2024; Rodriguez &amp; Williams, 2022)","noteIndex":0},"citationItems":[{"id":"bQO8AlTg/zVLItGuB","uris":["http://zotero.org/users/12368307/items/5ZI95QHA"],"itemData":{"id":1445,"type":"article","abstract":"Publicly available data are required 1. to assess the reproducibility of each individual finding in the literature, and 2. to promote the reuse of data for a more efficient use of participants’ time and public resources. Current data sharing efforts are well suited for the first goal; yet, they do not sufficiently address the second goal. Here, we show how structured collections of open data can be useful as they allow a larger community of researchers easy access to a large body of data from their own research area. We introduce the Attentional Control Data Collection, an SQL data base for attentional control experiments. We illustrate the structure of the data base, how it can be easily accessed using a shiny app and an R-package, and how researchers can contribute data from their studies to the data base. Finally, we conduct our own initial analysis of the 64 data sets in our data base, assessing the reliability of individual differences. The analysis highlights that reliability is generally low, and provides insights into planning future studies. For example researchers should consider to increase the number of trials per person and condition to at least 400. The analysis highlights how an open data base like ACDC can aid meta-analytic efforts as well as methodological innovation.","DOI":"10.31234/osf.io/4evy6","language":"en","license":"https://creativecommons.org/l</w:instrText>
      </w:r>
      <w:r>
        <w:rPr>
          <w:rFonts w:hint="eastAsia" w:ascii="Times New Roman" w:hAnsi="Times New Roman" w:cs="Times New Roman"/>
          <w:sz w:val="24"/>
        </w:rPr>
        <w:instrText xml:space="preserve">icenses/by/4.0/legalcode","note":"数据库参考格式","publisher":"PsyArXiv","source":"DOI.org (Crossref)","title":"Attentional control data collection: a resource for efficient data reuse","title-short":"Attentional control data collection","URL":"https://osf.io/4e</w:instrText>
      </w:r>
      <w:r>
        <w:rPr>
          <w:rFonts w:ascii="Times New Roman" w:hAnsi="Times New Roman" w:cs="Times New Roman"/>
          <w:sz w:val="24"/>
        </w:rPr>
        <w:instrText xml:space="preserve">vy6_v1","author":[{"family":"Haaf","given":"Julia M."},{"family":"Hoffstadt","given":"Madlen"},{"family":"Lesche","given":"Sven"}],"accessed":{"date-parts":[["2026",6,2]]},"issued":{"date-parts":[["2024",2,23]]}}},{"id":"bQO8AlTg/A9u1BpW3","uris":["http://zotero.org/users/12368307/items/8I6VI5G7"],"itemData":{"id":1438,"type":"article-journal","abstract":"We present 22 open-source datasets from meta-analyses in psychology. These data span areas such as social, developmental, and cognitive psychology, among others. These datasets are useful for two main purposes: (1) for demonstrative use in the teaching of meta-analysis techniques and (2) the illustration of novel statistical methods in journal articles. Additionally, they can be used to elicit informative priors for a Bayesian meta-analysis. All datasets are available through the R package psymetadata.","container-title":"Journal of OPEN Psychology DATA","DOI":"10.5334/jopd.61","ISSN":"2050-9863","issue":"1","journalAbbreviation":"JOPD","language":"en","page":"8-13","source":"DOI.org (Crossref)","title":"psymetadata: an R package containing open datasets from meta-analyses in psychology","title-short":"psymetadata","volume":"10","author":[{"family":"Rodriguez","given":"Josue E."},{"family":"Williams","given":"Donald R."}],"issued":{"date-parts":[["2022",5,20]]}}}],"schema":"https://github.com/citation-style-language/schema/raw/master/csl-citation.json"} </w:instrText>
      </w:r>
      <w:r>
        <w:rPr>
          <w:rFonts w:hint="eastAsia" w:ascii="Times New Roman" w:hAnsi="Times New Roman" w:cs="Times New Roman"/>
          <w:sz w:val="24"/>
        </w:rPr>
        <w:fldChar w:fldCharType="separate"/>
      </w:r>
      <w:r>
        <w:rPr>
          <w:rFonts w:ascii="Times New Roman" w:hAnsi="Times New Roman" w:cs="Times New Roman"/>
          <w:sz w:val="24"/>
        </w:rPr>
        <w:t>(Haaf et al., 2024; Rodriguez &amp; Williams, 2022)</w:t>
      </w:r>
      <w:r>
        <w:rPr>
          <w:rFonts w:hint="eastAsia" w:ascii="Times New Roman" w:hAnsi="Times New Roman" w:cs="Times New Roman"/>
          <w:sz w:val="24"/>
        </w:rPr>
        <w:fldChar w:fldCharType="end"/>
      </w:r>
      <w:ins w:id="114" w:author="蔡振辛 [2]" w:date="2026-09-24T21:08:36Z">
        <w:r>
          <w:rPr>
            <w:rFonts w:hint="eastAsia" w:ascii="Times New Roman" w:hAnsi="Times New Roman" w:cs="Times New Roman"/>
            <w:sz w:val="24"/>
          </w:rPr>
          <w:t xml:space="preserve">. Such resources allow researchers to examine effect sizes across diverse experimental conditions, identify moderating variables, and generate new hypotheses based on patterns that emerge only when data are aggregated across many studies </w:t>
        </w:r>
      </w:ins>
      <w:r>
        <w:rPr>
          <w:rFonts w:hint="eastAsia" w:ascii="Times New Roman" w:hAnsi="Times New Roman" w:cs="Times New Roman"/>
          <w:sz w:val="24"/>
        </w:rPr>
        <w:fldChar w:fldCharType="begin"/>
      </w:r>
      <w:r>
        <w:rPr>
          <w:rFonts w:ascii="Times New Roman" w:hAnsi="Times New Roman" w:cs="Times New Roman"/>
          <w:sz w:val="24"/>
        </w:rPr>
        <w:instrText xml:space="preserve"> ADDIN ZOTERO_ITEM CSL_CITATION {"citationID":"0i8rij0C","properties":{"unsorted":false,"formattedCitation":"(Cheung &amp; Jak, 2016; Moreau &amp; Gamble, 2022)","plainCitation":"(Cheung &amp; Jak, 2016; Moreau &amp; Gamble, 2022)","noteIndex":0},"citationItems":[{"id":"bQO8AlTg/Qco0PihT","uris":["http://zotero.org/users/12368307/items/ZBRBL7JJ"],"itemData":{"id":1444,"type":"article-journal","abstract":"Big data is a ﬁeld that has traditionally been dominated by disciplines such as computer science and business, where mainly data-driven analyses have been performed. Psychology, a discipline in which a strong emphasis is placed on behavioral theories and empirical research, has the potential to contribute greatly to the big data movement. However, one challenge to psychologists—and probably the most crucial one—is that most researchers may not have the necessary programming and computational skills to analyze big data. In this study we argue that psychologists can also conduct big data research and that, rather than trying to acquire new programming and computational skills, they should focus on their strengths, such as performing psychometric analyses and testing theories using multivariate analyses to explain phenomena. We propose a split/analyze/meta-analyze approach that allows psychologists to easily analyze big data. Two real datasets are used to demonstrate the proposed procedures in R. A new research agenda related to the analysis of big data in psychology is outlined at the end of the study.","container-title":"Frontiers in Psychology","DOI":"10.3389/fpsyg.2016.00738","ISSN":"1664-1078","journalAbbreviation":"Front. Psychol.","language":"en","page":"1-13","source":"DOI.org (Crossref)","title":"Analyzing big data in psychology: a split/analyze/meta-analyze approach","title-short":"Analyzing big data in psychology","volume":"7","author":[{"family":"Cheung","given":"Mike W.-L."},{"family":"Jak","given":"Suzanne"}],"issued":{"date-parts":[["2016",5,23]]}}},{"id":"bQO8AlTg/DfmT3RAK","uris":["http://zotero.org/users/12368307/items/FCH4FUPJ"],"itemData":{"id":1447,"type":"article-journal","abstract":"Psychology researchers are rapidly adopting open science practices, yet clear guidelines on how to apply these practices to meta-analysis remain lacking. In this tutorial, we describe why open science is important in the context of meta-analysis in psychology, and suggest how to adopt the 3 main components of open science: preregistration, open materials, and open data. We first describe how to make the preregistration as thorough as possible—and how to handle deviations from the plan. We then focus on creating easy-to-read materials (e.g., search syntax, R scripts) to facilitate reproducibility and bolster the impact of a meta-analysis. Finally, we suggest how to organize data (e.g., literature search results, data extracted from studies) that are easy to share, interpret, and update as new studies emerge. For each step of the meta-analysis, we provide example templates, accompanied by brief video tutorials, and show how to integrate these practices into the Open Science Framework (https://osf.io/q8stz/).","container-title":"Psychological Methods","DOI":"10.1037/met0000351","ISSN":"1939-1463, 1082-989X","issue":"3","journalAbbreviation":"Psychol. Methods","language":"en","page":"426-432","source":"DOI.org (Crossref)","title":"Conducting a meta-analysis in the age of open science: tools, tips, and practical recommendations","title-short":"Conducting a meta-analysis in the age of open science","volume":"27","author":[{"family":"Moreau","given":"David"},{"family":"Gamble","given":"Beau"}],"issued":{"date-parts":[["2022",6]]}}}],"schema":"https://github.com/citation-style-language/schema/raw/master/csl-citation.json"} </w:instrText>
      </w:r>
      <w:r>
        <w:rPr>
          <w:rFonts w:hint="eastAsia" w:ascii="Times New Roman" w:hAnsi="Times New Roman" w:cs="Times New Roman"/>
          <w:sz w:val="24"/>
        </w:rPr>
        <w:fldChar w:fldCharType="separate"/>
      </w:r>
      <w:r>
        <w:rPr>
          <w:rFonts w:ascii="Times New Roman" w:hAnsi="Times New Roman" w:cs="Times New Roman"/>
          <w:sz w:val="24"/>
        </w:rPr>
        <w:t>(Cheung &amp; Jak, 2016; Moreau &amp; Gamble, 2022)</w:t>
      </w:r>
      <w:r>
        <w:rPr>
          <w:rFonts w:hint="eastAsia" w:ascii="Times New Roman" w:hAnsi="Times New Roman" w:cs="Times New Roman"/>
          <w:sz w:val="24"/>
        </w:rPr>
        <w:fldChar w:fldCharType="end"/>
      </w:r>
      <w:ins w:id="115" w:author="蔡振辛 [2]" w:date="2026-09-24T21:08:36Z">
        <w:r>
          <w:rPr>
            <w:rFonts w:hint="eastAsia" w:ascii="Times New Roman" w:hAnsi="Times New Roman" w:cs="Times New Roman"/>
            <w:sz w:val="24"/>
          </w:rPr>
          <w:t>. The Attentional Control Data Collection (ACDC) is</w:t>
        </w:r>
      </w:ins>
      <w:ins w:id="116" w:author="蔡振辛 [2]" w:date="2026-09-24T21:08:36Z">
        <w:r>
          <w:rPr>
            <w:rFonts w:ascii="Times New Roman" w:hAnsi="Times New Roman" w:cs="Times New Roman"/>
            <w:sz w:val="24"/>
          </w:rPr>
          <w:t xml:space="preserve"> a good example, which</w:t>
        </w:r>
      </w:ins>
      <w:ins w:id="117" w:author="蔡振辛 [2]" w:date="2026-09-24T21:08:36Z">
        <w:r>
          <w:rPr>
            <w:rFonts w:hint="eastAsia" w:ascii="Times New Roman" w:hAnsi="Times New Roman" w:cs="Times New Roman"/>
            <w:sz w:val="24"/>
          </w:rPr>
          <w:t xml:space="preserve"> provid</w:t>
        </w:r>
      </w:ins>
      <w:ins w:id="118" w:author="蔡振辛 [2]" w:date="2026-09-24T21:08:36Z">
        <w:r>
          <w:rPr>
            <w:rFonts w:ascii="Times New Roman" w:hAnsi="Times New Roman" w:cs="Times New Roman"/>
            <w:sz w:val="24"/>
          </w:rPr>
          <w:t>es</w:t>
        </w:r>
      </w:ins>
      <w:ins w:id="119" w:author="蔡振辛 [2]" w:date="2026-09-24T21:08:36Z">
        <w:r>
          <w:rPr>
            <w:rFonts w:hint="eastAsia" w:ascii="Times New Roman" w:hAnsi="Times New Roman" w:cs="Times New Roman"/>
            <w:sz w:val="24"/>
          </w:rPr>
          <w:t xml:space="preserve"> a structured open database for attentional control experiments that has facilitated meta-analyses and methodological advancements </w:t>
        </w:r>
      </w:ins>
      <w:r>
        <w:rPr>
          <w:rFonts w:hint="eastAsia" w:ascii="Times New Roman" w:hAnsi="Times New Roman" w:cs="Times New Roman"/>
          <w:sz w:val="24"/>
        </w:rPr>
        <w:fldChar w:fldCharType="begin"/>
      </w:r>
      <w:r>
        <w:rPr>
          <w:rFonts w:ascii="Times New Roman" w:hAnsi="Times New Roman" w:cs="Times New Roman"/>
          <w:sz w:val="24"/>
        </w:rPr>
        <w:instrText xml:space="preserve"> ADDIN ZOTERO_ITEM CSL_CITATION {"citationID":"yHuH9urt","properties":{"unsorted":false,"formattedCitation":"(Haaf et al., 2024)","plainCitation":"(Haaf et al., 2024)","noteIndex":0},"citationItems":[{"id":"bQO8AlTg/zVLItGuB","uris":["http://zotero.org/users/12368307/items/5ZI95QHA"],"itemData":{"id":1445,"type":"article","abstract":"Publicly available data are required 1. to assess the reproducibility of each individual finding in the literature, and 2. to promote the reuse of data for a more efficient use of participants’ time and public resources. Current data sharing efforts are well suited for the first goal; yet, they do not sufficiently address the second goal. Here, we show how structured collections of open data can be useful as they allow a larger community of researchers easy access to a large body of data from their own research area. We introduce the Attentional Control Data Collection, an SQL data base for attentional control experiments. We illustrate the structure of the data base, how it can be easily accessed using a shiny app and an R-package, and how researchers can contribute data from their studies to the data base. Finally, we conduct our own initial analysis of the 64 data sets in our data base, assessing the reliability of individual differences. The analysis highlights that reliability is generally low, and provides insights into planning future studies. For example researchers should consider to increase the number of trials per person and condition to at least 400. The analysis</w:instrText>
      </w:r>
      <w:r>
        <w:rPr>
          <w:rFonts w:hint="eastAsia" w:ascii="Times New Roman" w:hAnsi="Times New Roman" w:cs="Times New Roman"/>
          <w:sz w:val="24"/>
        </w:rPr>
        <w:instrText xml:space="preserve"> highlights how an open data base like ACDC can aid meta-analytic efforts as well as methodological innovation.","DOI":"10.31234/osf.io/4evy6","language":"en","license":"https://creativecommons.org/licenses/by/4.0/legalcode","note":"数据库参考格式","publisher":"</w:instrText>
      </w:r>
      <w:r>
        <w:rPr>
          <w:rFonts w:ascii="Times New Roman" w:hAnsi="Times New Roman" w:cs="Times New Roman"/>
          <w:sz w:val="24"/>
        </w:rPr>
        <w:instrText xml:space="preserve">PsyArXiv","source":"DOI.org (Crossref)","title":"Attentional control data collection: a resource for efficient data reuse","title-short":"Attentional control data collection","URL":"https://osf.io/4evy6_v1","author":[{"family":"Haaf","given":"Julia M."},{"family":"Hoffstadt","given":"Madlen"},{"family":"Lesche","given":"Sven"}],"accessed":{"date-parts":[["2026",6,2]]},"issued":{"date-parts":[["2024",2,23]]}}}],"schema":"https://github.com/citation-style-language/schema/raw/master/csl-citation.json"} </w:instrText>
      </w:r>
      <w:r>
        <w:rPr>
          <w:rFonts w:hint="eastAsia" w:ascii="Times New Roman" w:hAnsi="Times New Roman" w:cs="Times New Roman"/>
          <w:sz w:val="24"/>
        </w:rPr>
        <w:fldChar w:fldCharType="separate"/>
      </w:r>
      <w:r>
        <w:rPr>
          <w:rFonts w:ascii="Times New Roman" w:hAnsi="Times New Roman" w:cs="Times New Roman"/>
          <w:sz w:val="24"/>
        </w:rPr>
        <w:t>(Haaf et al., 2024)</w:t>
      </w:r>
      <w:r>
        <w:rPr>
          <w:rFonts w:hint="eastAsia" w:ascii="Times New Roman" w:hAnsi="Times New Roman" w:cs="Times New Roman"/>
          <w:sz w:val="24"/>
        </w:rPr>
        <w:fldChar w:fldCharType="end"/>
      </w:r>
      <w:ins w:id="120" w:author="蔡振辛 [2]" w:date="2026-09-24T21:08:36Z">
        <w:r>
          <w:rPr>
            <w:rFonts w:hint="eastAsia" w:ascii="Times New Roman" w:hAnsi="Times New Roman" w:cs="Times New Roman"/>
            <w:sz w:val="24"/>
          </w:rPr>
          <w:t>.</w:t>
        </w:r>
      </w:ins>
      <w:ins w:id="121" w:author="蔡振辛 [2]" w:date="2026-09-24T21:08:36Z">
        <w:r>
          <w:rPr>
            <w:rFonts w:ascii="Times New Roman" w:hAnsi="Times New Roman" w:cs="Times New Roman"/>
            <w:sz w:val="24"/>
          </w:rPr>
          <w:t xml:space="preserve"> </w:t>
        </w:r>
      </w:ins>
      <w:ins w:id="122" w:author="蔡振辛 [2]" w:date="2026-09-24T21:08:36Z">
        <w:r>
          <w:rPr>
            <w:rFonts w:hint="eastAsia" w:ascii="Times New Roman" w:hAnsi="Times New Roman" w:cs="Times New Roman"/>
            <w:sz w:val="24"/>
          </w:rPr>
          <w:t xml:space="preserve">Similarly, the Confidence Database aggregates data from hundreds of experiments on confidence judgments and meta-cognitive performance into a unified repository </w:t>
        </w:r>
      </w:ins>
      <w:r>
        <w:rPr>
          <w:rFonts w:hint="eastAsia" w:ascii="Times New Roman" w:hAnsi="Times New Roman" w:cs="Times New Roman"/>
          <w:sz w:val="24"/>
        </w:rPr>
        <w:fldChar w:fldCharType="begin"/>
      </w:r>
      <w:r>
        <w:rPr>
          <w:rFonts w:ascii="Times New Roman" w:hAnsi="Times New Roman" w:cs="Times New Roman"/>
          <w:sz w:val="24"/>
        </w:rPr>
        <w:instrText xml:space="preserve"> ADDIN ZOTERO_ITEM CSL_CITATION {"citationID":"yUkYUkzQ","properties":{"unsorted":false,"formattedCitation":"(Rahnev et al., 2020)","plainCitation":"(Rahnev et al., 2020)","noteIndex":0},"citationItems":[{"id":"bQO8AlTg/wLHgtWLJ","uris":["http://zotero.org/users/12368307/items/259AC9YZ"],"itemData":{"id":1441,"type":"article-journal","container-title":"Nature Human Behaviour","DOI":"10.1038/s41562-019-0813-1","ISSN":"2397-3374","issue":"3","journalAbbreviation":"Nat. Hum. Behav.","language":"en","page":"317-325","source":"DOI.org (Crossref)","title":"The confidence database","volume":"4","author":[{"family":"Rahnev","given":"Dobromir"},{"family":"Desender","given":"Kobe"},{"family":"Lee","given":"Alan L. F."},{"family":"Adler","given":"William T."},{"family":"Aguilar-Lleyda","given":"David"},{"family":"Akdoğan","given":"Başak"},{"family":"Arbuzova","given":"Polina"},{"family":"Atlas","given":"Lauren Y."},{"family":"Balcı","given":"Fuat"},{"family":"Bang","given":"Ji Won"},{"family":"Bègue","given":"Indrit"},{"family":"Birney","given":"Damian P."},{"family":"Brady","given":"Timothy F."},{"family":"Calder-Travis","given":"Joshua"},{"family":"Chetverikov","given":"Andrey"},{"family":"Clark","given":"Torin K."},{"family":"Davranche","given":"Karen"},{"family":"Denison","given":"Rachel N."},{"family":"Dildine","given":"Troy C."},{"family":"Double","given":"Kit S."},{"family":"Duyan","given":"Yalçın A."},{"family":"Faivre","given":"Nathan"},{"family":"Fallow","given":"Kaitlyn"},{"family":"Filevich","given":"Elisa"},{"family":"Gajdos","given":"Thibault"},{"family":"Gallagher","given":"Regan M."},{"family":"De Gardelle","given":"Vincent"},{"family":"Gherman","given":"Sabina"},{"family":"Haddara","given":"Nadia"},{"family":"Hainguerlot","given":"Marine"},{"family":"Hsu","given":"Tzu-Yu"},{"family":"Hu","given":"Xiao"},{"family":"Iturrate","given":"Iñaki"},{"family":"Jaquiery","given":"Matt"},{"family":"Kantner","given":"Justin"},{"family":"Koculak","given":"Marcin"},{"family":"Konishi","given":"Mahiko"},{"family":"Koß","given":"Christina"},{"family":"Kvam","given":"Peter D."},{"family":"Kwok","given":"Sze Chai"},{"family":"Lebreton","given":"Maël"},{"family":"Lempert","given":"Karolina M."},{"family":"Ming Lo","given":"Chien"},{"family":"Luo","given":"Liang"},{"family":"Maniscalco","given":"Brian"},{"family":"Martin","given":"Antonio"},{"family":"Massoni","given":"Sébastien"},{"family":"Matthews","given":"Julian"},{"family":"Mazancieux","given":"Audrey"},{"family":"Merfeld","given":"Daniel M."},{"family":"O’Hora","given":"Denis"},{"family":"Palser","given":"Eleanor R."},{"family":"Paulewicz","given":"Borysław"},{"family":"Pereira","given":"Michael"},{"family":"Peters","given":"Caroline"},{"family":"Philiastides","given":"Marios G."},{"family":"Pfuhl","given":"Gerit"},{"family":"Prieto","given":"Fernanda"},{"family":"Rausch","given":"Manuel"},{"family":"Recht","given":"Samuel"},{"family":"Reyes","given":"Gabriel"},{"family":"Rouault","given":"Marion"},{"family":"Sackur","given":"Jérôme"},{"family":"Sadeghi","given":"Saeedeh"},{"family":"Samaha","given":"Jason"},{"family":"Seow","given":"Tricia X. F."},{"family":"Shekhar","given":"Medha"},{"family":"Sherman","given":"Maxine T."},{"family":"Siedlecka","given":"Marta"},{"family":"Skóra","given":"Zuzanna"},{"family":"Song","given":"Chen"},{"family":"Soto","given":"David"},{"family":"Sun","given":"Sai"},{"family":"Van Boxtel","given":"Jeroen J. A."},{"family":"Wang","given":"Shuo"},{"family":"Weidemann","given":"Christoph T."},{"family":"Weindel","given":"Gabriel"},{"family":"Wierzchoń","given":"Michał"},{"family":"Xu","given":"Xinming"},{"family":"Ye","given":"Qun"},{"family":"Yeon","given":"Jiwon"},{"family":"Zou","given":"Futing"},{"family":"Zylberberg","given":"Ariel"}],"issued":{"date-parts":[["2020",2,3]]}}}],"schema":"https://github.com/citation-style-language/schema/raw/master/csl-citation.json"} </w:instrText>
      </w:r>
      <w:r>
        <w:rPr>
          <w:rFonts w:hint="eastAsia" w:ascii="Times New Roman" w:hAnsi="Times New Roman" w:cs="Times New Roman"/>
          <w:sz w:val="24"/>
        </w:rPr>
        <w:fldChar w:fldCharType="separate"/>
      </w:r>
      <w:r>
        <w:rPr>
          <w:rFonts w:ascii="Times New Roman" w:hAnsi="Times New Roman" w:cs="Times New Roman"/>
          <w:sz w:val="24"/>
        </w:rPr>
        <w:t>(Rahnev et al., 2020)</w:t>
      </w:r>
      <w:r>
        <w:rPr>
          <w:rFonts w:hint="eastAsia" w:ascii="Times New Roman" w:hAnsi="Times New Roman" w:cs="Times New Roman"/>
          <w:sz w:val="24"/>
        </w:rPr>
        <w:fldChar w:fldCharType="end"/>
      </w:r>
      <w:ins w:id="123" w:author="蔡振辛 [2]" w:date="2026-09-24T21:08:36Z">
        <w:r>
          <w:rPr>
            <w:rFonts w:hint="eastAsia" w:ascii="Times New Roman" w:hAnsi="Times New Roman" w:cs="Times New Roman"/>
            <w:sz w:val="24"/>
          </w:rPr>
          <w:t xml:space="preserve">. </w:t>
        </w:r>
      </w:ins>
      <w:ins w:id="124" w:author="蔡振辛 [2]" w:date="2026-09-24T21:08:36Z">
        <w:r>
          <w:rPr>
            <w:rFonts w:ascii="Times New Roman" w:hAnsi="Times New Roman" w:cs="Times New Roman"/>
            <w:sz w:val="24"/>
          </w:rPr>
          <w:t xml:space="preserve">The </w:t>
        </w:r>
      </w:ins>
      <w:ins w:id="125" w:author="蔡振辛 [2]" w:date="2026-09-24T21:08:36Z">
        <w:r>
          <w:rPr>
            <w:rFonts w:hint="eastAsia" w:ascii="Times New Roman" w:hAnsi="Times New Roman" w:cs="Times New Roman"/>
            <w:sz w:val="24"/>
          </w:rPr>
          <w:t>C</w:t>
        </w:r>
      </w:ins>
      <w:ins w:id="126" w:author="蔡振辛 [2]" w:date="2026-09-24T21:08:36Z">
        <w:r>
          <w:rPr>
            <w:rFonts w:ascii="Times New Roman" w:hAnsi="Times New Roman" w:cs="Times New Roman"/>
            <w:sz w:val="24"/>
          </w:rPr>
          <w:t>onfidence</w:t>
        </w:r>
      </w:ins>
      <w:ins w:id="127" w:author="蔡振辛 [2]" w:date="2026-09-24T21:08:36Z">
        <w:r>
          <w:rPr>
            <w:rFonts w:hint="eastAsia" w:ascii="Times New Roman" w:hAnsi="Times New Roman" w:cs="Times New Roman"/>
            <w:sz w:val="24"/>
          </w:rPr>
          <w:t xml:space="preserve"> Database enable</w:t>
        </w:r>
      </w:ins>
      <w:ins w:id="128" w:author="蔡振辛 [2]" w:date="2026-09-24T21:08:36Z">
        <w:r>
          <w:rPr>
            <w:rFonts w:ascii="Times New Roman" w:hAnsi="Times New Roman" w:cs="Times New Roman"/>
            <w:sz w:val="24"/>
          </w:rPr>
          <w:t>d</w:t>
        </w:r>
      </w:ins>
      <w:ins w:id="129" w:author="蔡振辛 [2]" w:date="2026-09-24T21:08:36Z">
        <w:r>
          <w:rPr>
            <w:rFonts w:hint="eastAsia" w:ascii="Times New Roman" w:hAnsi="Times New Roman" w:cs="Times New Roman"/>
            <w:sz w:val="24"/>
          </w:rPr>
          <w:t xml:space="preserve"> researchers to examine individual differences, compare computational models, and investigate theoretical questions that cannot be addressed using isolated datasets</w:t>
        </w:r>
      </w:ins>
      <w:ins w:id="130" w:author="蔡振辛 [2]" w:date="2026-09-24T21:08:36Z">
        <w:r>
          <w:rPr>
            <w:rFonts w:ascii="Times New Roman" w:hAnsi="Times New Roman" w:cs="Times New Roman"/>
            <w:sz w:val="24"/>
          </w:rPr>
          <w:t xml:space="preserve"> </w:t>
        </w:r>
      </w:ins>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{"citationID":"GEK9mxSR","properties":{"unsorted":false,"formattedCitation":"(Rahnev, 2025)","plainCitation":"(Rahnev, 2025)","noteIndex":0},"citationItems":[{"id":"bQO8AlTg/gy9WSimx","uris":["http://zotero.org/users/12368307/items/PL9QYIFM"],"itemData":{"id":1520,"type":"article-journal","abstract":"Abstract\n            One of the most important aspects of research on metacognition is the measurement of metacognitive ability. However, the properties of existing measures of metacognition have been mostly assumed rather than empirically established. Here I perform a comprehensive empirical assessment of 17 measures of metacognition. First, I develop a method of determining the validity and precision of a measure of metacognition and find that all 17 measures are valid and most show similar levels of precision. Second, I examine how measures of metacognition depend on task performance, response bias, and metacognitive bias, finding only weak dependences on response and metacognitive bias but many strong dependencies on task performance. Third, I find that all measures have very high split-half reliabilities, but most have poor test-retest reliabilities. This comprehensive assessment paints a complex picture: no measure of metacognition is perfect and different measures may be preferable in different experimental contexts.","container-title":"Nature Communications","DOI":"10.1038/s41467-025-56117-0","ISSN":"2041-1723","issue":"1","journalAbbreviation":"Nat. Commun.","language":"en","page":"701-719","source":"DOI.org (Crossref)","title":"A comprehensive assessment of current methods for measuring metacognition","volume":"16","author":[{"family":"Rahnev","given":"Dobromir"}],"issued":{"date-parts":[["2025",1,15]]}}}],"schema":"https://github.com/citation-style-language/schema/raw/master/csl-citation.json"}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sz w:val="24"/>
        </w:rPr>
        <w:t>(Rahnev, 2025)</w:t>
      </w:r>
      <w:r>
        <w:rPr>
          <w:rFonts w:ascii="Times New Roman" w:hAnsi="Times New Roman" w:cs="Times New Roman"/>
          <w:sz w:val="24"/>
        </w:rPr>
        <w:fldChar w:fldCharType="end"/>
      </w:r>
      <w:r>
        <w:rPr>
          <w:rFonts w:hint="eastAsia" w:ascii="Times New Roman" w:hAnsi="Times New Roman" w:cs="Times New Roman"/>
          <w:sz w:val="24"/>
        </w:rPr>
        <w:t xml:space="preserve">. </w:t>
      </w:r>
      <w:r>
        <w:rPr>
          <w:rFonts w:ascii="Times New Roman" w:hAnsi="Times New Roman" w:cs="Times New Roman"/>
          <w:sz w:val="24"/>
        </w:rPr>
        <w:t xml:space="preserve">While </w:t>
      </w:r>
      <w:r>
        <w:rPr>
          <w:rFonts w:hint="eastAsia" w:ascii="Times New Roman" w:hAnsi="Times New Roman" w:cs="Times New Roman"/>
          <w:sz w:val="24"/>
        </w:rPr>
        <w:t>many SPE studies made their trial-level data publicly available</w:t>
      </w:r>
      <w:r>
        <w:rPr>
          <w:rFonts w:ascii="Times New Roman" w:hAnsi="Times New Roman" w:cs="Times New Roman"/>
          <w:sz w:val="24"/>
        </w:rPr>
        <w:t xml:space="preserve">, </w:t>
      </w:r>
      <w:r>
        <w:rPr>
          <w:rFonts w:hint="eastAsia" w:ascii="Times New Roman" w:hAnsi="Times New Roman" w:cs="Times New Roman"/>
          <w:sz w:val="24"/>
        </w:rPr>
        <w:t>no standardized, large-scale dataset exists</w:t>
      </w:r>
      <w:r>
        <w:rPr>
          <w:rFonts w:ascii="Times New Roman" w:hAnsi="Times New Roman" w:cs="Times New Roman"/>
          <w:sz w:val="24"/>
        </w:rPr>
        <w:t>.</w:t>
      </w:r>
    </w:p>
    <w:p w14:paraId="435D7CF2">
      <w:pPr>
        <w:widowControl/>
        <w:spacing w:line="480" w:lineRule="auto"/>
        <w:ind w:firstLine="480" w:firstLineChars="200"/>
        <w:rPr>
          <w:rFonts w:ascii="Times New Roman" w:hAnsi="Times New Roman" w:cs="Times New Roman"/>
          <w:sz w:val="24"/>
        </w:rPr>
      </w:pPr>
      <w:r>
        <w:rPr>
          <w:rFonts w:hint="eastAsia" w:ascii="Times New Roman" w:hAnsi="Times New Roman" w:cs="Times New Roman"/>
          <w:sz w:val="24"/>
        </w:rPr>
        <w:t>For cognitive paradigms such as the self-matching task</w:t>
      </w:r>
      <w:r>
        <w:rPr>
          <w:rFonts w:ascii="Times New Roman" w:hAnsi="Times New Roman" w:cs="Times New Roman"/>
          <w:sz w:val="24"/>
        </w:rPr>
        <w:t xml:space="preserve">, </w:t>
      </w:r>
      <w:r>
        <w:rPr>
          <w:rFonts w:hint="eastAsia" w:ascii="Times New Roman" w:hAnsi="Times New Roman" w:cs="Times New Roman"/>
          <w:sz w:val="24"/>
        </w:rPr>
        <w:t>the lack of standardized meta</w:t>
      </w:r>
      <w:r>
        <w:rPr>
          <w:rFonts w:ascii="Times New Roman" w:hAnsi="Times New Roman" w:cs="Times New Roman"/>
          <w:sz w:val="24"/>
        </w:rPr>
        <w:t>-</w:t>
      </w:r>
      <w:r>
        <w:rPr>
          <w:rFonts w:hint="eastAsia" w:ascii="Times New Roman" w:hAnsi="Times New Roman" w:cs="Times New Roman"/>
          <w:sz w:val="24"/>
        </w:rPr>
        <w:t xml:space="preserve">data and data </w:t>
      </w:r>
      <w:r>
        <w:rPr>
          <w:rFonts w:ascii="Times New Roman" w:hAnsi="Times New Roman" w:cs="Times New Roman"/>
          <w:sz w:val="24"/>
        </w:rPr>
        <w:t>org</w:t>
      </w:r>
      <w:r>
        <w:rPr>
          <w:rFonts w:hint="eastAsia" w:ascii="Times New Roman" w:hAnsi="Times New Roman" w:cs="Times New Roman"/>
          <w:sz w:val="24"/>
        </w:rPr>
        <w:t>an</w:t>
      </w:r>
      <w:r>
        <w:rPr>
          <w:rFonts w:ascii="Times New Roman" w:hAnsi="Times New Roman" w:cs="Times New Roman"/>
          <w:sz w:val="24"/>
        </w:rPr>
        <w:t>ization slows down the reuse of open data scattered on the internet</w:t>
      </w:r>
      <w:r>
        <w:rPr>
          <w:rFonts w:hint="eastAsia" w:ascii="Times New Roman" w:hAnsi="Times New Roman" w:cs="Times New Roman"/>
          <w:sz w:val="24"/>
        </w:rPr>
        <w:t xml:space="preserve">. </w:t>
      </w:r>
      <w:r>
        <w:rPr>
          <w:rFonts w:ascii="Times New Roman" w:hAnsi="Times New Roman" w:cs="Times New Roman"/>
          <w:sz w:val="24"/>
        </w:rPr>
        <w:t xml:space="preserve">For example, the primary outcome, </w:t>
      </w:r>
      <w:r>
        <w:rPr>
          <w:rFonts w:hint="eastAsia" w:ascii="Times New Roman" w:hAnsi="Times New Roman" w:cs="Times New Roman"/>
          <w:sz w:val="24"/>
        </w:rPr>
        <w:t>reaction time</w:t>
      </w:r>
      <w:r>
        <w:rPr>
          <w:rFonts w:ascii="Times New Roman" w:hAnsi="Times New Roman" w:cs="Times New Roman"/>
          <w:sz w:val="24"/>
        </w:rPr>
        <w:t>s,</w:t>
      </w:r>
      <w:r>
        <w:rPr>
          <w:rFonts w:hint="eastAsia" w:ascii="Times New Roman" w:hAnsi="Times New Roman" w:cs="Times New Roman"/>
          <w:sz w:val="24"/>
        </w:rPr>
        <w:t xml:space="preserve"> may be </w:t>
      </w:r>
      <w:r>
        <w:rPr>
          <w:rFonts w:ascii="Times New Roman" w:hAnsi="Times New Roman" w:cs="Times New Roman"/>
          <w:sz w:val="24"/>
        </w:rPr>
        <w:t>named</w:t>
      </w:r>
      <w:r>
        <w:rPr>
          <w:rFonts w:hint="eastAsia" w:ascii="Times New Roman" w:hAnsi="Times New Roman" w:cs="Times New Roman"/>
          <w:sz w:val="24"/>
        </w:rPr>
        <w:t xml:space="preserve"> different</w:t>
      </w:r>
      <w:r>
        <w:rPr>
          <w:rFonts w:ascii="Times New Roman" w:hAnsi="Times New Roman" w:cs="Times New Roman"/>
          <w:sz w:val="24"/>
        </w:rPr>
        <w:t xml:space="preserve">ly across studies, such as </w:t>
      </w:r>
      <w:r>
        <w:rPr>
          <w:rFonts w:hint="eastAsia" w:ascii="Times New Roman" w:hAnsi="Times New Roman" w:cs="Times New Roman"/>
          <w:sz w:val="24"/>
        </w:rPr>
        <w:t>RT, Response-Time, or Latency</w:t>
      </w:r>
      <w:r>
        <w:rPr>
          <w:rFonts w:ascii="Times New Roman" w:hAnsi="Times New Roman" w:cs="Times New Roman"/>
          <w:sz w:val="24"/>
        </w:rPr>
        <w:t xml:space="preserve">. Similarly, </w:t>
      </w:r>
      <w:r>
        <w:rPr>
          <w:rFonts w:hint="eastAsia" w:ascii="Times New Roman" w:hAnsi="Times New Roman" w:cs="Times New Roman"/>
          <w:sz w:val="24"/>
        </w:rPr>
        <w:t xml:space="preserve">accuracy </w:t>
      </w:r>
      <w:r>
        <w:rPr>
          <w:rFonts w:ascii="Times New Roman" w:hAnsi="Times New Roman" w:cs="Times New Roman"/>
          <w:sz w:val="24"/>
        </w:rPr>
        <w:t xml:space="preserve">of each trial </w:t>
      </w:r>
      <w:r>
        <w:rPr>
          <w:rFonts w:hint="eastAsia" w:ascii="Times New Roman" w:hAnsi="Times New Roman" w:cs="Times New Roman"/>
          <w:sz w:val="24"/>
        </w:rPr>
        <w:t xml:space="preserve">may use inconsistent coding schemes, </w:t>
      </w:r>
      <w:r>
        <w:rPr>
          <w:rFonts w:ascii="Times New Roman" w:hAnsi="Times New Roman" w:cs="Times New Roman"/>
          <w:sz w:val="24"/>
        </w:rPr>
        <w:t xml:space="preserve">such as </w:t>
      </w:r>
      <w:r>
        <w:rPr>
          <w:rFonts w:hint="eastAsia" w:ascii="Times New Roman" w:hAnsi="Times New Roman" w:cs="Times New Roman"/>
          <w:sz w:val="24"/>
        </w:rPr>
        <w:t>0</w:t>
      </w:r>
      <w:r>
        <w:rPr>
          <w:rFonts w:ascii="Times New Roman" w:hAnsi="Times New Roman" w:cs="Times New Roman"/>
          <w:sz w:val="24"/>
        </w:rPr>
        <w:t xml:space="preserve"> vs </w:t>
      </w:r>
      <w:r>
        <w:rPr>
          <w:rFonts w:hint="eastAsia" w:ascii="Times New Roman" w:hAnsi="Times New Roman" w:cs="Times New Roman"/>
          <w:sz w:val="24"/>
        </w:rPr>
        <w:t>1, True</w:t>
      </w:r>
      <w:r>
        <w:rPr>
          <w:rFonts w:ascii="Times New Roman" w:hAnsi="Times New Roman" w:cs="Times New Roman"/>
          <w:sz w:val="24"/>
        </w:rPr>
        <w:t xml:space="preserve"> vs </w:t>
      </w:r>
      <w:r>
        <w:rPr>
          <w:rFonts w:hint="eastAsia" w:ascii="Times New Roman" w:hAnsi="Times New Roman" w:cs="Times New Roman"/>
          <w:sz w:val="24"/>
        </w:rPr>
        <w:t>False, or Correct</w:t>
      </w:r>
      <w:r>
        <w:rPr>
          <w:rFonts w:ascii="Times New Roman" w:hAnsi="Times New Roman" w:cs="Times New Roman"/>
          <w:sz w:val="24"/>
        </w:rPr>
        <w:t xml:space="preserve"> vs </w:t>
      </w:r>
      <w:r>
        <w:rPr>
          <w:rFonts w:hint="eastAsia" w:ascii="Times New Roman" w:hAnsi="Times New Roman" w:cs="Times New Roman"/>
          <w:sz w:val="24"/>
        </w:rPr>
        <w:t>Error</w:t>
      </w:r>
      <w:r>
        <w:rPr>
          <w:rFonts w:ascii="Times New Roman" w:hAnsi="Times New Roman" w:cs="Times New Roman"/>
          <w:sz w:val="24"/>
        </w:rPr>
        <w:t xml:space="preserve">. The variable names of critical independent variables, such as the </w:t>
      </w:r>
      <w:r>
        <w:rPr>
          <w:rFonts w:hint="eastAsia" w:ascii="Times New Roman" w:hAnsi="Times New Roman" w:cs="Times New Roman"/>
          <w:sz w:val="24"/>
        </w:rPr>
        <w:t>identit</w:t>
      </w:r>
      <w:r>
        <w:rPr>
          <w:rFonts w:ascii="Times New Roman" w:hAnsi="Times New Roman" w:cs="Times New Roman"/>
          <w:sz w:val="24"/>
        </w:rPr>
        <w:t>ies used in the self-matching task,</w:t>
      </w:r>
      <w:r>
        <w:rPr>
          <w:rFonts w:hint="eastAsia" w:ascii="Times New Roman" w:hAnsi="Times New Roman" w:cs="Times New Roman"/>
          <w:sz w:val="24"/>
        </w:rPr>
        <w:t xml:space="preserve"> may </w:t>
      </w:r>
      <w:r>
        <w:rPr>
          <w:rFonts w:ascii="Times New Roman" w:hAnsi="Times New Roman" w:cs="Times New Roman"/>
          <w:sz w:val="24"/>
        </w:rPr>
        <w:t>also labelled differently</w:t>
      </w:r>
      <w:r>
        <w:rPr>
          <w:rFonts w:hint="eastAsia" w:ascii="Times New Roman" w:hAnsi="Times New Roman" w:cs="Times New Roman"/>
          <w:sz w:val="24"/>
        </w:rPr>
        <w:t xml:space="preserve"> across studies. </w:t>
      </w:r>
      <w:r>
        <w:rPr>
          <w:rFonts w:ascii="Times New Roman" w:hAnsi="Times New Roman" w:cs="Times New Roman"/>
          <w:sz w:val="24"/>
        </w:rPr>
        <w:t>More importantly</w:t>
      </w:r>
      <w:r>
        <w:rPr>
          <w:rFonts w:hint="eastAsia" w:ascii="Times New Roman" w:hAnsi="Times New Roman" w:cs="Times New Roman"/>
          <w:sz w:val="24"/>
        </w:rPr>
        <w:t xml:space="preserve">, critical methodological information </w:t>
      </w:r>
      <w:r>
        <w:rPr>
          <w:rFonts w:ascii="Times New Roman" w:hAnsi="Times New Roman" w:cs="Times New Roman"/>
          <w:sz w:val="24"/>
        </w:rPr>
        <w:t xml:space="preserve">for implementing the task, such as </w:t>
      </w:r>
      <w:r>
        <w:rPr>
          <w:rFonts w:hint="eastAsia" w:ascii="Times New Roman" w:hAnsi="Times New Roman" w:cs="Times New Roman"/>
          <w:sz w:val="24"/>
        </w:rPr>
        <w:t>the assignment of shapes to identities, stimulus presentation duration, trial structure, and participant exclusion criteria</w:t>
      </w:r>
      <w:r>
        <w:rPr>
          <w:rFonts w:ascii="Times New Roman" w:hAnsi="Times New Roman" w:cs="Times New Roman"/>
          <w:sz w:val="24"/>
        </w:rPr>
        <w:t>,</w:t>
      </w:r>
      <w:r>
        <w:rPr>
          <w:rFonts w:hint="eastAsia" w:ascii="Times New Roman" w:hAnsi="Times New Roman" w:cs="Times New Roman"/>
          <w:sz w:val="24"/>
        </w:rPr>
        <w:t xml:space="preserve"> is often absent from the raw data files and can only be </w:t>
      </w:r>
      <w:r>
        <w:rPr>
          <w:rFonts w:ascii="Times New Roman" w:hAnsi="Times New Roman" w:cs="Times New Roman"/>
          <w:sz w:val="24"/>
        </w:rPr>
        <w:t>found</w:t>
      </w:r>
      <w:r>
        <w:rPr>
          <w:rFonts w:hint="eastAsia" w:ascii="Times New Roman" w:hAnsi="Times New Roman" w:cs="Times New Roman"/>
          <w:sz w:val="24"/>
        </w:rPr>
        <w:t xml:space="preserve"> by </w:t>
      </w:r>
      <w:r>
        <w:rPr>
          <w:rFonts w:ascii="Times New Roman" w:hAnsi="Times New Roman" w:cs="Times New Roman"/>
          <w:sz w:val="24"/>
        </w:rPr>
        <w:t>reading the original papers</w:t>
      </w:r>
      <w:r>
        <w:rPr>
          <w:rFonts w:hint="eastAsia" w:ascii="Times New Roman" w:hAnsi="Times New Roman" w:cs="Times New Roman"/>
          <w:sz w:val="24"/>
        </w:rPr>
        <w:t xml:space="preserve">. These </w:t>
      </w:r>
      <w:r>
        <w:rPr>
          <w:rFonts w:ascii="Times New Roman" w:hAnsi="Times New Roman" w:cs="Times New Roman"/>
          <w:sz w:val="24"/>
        </w:rPr>
        <w:t xml:space="preserve">issues </w:t>
      </w:r>
      <w:r>
        <w:rPr>
          <w:rFonts w:hint="eastAsia" w:ascii="Times New Roman" w:hAnsi="Times New Roman" w:cs="Times New Roman"/>
          <w:sz w:val="24"/>
        </w:rPr>
        <w:t>substantially</w:t>
      </w:r>
      <w:r>
        <w:rPr>
          <w:rFonts w:ascii="Times New Roman" w:hAnsi="Times New Roman" w:cs="Times New Roman"/>
          <w:sz w:val="24"/>
        </w:rPr>
        <w:t xml:space="preserve"> </w:t>
      </w:r>
      <w:r>
        <w:rPr>
          <w:rFonts w:hint="eastAsia" w:ascii="Times New Roman" w:hAnsi="Times New Roman" w:cs="Times New Roman"/>
          <w:sz w:val="24"/>
        </w:rPr>
        <w:t xml:space="preserve">increase the effort required for </w:t>
      </w:r>
      <w:r>
        <w:rPr>
          <w:rFonts w:ascii="Times New Roman" w:hAnsi="Times New Roman" w:cs="Times New Roman"/>
          <w:sz w:val="24"/>
        </w:rPr>
        <w:t xml:space="preserve">reusing open </w:t>
      </w:r>
      <w:r>
        <w:rPr>
          <w:rFonts w:hint="eastAsia" w:ascii="Times New Roman" w:hAnsi="Times New Roman" w:cs="Times New Roman"/>
          <w:sz w:val="24"/>
        </w:rPr>
        <w:t>data.</w:t>
      </w:r>
    </w:p>
    <w:p w14:paraId="23C13F3C">
      <w:pPr>
        <w:widowControl/>
        <w:spacing w:line="480" w:lineRule="auto"/>
        <w:ind w:firstLine="480" w:firstLineChars="200"/>
        <w:rPr>
          <w:rFonts w:ascii="Times New Roman" w:hAnsi="Times New Roman" w:cs="Times New Roman"/>
          <w:sz w:val="24"/>
        </w:rPr>
      </w:pPr>
      <w:r>
        <w:rPr>
          <w:rFonts w:ascii="Times New Roman" w:hAnsi="Times New Roman" w:cs="Times New Roman"/>
          <w:sz w:val="24"/>
        </w:rPr>
        <w:t>To address these issues, we developed a standardized framework for data organization and documentation, applied this framework to available open data, and formed the SPE database. To capture the methodological details systematically, we decomposed the self-matching task into five components and documented information of each with standardized metadata files. We then collected all available datasets and manually standardized both behavioral variables and methodological descriptors to ensure cross-study comparability. In total, data from 4</w:t>
      </w:r>
      <w:del w:id="131" w:author="蔡振辛 [2]" w:date="2026-09-24T21:08:36Z">
        <w:r>
          <w:rPr>
            <w:rFonts w:hint="eastAsia" w:ascii="Times New Roman" w:hAnsi="Times New Roman" w:cs="Times New Roman"/>
            <w:sz w:val="24"/>
          </w:rPr>
          <w:delText>4</w:delText>
        </w:r>
      </w:del>
      <w:ins w:id="132" w:author="蔡振辛 [2]" w:date="2026-09-24T21:08:36Z">
        <w:r>
          <w:rPr>
            <w:rFonts w:ascii="Times New Roman" w:hAnsi="Times New Roman" w:cs="Times New Roman"/>
            <w:sz w:val="24"/>
          </w:rPr>
          <w:t>9</w:t>
        </w:r>
      </w:ins>
      <w:r>
        <w:rPr>
          <w:rFonts w:ascii="Times New Roman" w:hAnsi="Times New Roman" w:cs="Times New Roman"/>
          <w:sz w:val="24"/>
        </w:rPr>
        <w:t xml:space="preserve"> studies, </w:t>
      </w:r>
      <w:del w:id="133" w:author="蔡振辛 [2]" w:date="2026-09-24T21:08:36Z">
        <w:r>
          <w:rPr>
            <w:rFonts w:ascii="Times New Roman" w:hAnsi="Times New Roman" w:cs="Times New Roman"/>
            <w:sz w:val="24"/>
          </w:rPr>
          <w:delText xml:space="preserve">with </w:delText>
        </w:r>
      </w:del>
      <w:del w:id="134" w:author="蔡振辛 [2]" w:date="2026-09-24T21:08:36Z">
        <w:r>
          <w:rPr>
            <w:rFonts w:hint="eastAsia" w:ascii="Times New Roman" w:hAnsi="Times New Roman" w:cs="Times New Roman"/>
            <w:sz w:val="24"/>
          </w:rPr>
          <w:delText xml:space="preserve">70 </w:delText>
        </w:r>
      </w:del>
      <w:del w:id="135" w:author="蔡振辛 [2]" w:date="2026-09-24T21:08:36Z">
        <w:r>
          <w:rPr>
            <w:rFonts w:ascii="Times New Roman" w:hAnsi="Times New Roman" w:cs="Times New Roman"/>
            <w:sz w:val="24"/>
          </w:rPr>
          <w:delText>experimen</w:delText>
        </w:r>
      </w:del>
      <w:ins w:id="136" w:author="蔡振辛 [2]" w:date="2026-09-24T21:08:36Z">
        <w:r>
          <w:rPr>
            <w:rFonts w:ascii="Times New Roman" w:hAnsi="Times New Roman" w:cs="Times New Roman"/>
            <w:sz w:val="24"/>
          </w:rPr>
          <w:t>comprising 89 experiment-level datase</w:t>
        </w:r>
      </w:ins>
      <w:r>
        <w:rPr>
          <w:rFonts w:ascii="Times New Roman" w:hAnsi="Times New Roman" w:cs="Times New Roman"/>
          <w:sz w:val="24"/>
        </w:rPr>
        <w:t xml:space="preserve">ts, were included. The SPE database enables analyses that would be impossible for small sample size studies. </w:t>
      </w:r>
    </w:p>
    <w:p w14:paraId="7D6C02F9">
      <w:pPr>
        <w:spacing w:line="480" w:lineRule="auto"/>
        <w:jc w:val="center"/>
        <w:rPr>
          <w:rFonts w:ascii="Times New Roman" w:hAnsi="Times New Roman" w:cs="Times New Roman" w:eastAsiaTheme="minorEastAsia"/>
          <w:b/>
          <w:bCs/>
          <w:sz w:val="28"/>
          <w:szCs w:val="28"/>
        </w:rPr>
      </w:pPr>
      <w:r>
        <w:rPr>
          <w:rFonts w:ascii="Times New Roman" w:hAnsi="Times New Roman" w:cs="Times New Roman" w:eastAsiaTheme="minorEastAsia"/>
          <w:b/>
          <w:bCs/>
          <w:sz w:val="28"/>
          <w:szCs w:val="28"/>
        </w:rPr>
        <w:t>Method</w:t>
      </w:r>
    </w:p>
    <w:p w14:paraId="7B2F7C41">
      <w:pPr>
        <w:jc w:val="left"/>
        <w:rPr>
          <w:rFonts w:ascii="Times New Roman" w:hAnsi="Times New Roman" w:cs="Times New Roman" w:eastAsiaTheme="minorEastAsia"/>
          <w:b/>
          <w:bCs/>
          <w:sz w:val="24"/>
        </w:rPr>
      </w:pPr>
    </w:p>
    <w:p w14:paraId="63522D14">
      <w:pPr>
        <w:spacing w:line="480" w:lineRule="auto"/>
        <w:jc w:val="left"/>
        <w:rPr>
          <w:rFonts w:ascii="Times New Roman" w:hAnsi="Times New Roman" w:cs="Times New Roman" w:eastAsiaTheme="minorEastAsia"/>
          <w:sz w:val="24"/>
        </w:rPr>
      </w:pPr>
      <w:r>
        <w:rPr>
          <w:rFonts w:ascii="Times New Roman" w:hAnsi="Times New Roman" w:cs="Times New Roman" w:eastAsiaTheme="minorEastAsia"/>
          <w:b/>
          <w:bCs/>
          <w:sz w:val="24"/>
        </w:rPr>
        <w:t>Folder Structure</w:t>
      </w:r>
    </w:p>
    <w:p w14:paraId="154B9D18">
      <w:pPr>
        <w:spacing w:line="480" w:lineRule="auto"/>
        <w:ind w:firstLine="720"/>
        <w:rPr>
          <w:rFonts w:ascii="Times New Roman" w:hAnsi="Times New Roman" w:cs="Times New Roman" w:eastAsiaTheme="minorEastAsia"/>
          <w:sz w:val="24"/>
        </w:rPr>
      </w:pPr>
      <w:r>
        <w:rPr>
          <w:rFonts w:ascii="Times New Roman" w:hAnsi="Times New Roman" w:cs="Times New Roman" w:eastAsiaTheme="minorEastAsia"/>
          <w:sz w:val="24"/>
        </w:rPr>
        <w:tab/>
      </w:r>
      <w:r>
        <w:rPr>
          <w:rFonts w:ascii="Times New Roman" w:hAnsi="Times New Roman" w:cs="Times New Roman" w:eastAsiaTheme="minorEastAsia"/>
          <w:sz w:val="24"/>
        </w:rPr>
        <w:t xml:space="preserve">Following the FAIR principle </w:t>
      </w:r>
      <w:r>
        <w:rPr>
          <w:rFonts w:ascii="Times New Roman" w:hAnsi="Times New Roman" w:cs="Times New Roman" w:eastAsiaTheme="minorEastAsia"/>
          <w:sz w:val="24"/>
        </w:rPr>
        <w:fldChar w:fldCharType="begin"/>
      </w:r>
      <w:r>
        <w:rPr>
          <w:rFonts w:ascii="Times New Roman" w:hAnsi="Times New Roman" w:cs="Times New Roman" w:eastAsiaTheme="minorEastAsia"/>
          <w:sz w:val="24"/>
        </w:rPr>
        <w:instrText xml:space="preserve"> ADDIN ZOTERO_ITEM CSL_CITATION {"citationID":"XrFxHhHo","properties":{"unsorted":false,"formattedCitation":"(Wilkinson et al., 2016)","plainCitation":"(Wilkinson et al., 2016)","noteIndex":0},"citationItems":[{"id":"bQO8AlTg/FNnJ6eZO","uris":["http://zotero.org/users/12368307/items/YEHV8UGM"],"itemData":{"id":1505,"type":"article-journal","abstract":"Abstract\n            There is an urgent need to improve the infrastructure supporting the reuse of scholarly data. A diverse set of stakeholders—representing academia, industry, funding agencies, and scholarly publishers—have come together to design and jointly endorse a concise and measureable set of principles that we refer to as the FAIR Data Principles. The intent is that these may act as a guideline for those wishing to enhance the reusability of their data holdings. Distinct from peer initiatives that focus on the human scholar, the FAIR Principles put specific emphasis on enhancing the ability of machines to automatically find and use the data, in addition to supporting its reuse by individuals. This Comment is the first formal publication of the FAIR Principles, and includes the rationale behind them, and some exemplar implementations in the community.","container-title":"Scientific Data","DOI":"10.1038/sdata.2016.18","ISSN":"2052-4463","issue":"1","journalAbbreviation":"Sci. Data","language":"en","page":"160018","source":"DOI.org (Crossref)","title":"The FAIR guiding principles for scientific data management and stewardship","volume":"3","author":[{"family":"Wilkinson","given":"Mark D."},{"family":"Dumontier","given":"Michel"},{"family":"Aalbersberg","given":"IJsbrand Jan"},{"family":"Appleton","given":"Gabrielle"},{"family":"Axton","given":"Myles"},{"family":"Baak","given":"Arie"},{"family":"Blomberg","given":"Niklas"},{"family":"Boiten","given":"Jan-Willem"},{"family":"Da Silva Santos","given":"Luiz Bonino"},{"family":"Bourne","given":"Philip E."},{"family":"Bouwman","given":"Jildau"},{"family":"Brookes","given":"Anthony J."},{"family":"Clark","given":"Tim"},{"family":"Crosas","given":"Mercè"},{"family":"Dillo","given":"Ingrid"},{"family":"Dumon","given":"Olivier"},{"family":"Edmunds","given":"Scott"},{"family":"Evelo","given":"Chris T."},{"family":"Finkers","given":"Richard"},{"family":"Gonzalez-Beltran","given":"Alejandra"},{"family":"Gray","given":"Alasdair J.G."},{"family":"Groth","given":"Paul"},{"family":"Goble","given":"Carole"},{"family":"Grethe","given":"Jeffrey S."},{"family":"Heringa","given":"Jaap"},{"family":"’T Hoen","given":"Peter A.C"},{"family":"Hooft","given":"Rob"},{"family":"Kuhn","given":"Tobias"},{"family":"Kok","given":"Ruben"},{"family":"Kok","given":"Joost"},{"family":"Lusher","given":"Scott J."},{"family":"Martone","given":"Maryann E."},{"family":"Mons","given":"Albert"},{"family":"Packer","given":"Abel L."},{"family":"Persson","given":"Bengt"},{"family":"Rocca-Serra","given":"Philippe"},{"family":"Roos","given":"Marco"},{"family":"Van Schaik","given":"Rene"},{"family":"Sansone","given":"Susanna-Assunta"},{"family":"Schultes","given":"Erik"},{"family":"Sengstag","given":"Thierry"},{"family":"Slater","given":"Ted"},{"family":"Strawn","given":"George"},{"family":"Swertz","given":"Morris A."},{"family":"Thompson","given":"Mark"},{"family":"Van Der Lei","given":"Johan"},{"family":"Van Mulligen","given":"Erik"},{"family":"Velterop","given":"Jan"},{"family":"Waagmeester","given":"Andra"},{"family":"Wittenburg","given":"Peter"},{"family":"Wolstencroft","given":"Katherine"},{"family":"Zhao","given":"Jun"},{"family":"Mons","given":"Barend"}],"issued":{"date-parts":[["2016",3,15]]}}}],"schema":"https://github.com/citation-style-language/schema/raw/master/csl-citation.json"} </w:instrText>
      </w:r>
      <w:r>
        <w:rPr>
          <w:rFonts w:ascii="Times New Roman" w:hAnsi="Times New Roman" w:cs="Times New Roman" w:eastAsiaTheme="minorEastAsia"/>
          <w:sz w:val="24"/>
        </w:rPr>
        <w:fldChar w:fldCharType="separate"/>
      </w:r>
      <w:r>
        <w:rPr>
          <w:rFonts w:ascii="Times New Roman" w:hAnsi="Times New Roman" w:cs="Times New Roman" w:eastAsiaTheme="minorEastAsia"/>
          <w:sz w:val="24"/>
        </w:rPr>
        <w:t>(Wilkinson et al., 2016)</w:t>
      </w:r>
      <w:r>
        <w:rPr>
          <w:rFonts w:ascii="Times New Roman" w:hAnsi="Times New Roman" w:cs="Times New Roman" w:eastAsiaTheme="minorEastAsia"/>
          <w:sz w:val="24"/>
        </w:rPr>
        <w:fldChar w:fldCharType="end"/>
      </w:r>
      <w:r>
        <w:rPr>
          <w:rFonts w:ascii="Times New Roman" w:hAnsi="Times New Roman" w:cs="Times New Roman" w:eastAsiaTheme="minorEastAsia"/>
          <w:sz w:val="24"/>
        </w:rPr>
        <w:t>, we</w:t>
      </w:r>
      <w:r>
        <w:rPr>
          <w:rFonts w:hint="eastAsia" w:ascii="Times New Roman" w:hAnsi="Times New Roman" w:cs="Times New Roman" w:eastAsiaTheme="minorEastAsia"/>
          <w:sz w:val="24"/>
        </w:rPr>
        <w:t xml:space="preserve"> adopted a three-level folder</w:t>
      </w:r>
      <w:r>
        <w:rPr>
          <w:rFonts w:ascii="Times New Roman" w:hAnsi="Times New Roman" w:cs="Times New Roman" w:eastAsiaTheme="minorEastAsia"/>
          <w:sz w:val="24"/>
        </w:rPr>
        <w:t xml:space="preserve"> structure </w:t>
      </w:r>
      <w:r>
        <w:rPr>
          <w:rFonts w:hint="eastAsia" w:ascii="Times New Roman" w:hAnsi="Times New Roman" w:cs="Times New Roman" w:eastAsiaTheme="minorEastAsia"/>
          <w:sz w:val="24"/>
        </w:rPr>
        <w:t>for the database</w:t>
      </w:r>
      <w:r>
        <w:rPr>
          <w:rFonts w:ascii="Times New Roman" w:hAnsi="Times New Roman" w:cs="Times New Roman" w:eastAsiaTheme="minorEastAsia"/>
          <w:sz w:val="24"/>
        </w:rPr>
        <w:t>: root folder, study folder, and experiment folder (if there are multiple experiments</w:t>
      </w:r>
      <w:r>
        <w:rPr>
          <w:rFonts w:hint="eastAsia" w:ascii="Times New Roman" w:hAnsi="Times New Roman" w:cs="Times New Roman" w:eastAsiaTheme="minorEastAsia"/>
          <w:sz w:val="24"/>
        </w:rPr>
        <w:t>.</w:t>
      </w:r>
      <w:r>
        <w:rPr>
          <w:rFonts w:ascii="Times New Roman" w:hAnsi="Times New Roman" w:cs="Times New Roman" w:eastAsiaTheme="minorEastAsia"/>
          <w:sz w:val="24"/>
        </w:rPr>
        <w:t xml:space="preserve"> </w:t>
      </w:r>
      <w:r>
        <w:rPr>
          <w:rFonts w:hint="eastAsia" w:ascii="Times New Roman" w:hAnsi="Times New Roman" w:cs="Times New Roman" w:eastAsiaTheme="minorEastAsia"/>
          <w:sz w:val="24"/>
        </w:rPr>
        <w:t>Each level is accompanied by standardized metadata encoded in machine-readable JSON files, facilitating both human interpretation and computational accessibility.</w:t>
      </w:r>
      <w:r>
        <w:rPr>
          <w:rFonts w:ascii="Times New Roman" w:hAnsi="Times New Roman" w:cs="Times New Roman" w:eastAsiaTheme="minorEastAsia"/>
          <w:sz w:val="24"/>
        </w:rPr>
        <w:t xml:space="preserve"> </w:t>
      </w:r>
    </w:p>
    <w:p w14:paraId="6684FB5D">
      <w:pPr>
        <w:spacing w:line="480" w:lineRule="auto"/>
        <w:ind w:firstLine="720"/>
        <w:rPr>
          <w:rFonts w:ascii="Times New Roman" w:hAnsi="Times New Roman" w:cs="Times New Roman" w:eastAsiaTheme="minorEastAsia"/>
          <w:sz w:val="24"/>
        </w:rPr>
      </w:pPr>
      <w:r>
        <w:rPr>
          <w:rFonts w:ascii="Times New Roman" w:hAnsi="Times New Roman" w:cs="Times New Roman" w:eastAsiaTheme="minorEastAsia"/>
          <w:sz w:val="24"/>
        </w:rPr>
        <w:t xml:space="preserve">The root folder </w:t>
      </w:r>
      <w:r>
        <w:rPr>
          <w:rFonts w:hint="eastAsia" w:ascii="Times New Roman" w:hAnsi="Times New Roman" w:cs="Times New Roman" w:eastAsiaTheme="minorEastAsia"/>
          <w:sz w:val="24"/>
        </w:rPr>
        <w:t>contains information spanning all studies included in the database.</w:t>
      </w:r>
      <w:r>
        <w:rPr>
          <w:rFonts w:ascii="Times New Roman" w:hAnsi="Times New Roman" w:cs="Times New Roman" w:eastAsiaTheme="minorEastAsia"/>
          <w:sz w:val="24"/>
        </w:rPr>
        <w:t xml:space="preserve"> </w:t>
      </w:r>
      <w:r>
        <w:rPr>
          <w:rFonts w:hint="eastAsia" w:ascii="Times New Roman" w:hAnsi="Times New Roman" w:cs="Times New Roman" w:eastAsiaTheme="minorEastAsia"/>
          <w:sz w:val="24"/>
        </w:rPr>
        <w:t>T</w:t>
      </w:r>
      <w:r>
        <w:rPr>
          <w:rFonts w:ascii="Times New Roman" w:hAnsi="Times New Roman" w:cs="Times New Roman" w:eastAsiaTheme="minorEastAsia"/>
          <w:sz w:val="24"/>
        </w:rPr>
        <w:t xml:space="preserve">he study sub-folder </w:t>
      </w:r>
      <w:r>
        <w:rPr>
          <w:rFonts w:hint="eastAsia" w:ascii="Times New Roman" w:hAnsi="Times New Roman" w:cs="Times New Roman" w:eastAsiaTheme="minorEastAsia"/>
          <w:sz w:val="24"/>
        </w:rPr>
        <w:t>contains information related to a specific study, defined as one or more experiments reported within a single publication, preprint, or thesis.</w:t>
      </w:r>
      <w:r>
        <w:rPr>
          <w:rFonts w:ascii="Times New Roman" w:hAnsi="Times New Roman" w:cs="Times New Roman" w:eastAsiaTheme="minorEastAsia"/>
          <w:sz w:val="24"/>
        </w:rPr>
        <w:t xml:space="preserve"> </w:t>
      </w:r>
      <w:r>
        <w:rPr>
          <w:rFonts w:hint="eastAsia" w:ascii="Times New Roman" w:hAnsi="Times New Roman" w:cs="Times New Roman" w:eastAsiaTheme="minorEastAsia"/>
          <w:sz w:val="24"/>
        </w:rPr>
        <w:t>T</w:t>
      </w:r>
      <w:r>
        <w:rPr>
          <w:rFonts w:ascii="Times New Roman" w:hAnsi="Times New Roman" w:cs="Times New Roman" w:eastAsiaTheme="minorEastAsia"/>
          <w:sz w:val="24"/>
        </w:rPr>
        <w:t xml:space="preserve">he experiment folders include individual </w:t>
      </w:r>
      <w:r>
        <w:rPr>
          <w:rFonts w:hint="eastAsia" w:ascii="Times New Roman" w:hAnsi="Times New Roman" w:cs="Times New Roman" w:eastAsiaTheme="minorEastAsia"/>
          <w:sz w:val="24"/>
        </w:rPr>
        <w:t>experimental data, typically representing a group of participants completing a specific version of the self-matching task across one or multiple sessions and assessment time points.</w:t>
      </w:r>
    </w:p>
    <w:p w14:paraId="7B849DAE">
      <w:pPr>
        <w:spacing w:line="360" w:lineRule="auto"/>
        <w:jc w:val="center"/>
      </w:pPr>
      <w:r>
        <w:drawing>
          <wp:inline distT="0" distB="0" distL="114300" distR="114300">
            <wp:extent cx="5266690" cy="4126230"/>
            <wp:effectExtent l="0" t="0" r="3810" b="127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4"/>
                    <a:stretch>
                      <a:fillRect/>
                    </a:stretch>
                  </pic:blipFill>
                  <pic:spPr>
                    <a:xfrm>
                      <a:off x="0" y="0"/>
                      <a:ext cx="5266690" cy="4126230"/>
                    </a:xfrm>
                    <a:prstGeom prst="rect">
                      <a:avLst/>
                    </a:prstGeom>
                    <a:noFill/>
                    <a:ln>
                      <a:noFill/>
                    </a:ln>
                  </pic:spPr>
                </pic:pic>
              </a:graphicData>
            </a:graphic>
          </wp:inline>
        </w:drawing>
      </w:r>
    </w:p>
    <w:p w14:paraId="752AAAA6">
      <w:pPr>
        <w:pStyle w:val="4"/>
        <w:jc w:val="center"/>
        <w:rPr>
          <w:rFonts w:ascii="Times New Roman" w:hAnsi="Times New Roman" w:eastAsia="sans-serif" w:cs="Times New Roman"/>
          <w:i/>
          <w:iCs/>
          <w:kern w:val="0"/>
          <w:szCs w:val="20"/>
          <w:lang w:bidi="ar"/>
        </w:rPr>
      </w:pPr>
      <w:r>
        <w:rPr>
          <w:rFonts w:ascii="Times New Roman" w:hAnsi="Times New Roman" w:eastAsia="sans-serif" w:cs="Times New Roman"/>
          <w:b/>
          <w:bCs/>
          <w:i/>
          <w:iCs/>
          <w:kern w:val="0"/>
          <w:szCs w:val="20"/>
          <w:lang w:bidi="ar"/>
        </w:rPr>
        <w:t xml:space="preserve">Figure </w:t>
      </w:r>
      <w:ins w:id="137" w:author="蔡振辛 [2]" w:date="2026-09-24T21:08:36Z">
        <w:r>
          <w:rPr>
            <w:rFonts w:ascii="Times New Roman" w:hAnsi="Times New Roman" w:eastAsia="sans-serif" w:cs="Times New Roman"/>
            <w:b/>
            <w:bCs/>
            <w:i/>
            <w:iCs/>
            <w:kern w:val="0"/>
            <w:szCs w:val="20"/>
            <w:lang w:bidi="ar"/>
          </w:rPr>
          <w:t>1</w:t>
        </w:r>
      </w:ins>
      <w:r>
        <w:rPr>
          <w:rFonts w:ascii="Times New Roman" w:hAnsi="Times New Roman" w:eastAsia="sans-serif" w:cs="Times New Roman"/>
          <w:b/>
          <w:bCs/>
          <w:i/>
          <w:iCs/>
          <w:kern w:val="0"/>
          <w:szCs w:val="20"/>
          <w:lang w:bidi="ar"/>
        </w:rPr>
        <w:t>. Database folder structure.</w:t>
      </w:r>
    </w:p>
    <w:p w14:paraId="73F69001">
      <w:pPr>
        <w:spacing w:line="480" w:lineRule="auto"/>
        <w:ind w:firstLine="720"/>
        <w:rPr>
          <w:rFonts w:ascii="Times New Roman" w:hAnsi="Times New Roman" w:cs="Times New Roman" w:eastAsiaTheme="minorEastAsia"/>
          <w:sz w:val="24"/>
        </w:rPr>
      </w:pPr>
      <w:r>
        <w:rPr>
          <w:rFonts w:ascii="Times New Roman" w:hAnsi="Times New Roman" w:cs="Times New Roman" w:eastAsiaTheme="minorEastAsia"/>
          <w:sz w:val="24"/>
        </w:rPr>
        <w:t xml:space="preserve">The root folder also contains a master metadata file ("Dataset_inf.csv"), which serves as the primary index for the entire database, and study-specific sub-folders (e.g., "Amodeo_2024_CABN"). Each row in this file represents one </w:t>
      </w:r>
      <w:del w:id="138" w:author="蔡振辛 [2]" w:date="2026-09-24T21:08:36Z">
        <w:r>
          <w:rPr>
            <w:rFonts w:ascii="Times New Roman" w:hAnsi="Times New Roman" w:cs="Times New Roman" w:eastAsiaTheme="minorEastAsia"/>
            <w:sz w:val="24"/>
          </w:rPr>
          <w:delText>study and is uniquely identified by a `Paper_Id`, which is the primary key across different folders of</w:delText>
        </w:r>
      </w:del>
      <w:ins w:id="139" w:author="蔡振辛 [2]" w:date="2026-09-24T21:08:36Z">
        <w:r>
          <w:rPr>
            <w:rFonts w:ascii="Times New Roman" w:hAnsi="Times New Roman" w:cs="Times New Roman" w:eastAsiaTheme="minorEastAsia"/>
            <w:sz w:val="24"/>
          </w:rPr>
          <w:t>experiment-by-participant-group unit and is uniquely identified by the combination of the study folder (`Folder_Name`), the experiment identifier (`Exp`), and the participant group (`subj_Group`); the concatenation of these three fields forms the `ID` column, which is the key across</w:t>
        </w:r>
      </w:ins>
      <w:r>
        <w:rPr>
          <w:rFonts w:ascii="Times New Roman" w:hAnsi="Times New Roman" w:cs="Times New Roman" w:eastAsiaTheme="minorEastAsia"/>
          <w:sz w:val="24"/>
        </w:rPr>
        <w:t xml:space="preserve"> the database. Each column of "Dataset_inf.csv" corresponds to a metadata field of the studies, such as authors, publication year, journal name (where applicable), Digital Object Identifiers (DOIs)</w:t>
      </w:r>
      <w:ins w:id="140" w:author="蔡振辛 [2]" w:date="2026-09-24T21:08:36Z">
        <w:r>
          <w:rPr>
            <w:rFonts w:ascii="Times New Roman" w:hAnsi="Times New Roman" w:cs="Times New Roman" w:eastAsiaTheme="minorEastAsia"/>
            <w:sz w:val="24"/>
          </w:rPr>
          <w:t>, and sample descriptors</w:t>
        </w:r>
      </w:ins>
      <w:r>
        <w:rPr>
          <w:rFonts w:ascii="Times New Roman" w:hAnsi="Times New Roman" w:cs="Times New Roman" w:eastAsiaTheme="minorEastAsia"/>
          <w:sz w:val="24"/>
        </w:rPr>
        <w:t>. Importantly, the study-specific folder (`Folder_Name`) was included in "Dataset_inf.csv" for clear mapping between studies and their data folders.</w:t>
      </w:r>
    </w:p>
    <w:p w14:paraId="5A8305C8">
      <w:pPr>
        <w:spacing w:line="480" w:lineRule="auto"/>
        <w:ind w:firstLine="720"/>
        <w:rPr>
          <w:rFonts w:ascii="Times New Roman" w:hAnsi="Times New Roman" w:cs="Times New Roman" w:eastAsiaTheme="minorEastAsia"/>
          <w:sz w:val="24"/>
        </w:rPr>
      </w:pPr>
      <w:r>
        <w:rPr>
          <w:rFonts w:ascii="Times New Roman" w:hAnsi="Times New Roman" w:cs="Times New Roman" w:eastAsiaTheme="minorEastAsia"/>
          <w:sz w:val="24"/>
        </w:rPr>
        <w:t>The study-specific folder contains a JSON file, e.g., `Amodeo_2024_CABN.json`, and experiment-specific sub-folders. The JSON file contains study-level information such as the</w:t>
      </w:r>
      <w:ins w:id="141" w:author="蔡振辛 [2]" w:date="2026-09-24T21:08:36Z">
        <w:r>
          <w:rPr>
            <w:rFonts w:ascii="Times New Roman" w:hAnsi="Times New Roman" w:cs="Times New Roman" w:eastAsiaTheme="minorEastAsia"/>
            <w:sz w:val="24"/>
          </w:rPr>
          <w:t xml:space="preserve"> the</w:t>
        </w:r>
      </w:ins>
      <w:r>
        <w:rPr>
          <w:rFonts w:ascii="Times New Roman" w:hAnsi="Times New Roman" w:cs="Times New Roman" w:eastAsiaTheme="minorEastAsia"/>
          <w:sz w:val="24"/>
        </w:rPr>
        <w:t>oretical background,</w:t>
      </w:r>
      <w:del w:id="142" w:author="蔡振辛 [2]" w:date="2026-09-24T21:08:36Z">
        <w:r>
          <w:rPr>
            <w:rFonts w:ascii="Times New Roman" w:hAnsi="Times New Roman" w:cs="Times New Roman" w:eastAsiaTheme="minorEastAsia"/>
            <w:sz w:val="24"/>
          </w:rPr>
          <w:delText xml:space="preserve"> participant recruitment strategies, </w:delText>
        </w:r>
      </w:del>
      <w:del w:id="143" w:author="蔡振辛 [2]" w:date="2026-09-24T21:08:36Z">
        <w:r>
          <w:rPr>
            <w:rFonts w:hint="eastAsia" w:ascii="Times New Roman" w:hAnsi="Times New Roman" w:cs="Times New Roman" w:eastAsiaTheme="minorEastAsia"/>
            <w:sz w:val="24"/>
          </w:rPr>
          <w:delText>participant recruitment procedures, as well as inclusion and exclusion crit</w:delText>
        </w:r>
      </w:del>
      <w:ins w:id="144" w:author="蔡振辛 [2]" w:date="2026-09-24T21:08:36Z">
        <w:r>
          <w:rPr>
            <w:rFonts w:ascii="Times New Roman" w:hAnsi="Times New Roman" w:cs="Times New Roman" w:eastAsiaTheme="minorEastAsia"/>
            <w:sz w:val="24"/>
          </w:rPr>
          <w:t xml:space="preserve"> a summary of the study, its main conclusion, the publication year and journal (where applicable), the country and city in which the data were collected, and the Digital O</w:t>
        </w:r>
      </w:ins>
      <w:ins w:id="145" w:author="蔡振辛 [2]" w:date="2026-09-24T21:08:37Z">
        <w:r>
          <w:rPr>
            <w:rFonts w:ascii="Times New Roman" w:hAnsi="Times New Roman" w:cs="Times New Roman" w:eastAsiaTheme="minorEastAsia"/>
            <w:sz w:val="24"/>
          </w:rPr>
          <w:t>bject Identifi</w:t>
        </w:r>
      </w:ins>
      <w:r>
        <w:rPr>
          <w:rFonts w:ascii="Times New Roman" w:hAnsi="Times New Roman" w:cs="Times New Roman" w:eastAsiaTheme="minorEastAsia"/>
          <w:sz w:val="24"/>
        </w:rPr>
        <w:t>er</w:t>
      </w:r>
      <w:del w:id="146" w:author="蔡振辛 [2]" w:date="2026-09-24T21:08:37Z">
        <w:r>
          <w:rPr>
            <w:rFonts w:hint="eastAsia" w:ascii="Times New Roman" w:hAnsi="Times New Roman" w:cs="Times New Roman" w:eastAsiaTheme="minorEastAsia"/>
            <w:sz w:val="24"/>
          </w:rPr>
          <w:delText>ia</w:delText>
        </w:r>
      </w:del>
      <w:r>
        <w:rPr>
          <w:rFonts w:ascii="Times New Roman" w:hAnsi="Times New Roman" w:cs="Times New Roman" w:eastAsiaTheme="minorEastAsia"/>
          <w:sz w:val="24"/>
        </w:rPr>
        <w:t>. The experiment-specific subfolders correspond to the individual experiments reported within the the study. However, if a study contains only a single experiment, the experimental-level data are stored in the study-level folder directly and no experiment-specific subfolder was created.</w:t>
      </w:r>
    </w:p>
    <w:p w14:paraId="2DFA6148">
      <w:pPr>
        <w:spacing w:line="480" w:lineRule="auto"/>
        <w:ind w:firstLine="720"/>
      </w:pPr>
      <w:r>
        <w:rPr>
          <w:rFonts w:ascii="Times New Roman" w:hAnsi="Times New Roman" w:cs="Times New Roman" w:eastAsiaTheme="minorEastAsia"/>
          <w:sz w:val="24"/>
        </w:rPr>
        <w:t>For those studies reported more than one experiment, each experiment has its own subfolders (e.g., `Exp1`, `Exp2`). Each experimental-level sub-folder include the following files: a CSV file for participants' demographic information (e.g., "Amodeo_2024_CABN_Exp1</w:t>
      </w:r>
      <w:del w:id="147" w:author="蔡振辛 [2]" w:date="2026-09-24T21:08:37Z">
        <w:r>
          <w:rPr>
            <w:rFonts w:ascii="Times New Roman" w:hAnsi="Times New Roman" w:cs="Times New Roman" w:eastAsiaTheme="minorEastAsia"/>
            <w:sz w:val="24"/>
          </w:rPr>
          <w:delText>_raw</w:delText>
        </w:r>
      </w:del>
      <w:r>
        <w:rPr>
          <w:rFonts w:ascii="Times New Roman" w:hAnsi="Times New Roman" w:cs="Times New Roman" w:eastAsiaTheme="minorEastAsia"/>
          <w:sz w:val="24"/>
        </w:rPr>
        <w:t>_subj</w:t>
      </w:r>
      <w:del w:id="148" w:author="蔡振辛 [2]" w:date="2026-09-24T21:08:37Z">
        <w:r>
          <w:rPr>
            <w:rFonts w:ascii="Times New Roman" w:hAnsi="Times New Roman" w:cs="Times New Roman" w:eastAsiaTheme="minorEastAsia"/>
            <w:sz w:val="24"/>
          </w:rPr>
          <w:delText>ect</w:delText>
        </w:r>
      </w:del>
      <w:ins w:id="149" w:author="蔡振辛 [2]" w:date="2026-09-24T21:08:37Z">
        <w:r>
          <w:rPr>
            <w:rFonts w:ascii="Times New Roman" w:hAnsi="Times New Roman" w:cs="Times New Roman" w:eastAsiaTheme="minorEastAsia"/>
            <w:sz w:val="24"/>
          </w:rPr>
          <w:t>_info</w:t>
        </w:r>
      </w:ins>
      <w:r>
        <w:rPr>
          <w:rFonts w:ascii="Times New Roman" w:hAnsi="Times New Roman" w:cs="Times New Roman" w:eastAsiaTheme="minorEastAsia"/>
          <w:sz w:val="24"/>
        </w:rPr>
        <w:t>.csv"), a JSON file for the experiment design (e.g., "Amodeo_2024_CABN_Exp1.json"), a CSV file for raw trial-level behavioral data file (e.g., "Amodeo_2024_CABN_Exp1_raw.csv"), a CSV file for the minimally preprocessed dataset (i.e., clean data, e.g., "Amodeo_2024_CABN_Exp1_Clean.csv"), and an xlsx file serves as the codebook for the clean data (e.g., "</w:t>
      </w:r>
      <w:ins w:id="150" w:author="蔡振辛 [2]" w:date="2026-09-24T21:08:37Z">
        <w:r>
          <w:rPr>
            <w:rFonts w:ascii="Times New Roman" w:hAnsi="Times New Roman" w:cs="Times New Roman" w:eastAsiaTheme="minorEastAsia"/>
            <w:sz w:val="24"/>
          </w:rPr>
          <w:t>Codebook_</w:t>
        </w:r>
      </w:ins>
      <w:r>
        <w:rPr>
          <w:rFonts w:ascii="Times New Roman" w:hAnsi="Times New Roman" w:cs="Times New Roman" w:eastAsiaTheme="minorEastAsia"/>
          <w:sz w:val="24"/>
        </w:rPr>
        <w:t>Amodeo_2024_CABN_Exp1_Clean.xlsx"). To facilitate efficient data retrieval and readability, all file names include four pieces of information — last name of the first author, publication year, journal abbreviation, and experiment identifier. Additionally, an optional fifth element specifies the content or function of the file (e.g., "_subj</w:t>
      </w:r>
      <w:del w:id="151" w:author="蔡振辛 [2]" w:date="2026-09-24T21:08:37Z">
        <w:r>
          <w:rPr>
            <w:rFonts w:ascii="Times New Roman" w:hAnsi="Times New Roman" w:cs="Times New Roman" w:eastAsiaTheme="minorEastAsia"/>
            <w:sz w:val="24"/>
          </w:rPr>
          <w:delText>ect</w:delText>
        </w:r>
      </w:del>
      <w:ins w:id="152" w:author="蔡振辛 [2]" w:date="2026-09-24T21:08:37Z">
        <w:r>
          <w:rPr>
            <w:rFonts w:ascii="Times New Roman" w:hAnsi="Times New Roman" w:cs="Times New Roman" w:eastAsiaTheme="minorEastAsia"/>
            <w:sz w:val="24"/>
          </w:rPr>
          <w:t>_info</w:t>
        </w:r>
      </w:ins>
      <w:r>
        <w:rPr>
          <w:rFonts w:ascii="Times New Roman" w:hAnsi="Times New Roman" w:cs="Times New Roman" w:eastAsiaTheme="minorEastAsia"/>
          <w:sz w:val="24"/>
        </w:rPr>
        <w:t>" means information related to participants, "_raw" means unprocessed data from original studies</w:t>
      </w:r>
      <w:ins w:id="153" w:author="蔡振辛 [2]" w:date="2026-09-24T21:08:37Z">
        <w:r>
          <w:rPr>
            <w:rFonts w:ascii="Times New Roman" w:hAnsi="Times New Roman" w:cs="Times New Roman" w:eastAsiaTheme="minorEastAsia"/>
            <w:sz w:val="24"/>
          </w:rPr>
          <w:t>, "Codebook_" marks the codebook of the clean data</w:t>
        </w:r>
      </w:ins>
      <w:r>
        <w:rPr>
          <w:rFonts w:ascii="Times New Roman" w:hAnsi="Times New Roman" w:cs="Times New Roman" w:eastAsiaTheme="minorEastAsia"/>
          <w:sz w:val="24"/>
        </w:rPr>
        <w:t>). Together, these rules enhance data interoperability and facilitate large-scale secondary analyses.</w:t>
      </w:r>
    </w:p>
    <w:p w14:paraId="3694D565">
      <w:pPr>
        <w:pStyle w:val="2"/>
        <w:widowControl/>
        <w:spacing w:before="240" w:beforeAutospacing="0" w:afterAutospacing="0" w:line="360" w:lineRule="auto"/>
        <w:jc w:val="both"/>
        <w:rPr>
          <w:rFonts w:hint="default" w:ascii="Times New Roman" w:hAnsi="Times New Roman"/>
          <w:sz w:val="28"/>
          <w:szCs w:val="28"/>
        </w:rPr>
      </w:pPr>
      <w:r>
        <w:rPr>
          <w:rFonts w:hint="default" w:ascii="Times New Roman" w:hAnsi="Times New Roman"/>
          <w:sz w:val="28"/>
          <w:szCs w:val="28"/>
        </w:rPr>
        <w:t>Standardization of the task implementation</w:t>
      </w:r>
    </w:p>
    <w:p w14:paraId="4F2D6F8D">
      <w:pPr>
        <w:spacing w:line="480" w:lineRule="auto"/>
        <w:ind w:firstLine="720"/>
        <w:rPr>
          <w:rFonts w:ascii="Times New Roman" w:hAnsi="Times New Roman" w:eastAsiaTheme="minorEastAsia"/>
          <w:sz w:val="24"/>
          <w:lang w:bidi="ar"/>
        </w:rPr>
      </w:pPr>
      <w:r>
        <w:rPr>
          <w:rFonts w:ascii="Times New Roman" w:hAnsi="Times New Roman" w:cs="Times New Roman" w:eastAsiaTheme="minorEastAsia"/>
          <w:sz w:val="24"/>
          <w:lang w:bidi="ar"/>
        </w:rPr>
        <w:tab/>
      </w:r>
      <w:r>
        <w:rPr>
          <w:rFonts w:ascii="Times New Roman" w:hAnsi="Times New Roman" w:cs="Times New Roman" w:eastAsiaTheme="minorEastAsia"/>
          <w:sz w:val="24"/>
          <w:lang w:bidi="ar"/>
        </w:rPr>
        <w:t xml:space="preserve">To further facilitate cross-study integration of datasets, we developed a framework for standardizing the implementation of the self-matching task. This framework dissects the task into five components: Physical Environment, Experimental Design, Block Structure, Trial Structure, and Stimulus Properties (Figure 2). These five components zoom from the enviroment in which the experiment was done to the details of stimuli. Also, these details may also play a role in cognitive proccesses </w:t>
      </w:r>
      <w:del w:id="154" w:author="蔡振辛 [2]" w:date="2026-09-24T21:08:37Z">
        <w:r>
          <w:rPr>
            <w:rFonts w:ascii="Times New Roman" w:hAnsi="Times New Roman" w:cs="Times New Roman" w:eastAsiaTheme="minorEastAsia"/>
            <w:sz w:val="24"/>
            <w:lang w:bidi="ar"/>
          </w:rPr>
          <w:delText>, an</w:delText>
        </w:r>
      </w:del>
      <w:ins w:id="155" w:author="蔡振辛 [2]" w:date="2026-09-24T21:08:37Z">
        <w:r>
          <w:rPr>
            <w:rFonts w:ascii="Times New Roman" w:hAnsi="Times New Roman" w:cs="Times New Roman" w:eastAsiaTheme="minorEastAsia"/>
            <w:sz w:val="24"/>
            <w:lang w:bidi="ar"/>
          </w:rPr>
          <w:t>(e.g., Gold &amp; Shadlen, 2007; Ratcliff et al., 2016), an</w:t>
        </w:r>
      </w:ins>
      <w:r>
        <w:rPr>
          <w:rFonts w:ascii="Times New Roman" w:hAnsi="Times New Roman" w:cs="Times New Roman" w:eastAsiaTheme="minorEastAsia"/>
          <w:sz w:val="24"/>
          <w:lang w:bidi="ar"/>
        </w:rPr>
        <w:t>d allow nuanced cross-study analyses. We standardized all these five components of each experiment and stored the in the experiment-specific json file (e.g., "Amodeo_2024_CABN_Exp1.json") whenever relevant information is available.</w:t>
      </w:r>
      <w:bookmarkStart w:id="0" w:name="_Hlk236826837"/>
      <w:bookmarkEnd w:id="0"/>
    </w:p>
    <w:p w14:paraId="01720DF6">
      <w:pPr>
        <w:jc w:val="center"/>
        <w:rPr>
          <w:rFonts w:hint="eastAsia" w:eastAsia="宋体"/>
          <w:lang w:eastAsia="zh-CN"/>
        </w:rPr>
      </w:pPr>
      <w:del w:id="156" w:author="蔡振辛 [2]" w:date="2026-09-24T21:08:37Z">
        <w:r>
          <w:rPr>
            <w:rFonts w:hint="eastAsia" w:eastAsia="宋体"/>
            <w:lang w:eastAsia="zh-CN"/>
          </w:rPr>
          <w:drawing>
            <wp:inline distT="0" distB="0" distL="114300" distR="114300">
              <wp:extent cx="5219065" cy="5156835"/>
              <wp:effectExtent l="0" t="0" r="635" b="12065"/>
              <wp:docPr id="3" name="图片 3"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Pic"/>
                      <pic:cNvPicPr>
                        <a:picLocks noChangeAspect="1"/>
                      </pic:cNvPicPr>
                    </pic:nvPicPr>
                    <pic:blipFill>
                      <a:blip r:embed="rId5">
                        <a:extLst>
                          <a:ext uri="{96DAC541-7B7A-43D3-8B79-37D633B846F1}">
                            <asvg:svgBlip xmlns:asvg="http://schemas.microsoft.com/office/drawing/2016/SVG/main" r:embed="rId6"/>
                          </a:ext>
                        </a:extLst>
                      </a:blip>
                      <a:srcRect l="14200" r="14267"/>
                      <a:stretch>
                        <a:fillRect/>
                      </a:stretch>
                    </pic:blipFill>
                    <pic:spPr>
                      <a:xfrm>
                        <a:off x="0" y="0"/>
                        <a:ext cx="5219065" cy="5156835"/>
                      </a:xfrm>
                      <a:prstGeom prst="rect">
                        <a:avLst/>
                      </a:prstGeom>
                    </pic:spPr>
                  </pic:pic>
                </a:graphicData>
              </a:graphic>
            </wp:inline>
          </w:drawing>
        </w:r>
      </w:del>
      <w:ins w:id="158" w:author="蔡振辛 [2]" w:date="2026-09-24T21:08:37Z">
        <w:r>
          <w:rPr>
            <w:rFonts w:hint="eastAsia" w:eastAsia="宋体"/>
            <w:lang w:eastAsia="zh-CN"/>
          </w:rPr>
          <w:drawing>
            <wp:inline distT="0" distB="0" distL="114300" distR="114300">
              <wp:extent cx="5219065" cy="5156835"/>
              <wp:effectExtent l="0" t="0" r="635" b="12065"/>
              <wp:docPr id="6" name="图片 6"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ic"/>
                      <pic:cNvPicPr>
                        <a:picLocks noChangeAspect="1"/>
                      </pic:cNvPicPr>
                    </pic:nvPicPr>
                    <pic:blipFill>
                      <a:blip r:embed="rId5">
                        <a:extLst>
                          <a:ext uri="{96DAC541-7B7A-43D3-8B79-37D633B846F1}">
                            <asvg:svgBlip xmlns:asvg="http://schemas.microsoft.com/office/drawing/2016/SVG/main" r:embed="rId6"/>
                          </a:ext>
                        </a:extLst>
                      </a:blip>
                      <a:srcRect l="14200" r="14267"/>
                      <a:stretch>
                        <a:fillRect/>
                      </a:stretch>
                    </pic:blipFill>
                    <pic:spPr>
                      <a:xfrm>
                        <a:off x="0" y="0"/>
                        <a:ext cx="5219065" cy="5156835"/>
                      </a:xfrm>
                      <a:prstGeom prst="rect">
                        <a:avLst/>
                      </a:prstGeom>
                    </pic:spPr>
                  </pic:pic>
                </a:graphicData>
              </a:graphic>
            </wp:inline>
          </w:drawing>
        </w:r>
      </w:ins>
    </w:p>
    <w:p w14:paraId="10CCB44D">
      <w:pPr>
        <w:jc w:val="center"/>
      </w:pPr>
      <w:r>
        <w:drawing>
          <wp:inline distT="0" distB="0" distL="0" distR="0">
            <wp:extent cx="4653915" cy="5932805"/>
            <wp:effectExtent l="0" t="0" r="0" b="0"/>
            <wp:docPr id="60994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44581" name="Picture 1"/>
                    <pic:cNvPicPr>
                      <a:picLocks noChangeAspect="1"/>
                    </pic:cNvPicPr>
                  </pic:nvPicPr>
                  <pic:blipFill>
                    <a:blip r:embed="rId7"/>
                    <a:stretch>
                      <a:fillRect/>
                    </a:stretch>
                  </pic:blipFill>
                  <pic:spPr>
                    <a:xfrm>
                      <a:off x="0" y="0"/>
                      <a:ext cx="4692075" cy="5981278"/>
                    </a:xfrm>
                    <a:prstGeom prst="rect">
                      <a:avLst/>
                    </a:prstGeom>
                  </pic:spPr>
                </pic:pic>
              </a:graphicData>
            </a:graphic>
          </wp:inline>
        </w:drawing>
      </w:r>
    </w:p>
    <w:p w14:paraId="4F99C493">
      <w:pPr>
        <w:pStyle w:val="4"/>
        <w:jc w:val="center"/>
        <w:rPr>
          <w:rFonts w:ascii="Times New Roman" w:hAnsi="Times New Roman" w:eastAsia="sans-serif" w:cs="Times New Roman"/>
          <w:b/>
          <w:bCs/>
          <w:i/>
          <w:iCs/>
          <w:kern w:val="0"/>
          <w:sz w:val="24"/>
          <w:lang w:bidi="ar"/>
        </w:rPr>
      </w:pPr>
      <w:r>
        <w:rPr>
          <w:rFonts w:ascii="Times New Roman" w:hAnsi="Times New Roman" w:eastAsia="sans-serif" w:cs="Times New Roman"/>
          <w:b/>
          <w:bCs/>
          <w:i/>
          <w:iCs/>
          <w:kern w:val="0"/>
          <w:sz w:val="24"/>
          <w:lang w:bidi="ar"/>
        </w:rPr>
        <w:t xml:space="preserve">Figure </w:t>
      </w:r>
      <w:ins w:id="160" w:author="蔡振辛 [2]" w:date="2026-09-24T21:08:37Z">
        <w:r>
          <w:rPr>
            <w:rFonts w:ascii="Times New Roman" w:hAnsi="Times New Roman" w:eastAsia="sans-serif" w:cs="Times New Roman"/>
            <w:b/>
            <w:bCs/>
            <w:i/>
            <w:iCs/>
            <w:kern w:val="0"/>
            <w:sz w:val="24"/>
            <w:lang w:bidi="ar"/>
          </w:rPr>
          <w:t>2.</w:t>
        </w:r>
      </w:ins>
      <w:r>
        <w:rPr>
          <w:rFonts w:ascii="Times New Roman" w:hAnsi="Times New Roman" w:eastAsia="sans-serif" w:cs="Times New Roman"/>
          <w:b/>
          <w:bCs/>
          <w:i/>
          <w:iCs/>
          <w:kern w:val="0"/>
          <w:sz w:val="24"/>
          <w:lang w:bidi="ar"/>
        </w:rPr>
        <w:t xml:space="preserve"> (a) Standardized implementation framework and five-component decomposition of the self-matching task; (b) an example of the experiment-specific json file.</w:t>
      </w:r>
    </w:p>
    <w:p w14:paraId="3B5CD8EF">
      <w:pPr>
        <w:spacing w:line="480" w:lineRule="auto"/>
        <w:ind w:firstLine="720"/>
        <w:rPr>
          <w:rFonts w:ascii="Times New Roman" w:hAnsi="Times New Roman" w:cs="Times New Roman" w:eastAsiaTheme="minorEastAsia"/>
          <w:sz w:val="24"/>
          <w:lang w:bidi="ar"/>
        </w:rPr>
      </w:pPr>
      <w:r>
        <w:rPr>
          <w:rFonts w:ascii="Times New Roman" w:hAnsi="Times New Roman" w:cs="Times New Roman" w:eastAsiaTheme="minorEastAsia"/>
          <w:sz w:val="24"/>
          <w:lang w:bidi="ar"/>
        </w:rPr>
        <w:t xml:space="preserve">The Physical Environment variables describe the overall environmental conditions under which participants </w:t>
      </w:r>
      <w:r>
        <w:rPr>
          <w:rFonts w:hint="eastAsia" w:ascii="Times New Roman" w:hAnsi="Times New Roman" w:cs="Times New Roman" w:eastAsiaTheme="minorEastAsia"/>
          <w:sz w:val="24"/>
          <w:lang w:bidi="ar"/>
        </w:rPr>
        <w:t>completed</w:t>
      </w:r>
      <w:r>
        <w:rPr>
          <w:rFonts w:ascii="Times New Roman" w:hAnsi="Times New Roman" w:cs="Times New Roman" w:eastAsiaTheme="minorEastAsia"/>
          <w:sz w:val="24"/>
          <w:lang w:bidi="ar"/>
        </w:rPr>
        <w:t xml:space="preserve"> the task, including basic settings </w:t>
      </w:r>
      <w:r>
        <w:rPr>
          <w:rFonts w:hint="eastAsia" w:ascii="Times New Roman" w:hAnsi="Times New Roman" w:cs="Times New Roman" w:eastAsiaTheme="minorEastAsia"/>
          <w:sz w:val="24"/>
          <w:lang w:bidi="ar"/>
        </w:rPr>
        <w:t>(e.g., laboratory-based vs. online administration)</w:t>
      </w:r>
      <w:r>
        <w:rPr>
          <w:rFonts w:ascii="Times New Roman" w:hAnsi="Times New Roman" w:cs="Times New Roman" w:eastAsiaTheme="minorEastAsia"/>
          <w:sz w:val="24"/>
          <w:lang w:bidi="ar"/>
        </w:rPr>
        <w:t xml:space="preserve">, conditions </w:t>
      </w:r>
      <w:r>
        <w:rPr>
          <w:rFonts w:hint="eastAsia" w:ascii="Times New Roman" w:hAnsi="Times New Roman" w:cs="Times New Roman" w:eastAsiaTheme="minorEastAsia"/>
          <w:sz w:val="24"/>
          <w:lang w:bidi="ar"/>
        </w:rPr>
        <w:t>relevant to multimodal stimulus presentation</w:t>
      </w:r>
      <w:r>
        <w:rPr>
          <w:rFonts w:ascii="Times New Roman" w:hAnsi="Times New Roman" w:cs="Times New Roman" w:eastAsiaTheme="minorEastAsia"/>
          <w:sz w:val="24"/>
          <w:lang w:bidi="ar"/>
        </w:rPr>
        <w:t xml:space="preserve">. For visual stimuli, these encompass viewing distance, monitor refresh rate, display resolution, brightness </w:t>
      </w:r>
      <w:del w:id="161" w:author="蔡振辛 [2]" w:date="2026-09-24T21:08:37Z">
        <w:r>
          <w:rPr>
            <w:rFonts w:ascii="Times New Roman" w:hAnsi="Times New Roman" w:cs="Times New Roman" w:eastAsiaTheme="minorEastAsia"/>
            <w:sz w:val="24"/>
            <w:lang w:bidi="ar"/>
          </w:rPr>
          <w:delText>. For auditory stimuli, these include hardware specifications (e.g., headphones vs. speakers), sound pressure levels, and ambient noise . These parameters determine how sensory information (e.g., visual or auditory signals) is physically presented to participants and they may modulate the sensory input of information processing</w:delText>
        </w:r>
      </w:del>
      <w:del w:id="162" w:author="蔡振辛 [2]" w:date="2026-09-24T21:08:37Z">
        <w:r>
          <w:rPr>
            <w:rFonts w:ascii="Times New Roman" w:hAnsi="Times New Roman" w:cs="Times New Roman" w:eastAsiaTheme="minorEastAsia"/>
            <w:color w:val="0000FF"/>
            <w:sz w:val="24"/>
            <w:lang w:bidi="ar"/>
          </w:rPr>
          <w:delText xml:space="preserve"> </w:delText>
        </w:r>
      </w:del>
      <w:r>
        <w:rPr>
          <w:rFonts w:ascii="Times New Roman" w:hAnsi="Times New Roman" w:cs="Times New Roman" w:eastAsiaTheme="minorEastAsia"/>
          <w:color w:val="0000FF"/>
          <w:sz w:val="24"/>
          <w:lang w:bidi="ar"/>
        </w:rPr>
        <w:fldChar w:fldCharType="begin"/>
      </w:r>
      <w:r>
        <w:rPr>
          <w:rFonts w:ascii="Times New Roman" w:hAnsi="Times New Roman" w:cs="Times New Roman" w:eastAsiaTheme="minorEastAsia"/>
          <w:color w:val="0000FF"/>
          <w:sz w:val="24"/>
          <w:lang w:bidi="ar"/>
        </w:rPr>
        <w:instrText xml:space="preserve"> ADDIN ZOTERO_ITEM CSL_CITATION {"citationID":"pEgc6Fhm","properties":{"unsorted":false,"formattedCitation":"(Lin et al., 2023)","plainCitation":"(Lin et al., 2023)","noteIndex":0},"citationItems":[{"id":"bQO8AlTg/FXrNaFUR","uris":["http://zotero.org/users/12368307/items/6PZD3WZJ"],"itemData":{"id":1462,"type":"article-journal","abstract":"Numerous editorials, writing guides, author guidelines, and manifestos for reproducible science have focused on the importance of transparency in data, code, and research materials. We identify a pervasive failure to report properties of visual stimuli in research in psychology and neuroscience—which may undermine research reproducibility and validity—and outline potential solutions.","language":"en","page":"1-19","publisher":"Psychological Bulletin","source":"Zotero","title":"Pervasive failure to report properties of visual stimuli in experimental research in psychology and neuroscience: two metascientific studies","title-short":"Pervasive failure to report properties of visual stimuli in experimental research in psychology and neuroscience","author":[{"family":"Lin","given":"Zhicheng"},{"family":"Ma","given":"Qi"},{"family":"Huang","given":"Xiaolin"},{"family":"Wu","given":"Xuebing"},{"family":"Zhang","given":"Yang"}],"issued":{"date-parts":[["2023"]]}}}],"schema":"https://github.com/citation-style-language/schema/raw/master/csl-citation.json"} </w:instrText>
      </w:r>
      <w:r>
        <w:rPr>
          <w:rFonts w:ascii="Times New Roman" w:hAnsi="Times New Roman" w:cs="Times New Roman" w:eastAsiaTheme="minorEastAsia"/>
          <w:color w:val="0000FF"/>
          <w:sz w:val="24"/>
          <w:lang w:bidi="ar"/>
        </w:rPr>
        <w:fldChar w:fldCharType="separate"/>
      </w:r>
      <w:r>
        <w:rPr>
          <w:rFonts w:ascii="Times New Roman" w:hAnsi="Times New Roman" w:cs="Times New Roman" w:eastAsiaTheme="minorEastAsia"/>
          <w:sz w:val="24"/>
        </w:rPr>
        <w:t>(Lin et al., 2023)</w:t>
      </w:r>
      <w:r>
        <w:rPr>
          <w:rFonts w:ascii="Times New Roman" w:hAnsi="Times New Roman" w:cs="Times New Roman" w:eastAsiaTheme="minorEastAsia"/>
          <w:color w:val="0000FF"/>
          <w:sz w:val="24"/>
          <w:lang w:bidi="ar"/>
        </w:rPr>
        <w:fldChar w:fldCharType="end"/>
      </w:r>
      <w:ins w:id="163" w:author="蔡振辛 [2]" w:date="2026-09-24T21:08:37Z">
        <w:r>
          <w:rPr>
            <w:rFonts w:ascii="Times New Roman" w:hAnsi="Times New Roman" w:cs="Times New Roman" w:eastAsiaTheme="minorEastAsia"/>
            <w:sz w:val="24"/>
            <w:lang w:bidi="ar"/>
          </w:rPr>
          <w:t xml:space="preserve">. For auditory stimuli, these include hardware specifications (e.g., headphones vs. speakers), sound pressure levels, and ambient noise </w:t>
        </w:r>
      </w:ins>
      <w:r>
        <w:rPr>
          <w:rFonts w:ascii="Times New Roman" w:hAnsi="Times New Roman" w:cs="Times New Roman" w:eastAsiaTheme="minorEastAsia"/>
          <w:sz w:val="24"/>
          <w:lang w:bidi="ar"/>
        </w:rPr>
        <w:fldChar w:fldCharType="begin"/>
      </w:r>
      <w:r>
        <w:rPr>
          <w:rFonts w:ascii="Times New Roman" w:hAnsi="Times New Roman" w:cs="Times New Roman" w:eastAsiaTheme="minorEastAsia"/>
          <w:sz w:val="24"/>
          <w:lang w:bidi="ar"/>
        </w:rPr>
        <w:instrText xml:space="preserve"> ADDIN ZOTERO_ITEM CSL_CITATION {"citationID":"UTJLkyWx","properties":{"unsorted":false,"formattedCitation":"(Kirk &amp; Cunningham, 2025)","plainCitation":"(Kirk &amp; Cunningham, 2025)","noteIndex":0},"citationItems":[{"id":"bQO8AlTg/pQjjKLDV","uris":["http://zotero.org/users/12368307/items/M58REX8Z"],"itemData":{"id":1461,"type":"article-journal","abstract":"Self-cues such as one's own name or face attract attention, reflecting a bias for stimuli connected to self to be prioritized in cognition. Recent evidence suggests that even external voices can elicit this self-prioritization effect; in a voice-label matching task, external voices assigned to the Self-identity label ‘you’ elicited faster responses than those assigned to ‘friend’ or ‘stranger’ (Payne et al., Br. J. Psychology, 112, 585-610). However, it is not clear whether external voices assigned to Self are prioritized over participants' own voices. We explore this issue in two experiments. In Exp 1 (N = 35), a voice-label matching task comprising three external voices confirmed that reaction time and accuracy are improved when an external voice cue is assigned to Self rather than Friend or Stranger. In Exp 2 (N = 90), one of the voice cues was replaced with a recording of the participant's own voice. Reaction time and accuracy showed a consistent advantage for the participant's own-voice, even when it was assigned to the ‘friend’ or ‘stranger’ identity. These findings show that external voices can elicit self-prioritization effects if associated with Self, but they are not prioritized above individuals' own voices. This has implications for external voice production technology, suggesting own-voice imitation may be beneficial.","container-title":"British Journal of Psychology","DOI":"10.1111/bjop.12741","ISSN":"0007-1269, 2044-8295","issue":"1","journalAbbreviation":"Br. J. Psychol.","language":"en","page":"131-148","source":"DOI.org (Crossref)","title":"Listen to yourself! Prioritization of self-associated and own voice cues","volume":"116","author":[{"family":"Kirk","given":"Neil W."},{"family":"Cunningham","given":"Sheila J."}],"issued":{"date-parts":[["2025",2]]}}}],"schema":"https://github.com/citation-style-language/schema/raw/master/csl-citation.json"} </w:instrText>
      </w:r>
      <w:r>
        <w:rPr>
          <w:rFonts w:ascii="Times New Roman" w:hAnsi="Times New Roman" w:cs="Times New Roman" w:eastAsiaTheme="minorEastAsia"/>
          <w:sz w:val="24"/>
          <w:lang w:bidi="ar"/>
        </w:rPr>
        <w:fldChar w:fldCharType="separate"/>
      </w:r>
      <w:r>
        <w:rPr>
          <w:rFonts w:ascii="Times New Roman" w:hAnsi="Times New Roman" w:cs="Times New Roman" w:eastAsiaTheme="minorEastAsia"/>
          <w:sz w:val="24"/>
        </w:rPr>
        <w:t>(Kirk &amp; Cunningham, 2025)</w:t>
      </w:r>
      <w:r>
        <w:rPr>
          <w:rFonts w:ascii="Times New Roman" w:hAnsi="Times New Roman" w:cs="Times New Roman" w:eastAsiaTheme="minorEastAsia"/>
          <w:sz w:val="24"/>
          <w:lang w:bidi="ar"/>
        </w:rPr>
        <w:fldChar w:fldCharType="end"/>
      </w:r>
      <w:ins w:id="164" w:author="蔡振辛 [2]" w:date="2026-09-24T21:08:37Z">
        <w:r>
          <w:rPr>
            <w:rFonts w:ascii="Times New Roman" w:hAnsi="Times New Roman" w:cs="Times New Roman" w:eastAsiaTheme="minorEastAsia"/>
            <w:sz w:val="24"/>
            <w:lang w:bidi="ar"/>
          </w:rPr>
          <w:t>. These parameters determine how sensory information (e.g., visual or auditory signals) is physically presented to participants and they may modulate the sensory input of information processing</w:t>
        </w:r>
      </w:ins>
      <w:ins w:id="165" w:author="蔡振辛 [2]" w:date="2026-09-24T21:08:37Z">
        <w:r>
          <w:rPr>
            <w:rFonts w:ascii="Times New Roman" w:hAnsi="Times New Roman" w:cs="Times New Roman" w:eastAsiaTheme="minorEastAsia"/>
            <w:color w:val="0000FF"/>
            <w:sz w:val="24"/>
            <w:lang w:bidi="ar"/>
          </w:rPr>
          <w:t xml:space="preserve"> </w:t>
        </w:r>
      </w:ins>
      <w:r>
        <w:rPr>
          <w:rFonts w:ascii="Times New Roman" w:hAnsi="Times New Roman" w:cs="Times New Roman" w:eastAsiaTheme="minorEastAsia"/>
          <w:color w:val="0000FF"/>
          <w:sz w:val="24"/>
          <w:lang w:bidi="ar"/>
        </w:rPr>
        <w:fldChar w:fldCharType="begin"/>
      </w:r>
      <w:r>
        <w:rPr>
          <w:rFonts w:ascii="Times New Roman" w:hAnsi="Times New Roman" w:cs="Times New Roman" w:eastAsiaTheme="minorEastAsia"/>
          <w:color w:val="0000FF"/>
          <w:sz w:val="24"/>
          <w:lang w:bidi="ar"/>
        </w:rPr>
        <w:instrText xml:space="preserve"> ADDIN ZOTERO_ITEM CSL_CITATION {"citationID":"tDIeeQsr","properties":{"unsorted":false,"formattedCitation":"(Bridges et al., 2020; Gold &amp; Shadlen, 2007)","plainCitation":"(Bridges et al., 2020; Gold &amp; Shadlen, 2007)","noteIndex":0},"citationItems":[{"id":"bQO8AlTg/q5mkpu0r","uris":["http://zotero.org/users/12368307/items/LP3CN8IF"],"itemData":{"id":1464,"type":"article-journal","abstract":"Many researchers in the behavioral sciences depend on research software that presents stimuli, and records response times, with sub-millisecond precision. There are a large number of software packages with which to conduct these behavioral experiments and measure response times and performance of participants. Very little information is available, however, on what timing performance they achieve in practice. Here we report a wide-ranging study looking at the precision and accuracy of visual and auditory stimulus timing and response times, measured with a Black Box Toolkit. We compared a range of popular packages: PsychoPy, E-PrimeÒ, NBS PresentationÒ, Psychophysics Toolbox, OpenSesame, Expyriment, Gorilla, jsPsych, Lab.js and Testable. Where possible, the packages were tested on Windows, macOS, and Ubuntu, and in a range of browsers for the online studies, to try to identify common patterns in performance. Among the lab-based experiments, Psychtoolbox, PsychoPy, Presentation and E-Prime provided the best timing, all with mean precision under 1 millisecond across the visual, audio and response measures. OpenSesame had slightly less precision across the board, but most notably in audio stimuli and Expyriment had rather poor precision. Across operating systems, the pattern was that precision was generally very slightly better under Ubuntu than Windows, and that macOS was the worst, at least for visual stimuli, for all packages. Online studies did not deliver the same level of precision as lab-based systems, with slightly more variability in all measurements. That said, PsychoPy and Gorilla, broadly the best performers, were achieving very close to millisecond precision on several browser/operating system combinations. For response times (measured using a high-performance button box), most of the packages achieved precision at least under 10 ms in all browsers, with PsychoPy achieving a precision under 3.5 ms in all. There was considerable variability between OS/browser combinations, especially in audio-visual synchrony which is the least precise aspect of the browser-based experiments. Nonetheless, the data indicate that online methods can be suitable for a wide range of studies, with due thought about the sources of variability that result. The results, from over 110,000 trials, highlight the wide range of timing qualities that can occur even in these dedicated software packages for the task. We stress the importance of scientists making their own timing validation measurements for their own stimuli and computer conﬁguration.","container-title":"PeerJ","DOI":"10.7717/peerj.9414","ISSN":"2167-8359","journalAbbreviation":"PeerJ","language":"en","license":"https://creativecommons.org/licenses/by/4.0/","page":"e9414","source":"DOI.org (Crossref)","title":"The timing mega-study: comparing a range of experiment generators, both lab-based and online","title-short":"The timing mega-study","volume":"8","author":[{"family":"Bridges","given":"David"},{"family":"Pitiot","given":"Alain"},{"family":"MacAskill","given":"Michael R."},{"family":"Peirce","given":"Jonathan W."}],"issued":{"date-parts":[["2020",7,20]]}}},{"id":"bQO8AlTg/9jnMN2py","uris":["http://zotero.org/users/12368307/items/L8R3NA5I"],"itemData":{"id":1463,"type":"article-journal","abstract":"The study of decision making spans such varied ﬁelds as neuroscience, psychology, economics, statistics, political science, and computer science. Despite this diversity of applications, most decisions share common elements including deliberation and commitment. Here we evaluate recent progress in understanding how these basic elements of decision formation are implemented in the brain. We focus on simple decisions that can be studied in the laboratory but emphasize general principles likely to extend to other settings.","container-title":"Annual Review of Neuroscience","DOI":"10.1146/annurev.neuro.29.051605.113038","ISSN":"0147-006X, 1545-4126","issue":"1","journalAbbreviation":"Annu. Rev. Neurosci.","language":"en","page":"535-574","source":"DOI.org (Crossref)","title":"The neural basis of decision making","volume":"30","author":[{"family":"Gold","given":"Joshua I."},{"family":"Shadlen","given":"Michael N."}],"issued":{"date-parts":[["2007",7,1]]}}}],"schema":"https://github.com/citation-style-language/schema/raw/master/csl-citation.json"} </w:instrText>
      </w:r>
      <w:r>
        <w:rPr>
          <w:rFonts w:ascii="Times New Roman" w:hAnsi="Times New Roman" w:cs="Times New Roman" w:eastAsiaTheme="minorEastAsia"/>
          <w:color w:val="0000FF"/>
          <w:sz w:val="24"/>
          <w:lang w:bidi="ar"/>
        </w:rPr>
        <w:fldChar w:fldCharType="separate"/>
      </w:r>
      <w:r>
        <w:rPr>
          <w:rFonts w:ascii="Times New Roman" w:hAnsi="Times New Roman" w:cs="Times New Roman" w:eastAsiaTheme="minorEastAsia"/>
          <w:sz w:val="24"/>
        </w:rPr>
        <w:t>(Bridges et al., 2020; Gold &amp; Shadlen, 2007)</w:t>
      </w:r>
      <w:r>
        <w:rPr>
          <w:rFonts w:ascii="Times New Roman" w:hAnsi="Times New Roman" w:cs="Times New Roman" w:eastAsiaTheme="minorEastAsia"/>
          <w:color w:val="0000FF"/>
          <w:sz w:val="24"/>
          <w:lang w:bidi="ar"/>
        </w:rPr>
        <w:fldChar w:fldCharType="end"/>
      </w:r>
      <w:r>
        <w:rPr>
          <w:rFonts w:ascii="Times New Roman" w:hAnsi="Times New Roman" w:cs="Times New Roman" w:eastAsiaTheme="minorEastAsia"/>
          <w:sz w:val="24"/>
          <w:lang w:bidi="ar"/>
        </w:rPr>
        <w:t xml:space="preserve">. </w:t>
      </w:r>
    </w:p>
    <w:p w14:paraId="5D282538">
      <w:pPr>
        <w:spacing w:line="480" w:lineRule="auto"/>
        <w:ind w:firstLine="720"/>
        <w:rPr>
          <w:rFonts w:ascii="Times New Roman" w:hAnsi="Times New Roman" w:cs="Times New Roman" w:eastAsiaTheme="minorEastAsia"/>
          <w:sz w:val="24"/>
          <w:lang w:bidi="ar"/>
        </w:rPr>
      </w:pPr>
      <w:r>
        <w:rPr>
          <w:rFonts w:hint="eastAsia" w:ascii="Times New Roman" w:hAnsi="Times New Roman" w:cs="Times New Roman" w:eastAsiaTheme="minorEastAsia"/>
          <w:sz w:val="24"/>
          <w:lang w:bidi="ar"/>
        </w:rPr>
        <w:t>T</w:t>
      </w:r>
      <w:r>
        <w:rPr>
          <w:rFonts w:ascii="Times New Roman" w:hAnsi="Times New Roman" w:cs="Times New Roman" w:eastAsiaTheme="minorEastAsia"/>
          <w:sz w:val="24"/>
          <w:lang w:bidi="ar"/>
        </w:rPr>
        <w:t xml:space="preserve">he Experimental Design variables define </w:t>
      </w:r>
      <w:r>
        <w:rPr>
          <w:rFonts w:hint="eastAsia" w:ascii="Times New Roman" w:hAnsi="Times New Roman" w:cs="Times New Roman" w:eastAsiaTheme="minorEastAsia"/>
          <w:sz w:val="24"/>
          <w:lang w:bidi="ar"/>
        </w:rPr>
        <w:t xml:space="preserve">the structure of the study, including both between-subject factors (e.g., cultural group) and within-subject manipulations (e.g., Identity and Matching conditions). What distinguishes this level from the other levels is that design variables specify </w:t>
      </w:r>
      <w:r>
        <w:rPr>
          <w:rFonts w:hint="eastAsia" w:ascii="Times New Roman" w:hAnsi="Times New Roman" w:cs="Times New Roman" w:eastAsiaTheme="minorEastAsia"/>
          <w:i/>
          <w:iCs/>
          <w:sz w:val="24"/>
          <w:lang w:bidi="ar"/>
        </w:rPr>
        <w:t>what</w:t>
      </w:r>
      <w:r>
        <w:rPr>
          <w:rFonts w:hint="eastAsia" w:ascii="Times New Roman" w:hAnsi="Times New Roman" w:cs="Times New Roman" w:eastAsiaTheme="minorEastAsia"/>
          <w:sz w:val="24"/>
          <w:lang w:bidi="ar"/>
        </w:rPr>
        <w:t xml:space="preserve"> is being manipulated and compared for hypothesis testing, rather than </w:t>
      </w:r>
      <w:r>
        <w:rPr>
          <w:rFonts w:hint="eastAsia" w:ascii="Times New Roman" w:hAnsi="Times New Roman" w:cs="Times New Roman" w:eastAsiaTheme="minorEastAsia"/>
          <w:i/>
          <w:iCs/>
          <w:sz w:val="24"/>
          <w:lang w:bidi="ar"/>
        </w:rPr>
        <w:t>how</w:t>
      </w:r>
      <w:r>
        <w:rPr>
          <w:rFonts w:hint="eastAsia" w:ascii="Times New Roman" w:hAnsi="Times New Roman" w:cs="Times New Roman" w:eastAsiaTheme="minorEastAsia"/>
          <w:sz w:val="24"/>
          <w:lang w:bidi="ar"/>
        </w:rPr>
        <w:t xml:space="preserve"> the task is procedurally implemented, although these aspects may overlap. This distinction is consistent with established reporting guidelines that differentiate methodological details from inferential variables </w:t>
      </w:r>
      <w:r>
        <w:rPr>
          <w:rFonts w:hint="eastAsia" w:ascii="Times New Roman" w:hAnsi="Times New Roman" w:cs="Times New Roman" w:eastAsiaTheme="minorEastAsia"/>
          <w:sz w:val="24"/>
          <w:lang w:bidi="ar"/>
        </w:rPr>
        <w:fldChar w:fldCharType="begin"/>
      </w:r>
      <w:r>
        <w:rPr>
          <w:rFonts w:ascii="Times New Roman" w:hAnsi="Times New Roman" w:cs="Times New Roman" w:eastAsiaTheme="minorEastAsia"/>
          <w:sz w:val="24"/>
          <w:lang w:bidi="ar"/>
        </w:rPr>
        <w:instrText xml:space="preserve"> ADDIN ZOTERO_ITEM CSL_CITATION {"citationID":"JQyOolC9","properties":{"unsorted":false,"formattedCitation":"(Appelbaum et al., 2018)","plainCitation":"(Appelbaum et al., 2018)","noteIndex":0},"citationItems":[{"id":"bQO8AlTg/g1rNgqk3","uris":["http://zotero.org/users/12368307/items/HA869VMM"],"itemData":{"id":1460,"type":"article-journal","abstract":"Following a review of extant reporting standards for scientific publication, and reviewing 10 years of experience since publication of the first set of reporting standards by the American Psychological Association (APA; APA Publications and Communications Board Working Group on Journal Article Reporting Standards, 2008), the APA Working Group on Quantitative Research Reporting Standards recommended some modifications to the original standards. Examples of modifications include division of hypotheses, analyses, and conclusions into 3 groupings (primary, secondary, and exploratory) and some changes to the section on meta-analysis. Several new modules are included that report standards for observational studies, clinical trials, longitudinal studies, replication studies, and N-of-1 studies. In addition, standards for analytic methods with unique characteristics and output (structural equation modeling and Bayesian analysis) are included. These proposals were accepted by the Publications and Communications Board of APA and supersede the standards included in the 6th edition of the Publication Manual of the American Psychological Association (APA, 2010).","container-title":"American Psychologist","DOI":"10.1037/amp0000191","ISSN":"1935-990X, 0003-066X","issue":"1","journalAbbreviation":"Am. Psychol.","language":"en","page":"3-25","source":"DOI.org (Crossref)","title":"Journal article reporting standards for quantitative research in psychology: the APA publications and communications board task force report","title-short":"Journal article reporting standards for quantitative research in psychology","volume":"73","author":[{"family":"Appelbaum","given":"Mark"},{"family":"Cooper","given":"Harris"},{"family":"Kline","given":"Rex B."},{"family":"Mayo-Wilson","given":"Evan"},{"family":"Nezu","given":"Arthur M."},{"family":"Rao","given":"Stephen M."}],"issued":{"date-parts":[["2018",1]]}}}],"schema":"https://github.com/citation-style-language/schema/raw/master/csl-citation.json"} </w:instrText>
      </w:r>
      <w:r>
        <w:rPr>
          <w:rFonts w:hint="eastAsia" w:ascii="Times New Roman" w:hAnsi="Times New Roman" w:cs="Times New Roman" w:eastAsiaTheme="minorEastAsia"/>
          <w:sz w:val="24"/>
          <w:lang w:bidi="ar"/>
        </w:rPr>
        <w:fldChar w:fldCharType="separate"/>
      </w:r>
      <w:r>
        <w:rPr>
          <w:rFonts w:ascii="Times New Roman" w:hAnsi="Times New Roman" w:cs="Times New Roman" w:eastAsiaTheme="minorEastAsia"/>
          <w:sz w:val="24"/>
        </w:rPr>
        <w:t>(Appelbaum et al., 2018)</w:t>
      </w:r>
      <w:r>
        <w:rPr>
          <w:rFonts w:hint="eastAsia" w:ascii="Times New Roman" w:hAnsi="Times New Roman" w:cs="Times New Roman" w:eastAsiaTheme="minorEastAsia"/>
          <w:sz w:val="24"/>
          <w:lang w:bidi="ar"/>
        </w:rPr>
        <w:fldChar w:fldCharType="end"/>
      </w:r>
      <w:r>
        <w:rPr>
          <w:rFonts w:hint="eastAsia" w:ascii="Times New Roman" w:hAnsi="Times New Roman" w:cs="Times New Roman" w:eastAsiaTheme="minorEastAsia"/>
          <w:sz w:val="24"/>
          <w:lang w:bidi="ar"/>
        </w:rPr>
        <w:t>.</w:t>
      </w:r>
    </w:p>
    <w:p w14:paraId="721B4366">
      <w:pPr>
        <w:spacing w:line="480" w:lineRule="auto"/>
        <w:ind w:firstLine="720"/>
        <w:rPr>
          <w:rFonts w:ascii="Times New Roman" w:hAnsi="Times New Roman" w:cs="Times New Roman" w:eastAsiaTheme="minorEastAsia"/>
          <w:sz w:val="24"/>
          <w:lang w:bidi="ar"/>
        </w:rPr>
      </w:pPr>
      <w:r>
        <w:rPr>
          <w:rFonts w:ascii="Times New Roman" w:hAnsi="Times New Roman" w:cs="Times New Roman" w:eastAsiaTheme="minorEastAsia"/>
          <w:sz w:val="24"/>
          <w:lang w:bidi="ar"/>
        </w:rPr>
        <w:t xml:space="preserve">The Block </w:t>
      </w:r>
      <w:r>
        <w:rPr>
          <w:rFonts w:hint="eastAsia" w:ascii="Times New Roman" w:hAnsi="Times New Roman" w:cs="Times New Roman" w:eastAsiaTheme="minorEastAsia"/>
          <w:sz w:val="24"/>
          <w:lang w:bidi="ar"/>
        </w:rPr>
        <w:t>Structure</w:t>
      </w:r>
      <w:r>
        <w:rPr>
          <w:rFonts w:ascii="Times New Roman" w:hAnsi="Times New Roman" w:cs="Times New Roman" w:eastAsiaTheme="minorEastAsia"/>
          <w:sz w:val="24"/>
          <w:lang w:bidi="ar"/>
        </w:rPr>
        <w:t xml:space="preserve"> </w:t>
      </w:r>
      <w:r>
        <w:rPr>
          <w:rFonts w:hint="eastAsia" w:ascii="Times New Roman" w:hAnsi="Times New Roman" w:cs="Times New Roman" w:eastAsiaTheme="minorEastAsia"/>
          <w:sz w:val="24"/>
          <w:lang w:bidi="ar"/>
        </w:rPr>
        <w:t xml:space="preserve">describe </w:t>
      </w:r>
      <w:r>
        <w:rPr>
          <w:rFonts w:ascii="Times New Roman" w:hAnsi="Times New Roman" w:cs="Times New Roman" w:eastAsiaTheme="minorEastAsia"/>
          <w:sz w:val="24"/>
          <w:lang w:bidi="ar"/>
        </w:rPr>
        <w:t xml:space="preserve">the block structure of </w:t>
      </w:r>
      <w:r>
        <w:rPr>
          <w:rFonts w:hint="eastAsia" w:ascii="Times New Roman" w:hAnsi="Times New Roman" w:cs="Times New Roman" w:eastAsiaTheme="minorEastAsia"/>
          <w:sz w:val="24"/>
          <w:lang w:bidi="ar"/>
        </w:rPr>
        <w:t>the task,</w:t>
      </w:r>
      <w:r>
        <w:rPr>
          <w:rFonts w:ascii="Times New Roman" w:hAnsi="Times New Roman" w:cs="Times New Roman" w:eastAsiaTheme="minorEastAsia"/>
          <w:sz w:val="24"/>
          <w:lang w:bidi="ar"/>
        </w:rPr>
        <w:t xml:space="preserve"> including number of blocks as well and details within a block: trial </w:t>
      </w:r>
      <w:r>
        <w:rPr>
          <w:rFonts w:hint="eastAsia" w:ascii="Times New Roman" w:hAnsi="Times New Roman" w:cs="Times New Roman" w:eastAsiaTheme="minorEastAsia"/>
          <w:sz w:val="24"/>
          <w:lang w:bidi="ar"/>
        </w:rPr>
        <w:t>sequenc</w:t>
      </w:r>
      <w:r>
        <w:rPr>
          <w:rFonts w:ascii="Times New Roman" w:hAnsi="Times New Roman" w:cs="Times New Roman" w:eastAsiaTheme="minorEastAsia"/>
          <w:sz w:val="24"/>
          <w:lang w:bidi="ar"/>
        </w:rPr>
        <w:t xml:space="preserve">e and composition. Block Structure </w:t>
      </w:r>
      <w:r>
        <w:rPr>
          <w:rFonts w:hint="eastAsia" w:ascii="Times New Roman" w:hAnsi="Times New Roman" w:cs="Times New Roman" w:eastAsiaTheme="minorEastAsia"/>
          <w:sz w:val="24"/>
          <w:lang w:bidi="ar"/>
        </w:rPr>
        <w:t xml:space="preserve">captures </w:t>
      </w:r>
      <w:r>
        <w:rPr>
          <w:rFonts w:ascii="Times New Roman" w:hAnsi="Times New Roman" w:cs="Times New Roman" w:eastAsiaTheme="minorEastAsia"/>
          <w:sz w:val="24"/>
          <w:lang w:bidi="ar"/>
        </w:rPr>
        <w:t>how</w:t>
      </w:r>
      <w:r>
        <w:rPr>
          <w:rFonts w:hint="eastAsia" w:ascii="Times New Roman" w:hAnsi="Times New Roman" w:cs="Times New Roman" w:eastAsiaTheme="minorEastAsia"/>
          <w:sz w:val="24"/>
          <w:lang w:bidi="ar"/>
        </w:rPr>
        <w:t xml:space="preserve"> multiple trials </w:t>
      </w:r>
      <w:r>
        <w:rPr>
          <w:rFonts w:ascii="Times New Roman" w:hAnsi="Times New Roman" w:cs="Times New Roman" w:eastAsiaTheme="minorEastAsia"/>
          <w:sz w:val="24"/>
          <w:lang w:bidi="ar"/>
        </w:rPr>
        <w:t xml:space="preserve">are organized within a block </w:t>
      </w:r>
      <w:r>
        <w:rPr>
          <w:rFonts w:hint="eastAsia" w:ascii="Times New Roman" w:hAnsi="Times New Roman" w:cs="Times New Roman" w:eastAsiaTheme="minorEastAsia"/>
          <w:sz w:val="24"/>
          <w:lang w:bidi="ar"/>
        </w:rPr>
        <w:t xml:space="preserve">and often </w:t>
      </w:r>
      <w:r>
        <w:rPr>
          <w:rFonts w:ascii="Times New Roman" w:hAnsi="Times New Roman" w:cs="Times New Roman" w:eastAsiaTheme="minorEastAsia"/>
          <w:sz w:val="24"/>
          <w:lang w:bidi="ar"/>
        </w:rPr>
        <w:t xml:space="preserve">may strongly incluence the strategies adopted by participants (Bogacz et al., 2006) or result in serial dependency effect </w:t>
      </w:r>
      <w:r>
        <w:rPr>
          <w:rFonts w:ascii="Times New Roman" w:hAnsi="Times New Roman" w:cs="Times New Roman" w:eastAsiaTheme="minorEastAsia"/>
          <w:sz w:val="24"/>
          <w:lang w:bidi="ar"/>
        </w:rPr>
        <w:fldChar w:fldCharType="begin"/>
      </w:r>
      <w:r>
        <w:rPr>
          <w:rFonts w:ascii="Times New Roman" w:hAnsi="Times New Roman" w:cs="Times New Roman" w:eastAsiaTheme="minorEastAsia"/>
          <w:sz w:val="24"/>
          <w:lang w:bidi="ar"/>
        </w:rPr>
        <w:instrText xml:space="preserve"> ADDIN ZOTERO_ITEM CSL_CITATION {"citationID":"FtyXSUID","properties":{"unsorted":false,"formattedCitation":"(Cicchini et al., 2024)","plainCitation":"(Cicchini et al., 2024)","noteIndex":0},"citationItems":[{"id":24593,"uris":["http://zotero.org/users/398841/items/XVWY448Z"],"itemData":{"id":24593,"type":"article-journal","abstract":"Much evidence has shown that perception is biased towards previously presented similar stimuli, an effect recently termed serial dependence. Serial dependence affects nearly every aspect of perception, often causing gross perceptual distortions, especially for weak and ambiguous stimuli. Despite unwanted side-effects, empirical evidence and Bayesian modeling show that serial dependence acts to improve efficiency and is generally beneficial to the system. Consistent with models of predictive coding, the Bayesian priors of serial dependence are generated at high levels of cortical analysis, incorporating much perceptual experience, but feed back to lower sensory areas. These feedback loops may drive oscillations in the alpha range, linked strongly with serial dependence. The discovery of top-down predictive perceptual processes is not new, but the new, more quantitative approach characterizing serial dependence promises to lead to a deeper understanding of predictive perceptual processes and their underlying neural mechanisms.","container-title":"Annual Review of Psychology","DOI":"10.1146/annurev-psych-021523-104939","issue":"1","note":"_eprint: https://doi.org/10.1146/annurev-psych-021523-104939","page":"129-154","PMID":"37758238","source":"Annual Reviews","title":"Serial Dependence in Perception","volume":"75","author":[{"family":"Cicchini","given":"Guido Marco"},{"family":"Mikellidou","given":"Kyriaki"},{"family":"Burr","given":"David Charles"}],"issued":{"date-parts":[["2024"]]}}}],"schema":"https://github.com/citation-style-language/schema/raw/master/csl-citation.json"} </w:instrText>
      </w:r>
      <w:r>
        <w:rPr>
          <w:rFonts w:ascii="Times New Roman" w:hAnsi="Times New Roman" w:cs="Times New Roman" w:eastAsiaTheme="minorEastAsia"/>
          <w:sz w:val="24"/>
          <w:lang w:bidi="ar"/>
        </w:rPr>
        <w:fldChar w:fldCharType="separate"/>
      </w:r>
      <w:r>
        <w:rPr>
          <w:rFonts w:ascii="Times New Roman" w:hAnsi="Times New Roman" w:cs="Times New Roman" w:eastAsiaTheme="minorEastAsia"/>
          <w:sz w:val="24"/>
          <w:lang w:bidi="ar"/>
        </w:rPr>
        <w:t>(Cicchini et al., 2024)</w:t>
      </w:r>
      <w:r>
        <w:rPr>
          <w:rFonts w:ascii="Times New Roman" w:hAnsi="Times New Roman" w:cs="Times New Roman" w:eastAsiaTheme="minorEastAsia"/>
          <w:sz w:val="24"/>
          <w:lang w:bidi="ar"/>
        </w:rPr>
        <w:fldChar w:fldCharType="end"/>
      </w:r>
      <w:r>
        <w:rPr>
          <w:rFonts w:ascii="Times New Roman" w:hAnsi="Times New Roman" w:cs="Times New Roman" w:eastAsiaTheme="minorEastAsia"/>
          <w:sz w:val="24"/>
          <w:lang w:bidi="ar"/>
        </w:rPr>
        <w:t>. Usually,</w:t>
      </w:r>
      <w:r>
        <w:rPr>
          <w:rFonts w:hint="eastAsia" w:ascii="Times New Roman" w:hAnsi="Times New Roman" w:cs="Times New Roman" w:eastAsiaTheme="minorEastAsia"/>
          <w:sz w:val="24"/>
          <w:lang w:bidi="ar"/>
        </w:rPr>
        <w:t xml:space="preserve"> trials</w:t>
      </w:r>
      <w:r>
        <w:rPr>
          <w:rFonts w:ascii="Times New Roman" w:hAnsi="Times New Roman" w:cs="Times New Roman" w:eastAsiaTheme="minorEastAsia"/>
          <w:sz w:val="24"/>
          <w:lang w:bidi="ar"/>
        </w:rPr>
        <w:t xml:space="preserve"> in self-matching task</w:t>
      </w:r>
      <w:r>
        <w:rPr>
          <w:rFonts w:hint="eastAsia" w:ascii="Times New Roman" w:hAnsi="Times New Roman" w:cs="Times New Roman" w:eastAsiaTheme="minorEastAsia"/>
          <w:sz w:val="24"/>
          <w:lang w:bidi="ar"/>
        </w:rPr>
        <w:t xml:space="preserve"> are pseudo-randomized such that </w:t>
      </w:r>
      <w:r>
        <w:rPr>
          <w:rFonts w:ascii="Times New Roman" w:hAnsi="Times New Roman" w:cs="Times New Roman" w:eastAsiaTheme="minorEastAsia"/>
          <w:sz w:val="24"/>
          <w:lang w:bidi="ar"/>
        </w:rPr>
        <w:t xml:space="preserve">no </w:t>
      </w:r>
      <w:r>
        <w:rPr>
          <w:rFonts w:hint="eastAsia" w:ascii="Times New Roman" w:hAnsi="Times New Roman" w:cs="Times New Roman" w:eastAsiaTheme="minorEastAsia"/>
          <w:sz w:val="24"/>
          <w:lang w:bidi="ar"/>
        </w:rPr>
        <w:t xml:space="preserve">more than </w:t>
      </w:r>
      <w:r>
        <w:rPr>
          <w:rFonts w:ascii="Times New Roman" w:hAnsi="Times New Roman" w:cs="Times New Roman" w:eastAsiaTheme="minorEastAsia"/>
          <w:sz w:val="24"/>
          <w:lang w:bidi="ar"/>
        </w:rPr>
        <w:t>three</w:t>
      </w:r>
      <w:r>
        <w:rPr>
          <w:rFonts w:hint="eastAsia" w:ascii="Times New Roman" w:hAnsi="Times New Roman" w:cs="Times New Roman" w:eastAsiaTheme="minorEastAsia"/>
          <w:sz w:val="24"/>
          <w:lang w:bidi="ar"/>
        </w:rPr>
        <w:t xml:space="preserve"> identical trial types are presented consecutively</w:t>
      </w:r>
      <w:r>
        <w:rPr>
          <w:rFonts w:ascii="Times New Roman" w:hAnsi="Times New Roman" w:cs="Times New Roman" w:eastAsiaTheme="minorEastAsia"/>
          <w:sz w:val="24"/>
          <w:lang w:bidi="ar"/>
        </w:rPr>
        <w:t>.</w:t>
      </w:r>
    </w:p>
    <w:p w14:paraId="7584F28F">
      <w:pPr>
        <w:spacing w:line="480" w:lineRule="auto"/>
        <w:ind w:firstLine="720"/>
        <w:rPr>
          <w:rFonts w:ascii="Times New Roman" w:hAnsi="Times New Roman" w:cs="Times New Roman" w:eastAsiaTheme="minorEastAsia"/>
          <w:sz w:val="24"/>
          <w:lang w:bidi="ar"/>
        </w:rPr>
      </w:pPr>
      <w:r>
        <w:rPr>
          <w:rFonts w:ascii="Times New Roman" w:hAnsi="Times New Roman" w:cs="Times New Roman" w:eastAsiaTheme="minorEastAsia"/>
          <w:sz w:val="24"/>
          <w:lang w:bidi="ar"/>
        </w:rPr>
        <w:t xml:space="preserve">The </w:t>
      </w:r>
      <w:r>
        <w:rPr>
          <w:rFonts w:hint="eastAsia" w:ascii="Times New Roman" w:hAnsi="Times New Roman" w:cs="Times New Roman" w:eastAsiaTheme="minorEastAsia"/>
          <w:sz w:val="24"/>
          <w:lang w:bidi="ar"/>
        </w:rPr>
        <w:t>Trial Structure</w:t>
      </w:r>
      <w:r>
        <w:rPr>
          <w:rFonts w:ascii="Times New Roman" w:hAnsi="Times New Roman" w:cs="Times New Roman" w:eastAsiaTheme="minorEastAsia"/>
          <w:sz w:val="24"/>
          <w:lang w:bidi="ar"/>
        </w:rPr>
        <w:t xml:space="preserve"> zoom in each trial and </w:t>
      </w:r>
      <w:r>
        <w:rPr>
          <w:rFonts w:hint="eastAsia" w:ascii="Times New Roman" w:hAnsi="Times New Roman" w:cs="Times New Roman" w:eastAsiaTheme="minorEastAsia"/>
          <w:sz w:val="24"/>
          <w:lang w:bidi="ar"/>
        </w:rPr>
        <w:t>describe</w:t>
      </w:r>
      <w:r>
        <w:rPr>
          <w:rFonts w:ascii="Times New Roman" w:hAnsi="Times New Roman" w:cs="Times New Roman" w:eastAsiaTheme="minorEastAsia"/>
          <w:sz w:val="24"/>
          <w:lang w:bidi="ar"/>
        </w:rPr>
        <w:t xml:space="preserve"> </w:t>
      </w:r>
      <w:r>
        <w:rPr>
          <w:rFonts w:hint="eastAsia" w:ascii="Times New Roman" w:hAnsi="Times New Roman" w:cs="Times New Roman" w:eastAsiaTheme="minorEastAsia"/>
          <w:sz w:val="24"/>
          <w:lang w:bidi="ar"/>
        </w:rPr>
        <w:t xml:space="preserve">how </w:t>
      </w:r>
      <w:r>
        <w:rPr>
          <w:rFonts w:ascii="Times New Roman" w:hAnsi="Times New Roman" w:cs="Times New Roman" w:eastAsiaTheme="minorEastAsia"/>
          <w:sz w:val="24"/>
          <w:lang w:bidi="ar"/>
        </w:rPr>
        <w:t>each trial is</w:t>
      </w:r>
      <w:r>
        <w:rPr>
          <w:rFonts w:hint="eastAsia" w:ascii="Times New Roman" w:hAnsi="Times New Roman" w:cs="Times New Roman" w:eastAsiaTheme="minorEastAsia"/>
          <w:sz w:val="24"/>
          <w:lang w:bidi="ar"/>
        </w:rPr>
        <w:t xml:space="preserve"> implemented</w:t>
      </w:r>
      <w:r>
        <w:rPr>
          <w:rFonts w:ascii="Times New Roman" w:hAnsi="Times New Roman" w:cs="Times New Roman" w:eastAsiaTheme="minorEastAsia"/>
          <w:sz w:val="24"/>
          <w:lang w:bidi="ar"/>
        </w:rPr>
        <w:t xml:space="preserve">, including fixation duration, stimulus exposure, stimulus onset asynchrony (SOA), response window, and inter-trial interval (ITI). These parameters </w:t>
      </w:r>
      <w:r>
        <w:rPr>
          <w:rFonts w:hint="eastAsia" w:ascii="Times New Roman" w:hAnsi="Times New Roman" w:cs="Times New Roman" w:eastAsiaTheme="minorEastAsia"/>
          <w:sz w:val="24"/>
          <w:lang w:bidi="ar"/>
        </w:rPr>
        <w:t xml:space="preserve">govern the temporal dynamics of </w:t>
      </w:r>
      <w:r>
        <w:rPr>
          <w:rFonts w:ascii="Times New Roman" w:hAnsi="Times New Roman" w:cs="Times New Roman" w:eastAsiaTheme="minorEastAsia"/>
          <w:sz w:val="24"/>
          <w:lang w:bidi="ar"/>
        </w:rPr>
        <w:t>stimuli</w:t>
      </w:r>
      <w:r>
        <w:rPr>
          <w:rFonts w:hint="eastAsia" w:ascii="Times New Roman" w:hAnsi="Times New Roman" w:cs="Times New Roman" w:eastAsiaTheme="minorEastAsia"/>
          <w:sz w:val="24"/>
          <w:lang w:bidi="ar"/>
        </w:rPr>
        <w:t xml:space="preserve"> presentation and are closely related to cognitive mechanisms such as evidence accumulation and response preparation</w:t>
      </w:r>
      <w:r>
        <w:rPr>
          <w:rFonts w:ascii="Times New Roman" w:hAnsi="Times New Roman" w:cs="Times New Roman" w:eastAsiaTheme="minorEastAsia"/>
          <w:sz w:val="24"/>
          <w:lang w:bidi="ar"/>
        </w:rPr>
        <w:t xml:space="preserve"> </w:t>
      </w:r>
      <w:r>
        <w:rPr>
          <w:rFonts w:ascii="Times New Roman" w:hAnsi="Times New Roman" w:cs="Times New Roman" w:eastAsiaTheme="minorEastAsia"/>
          <w:sz w:val="24"/>
          <w:lang w:bidi="ar"/>
        </w:rPr>
        <w:fldChar w:fldCharType="begin"/>
      </w:r>
      <w:r>
        <w:rPr>
          <w:rFonts w:ascii="Times New Roman" w:hAnsi="Times New Roman" w:cs="Times New Roman" w:eastAsiaTheme="minorEastAsia"/>
          <w:sz w:val="24"/>
          <w:lang w:bidi="ar"/>
        </w:rPr>
        <w:instrText xml:space="preserve"> ADDIN ZOTERO_ITEM CSL_CITATION {"citationID":"g3DbpmZi","properties":{"unsorted":false,"formattedCitation":"(Ratcliff et al., 2016)","plainCitation":"(Ratcliff et al., 2016)","noteIndex":0},"citationItems":[{"id":"bQO8AlTg/TKUtYQvU","uris":["http://zotero.org/users/12368307/items/4LRC2B68"],"itemData":{"id":1466,"type":"article-journal","abstract":"There is growing interest in diffusion models to represent the cognitive and neural processes of speeded decision making. Sequential-sampling models like the diffusion model have a long history in psychology. They view decision making as a process of noisy accumulation of evidence from a stimulus. The standard model assumes that evidence accumulates at a constant rate during the second or two it takes to make a decision. This process can be linked to the behaviors of populations of neurons and to theories of optimality. Diffusion models have been used successfully in a range of cognitive tasks and as psychometric tools in clinical research to examine individual differences. In this article, we relate the models to both earlier and more recent research in psychology.","container-title":"Trends in Cognitive Sciences","DOI":"10.1016/j.tics.2016.01.007","ISSN":"13646613","issue":"4","journalAbbreviation":"Trends Cognit. Sci.","language":"en","page":"260-281","source":"DOI.org (Crossref)","title":"Diffusion decision model: current issues and history","title-short":"Diffusion decision model","volume":"20","author":[{"family":"Ratcliff","given":"Roger"},{"family":"Smith","given":"Philip L."},{"family":"Brown","given":"Scott D."},{"family":"McKoon","given":"Gail"}],"issued":{"date-parts":[["2016",4]]}}}],"schema":"https://github.com/citation-style-language/schema/raw/master/csl-citation.json"} </w:instrText>
      </w:r>
      <w:r>
        <w:rPr>
          <w:rFonts w:ascii="Times New Roman" w:hAnsi="Times New Roman" w:cs="Times New Roman" w:eastAsiaTheme="minorEastAsia"/>
          <w:sz w:val="24"/>
          <w:lang w:bidi="ar"/>
        </w:rPr>
        <w:fldChar w:fldCharType="separate"/>
      </w:r>
      <w:r>
        <w:rPr>
          <w:rFonts w:ascii="Times New Roman" w:hAnsi="Times New Roman" w:cs="Times New Roman" w:eastAsiaTheme="minorEastAsia"/>
          <w:sz w:val="24"/>
        </w:rPr>
        <w:t>(Ratcliff et al., 2016)</w:t>
      </w:r>
      <w:r>
        <w:rPr>
          <w:rFonts w:ascii="Times New Roman" w:hAnsi="Times New Roman" w:cs="Times New Roman" w:eastAsiaTheme="minorEastAsia"/>
          <w:sz w:val="24"/>
          <w:lang w:bidi="ar"/>
        </w:rPr>
        <w:fldChar w:fldCharType="end"/>
      </w:r>
      <w:r>
        <w:rPr>
          <w:rFonts w:ascii="Times New Roman" w:hAnsi="Times New Roman" w:cs="Times New Roman" w:eastAsiaTheme="minorEastAsia"/>
          <w:sz w:val="24"/>
          <w:lang w:bidi="ar"/>
        </w:rPr>
        <w:t xml:space="preserve">. </w:t>
      </w:r>
    </w:p>
    <w:p w14:paraId="4BA2C91A">
      <w:pPr>
        <w:spacing w:line="480" w:lineRule="auto"/>
        <w:ind w:firstLine="720"/>
        <w:rPr>
          <w:rFonts w:ascii="Times New Roman" w:hAnsi="Times New Roman" w:cs="Times New Roman" w:eastAsiaTheme="minorEastAsia"/>
          <w:sz w:val="24"/>
          <w:lang w:bidi="ar"/>
        </w:rPr>
      </w:pPr>
      <w:r>
        <w:rPr>
          <w:rFonts w:ascii="Times New Roman" w:hAnsi="Times New Roman" w:cs="Times New Roman" w:eastAsiaTheme="minorEastAsia"/>
          <w:sz w:val="24"/>
          <w:lang w:bidi="ar"/>
        </w:rPr>
        <w:t xml:space="preserve">Finally, the Stimulus Properties </w:t>
      </w:r>
      <w:r>
        <w:rPr>
          <w:rFonts w:hint="eastAsia" w:ascii="Times New Roman" w:hAnsi="Times New Roman" w:cs="Times New Roman" w:eastAsiaTheme="minorEastAsia"/>
          <w:sz w:val="24"/>
          <w:lang w:bidi="ar"/>
        </w:rPr>
        <w:t xml:space="preserve">describe </w:t>
      </w:r>
      <w:r>
        <w:rPr>
          <w:rFonts w:ascii="Times New Roman" w:hAnsi="Times New Roman" w:cs="Times New Roman" w:eastAsiaTheme="minorEastAsia"/>
          <w:sz w:val="24"/>
          <w:lang w:bidi="ar"/>
        </w:rPr>
        <w:t xml:space="preserve">details of the stimuli, </w:t>
      </w:r>
      <w:r>
        <w:rPr>
          <w:rFonts w:hint="eastAsia" w:ascii="Times New Roman" w:hAnsi="Times New Roman" w:cs="Times New Roman" w:eastAsiaTheme="minorEastAsia"/>
          <w:sz w:val="24"/>
          <w:lang w:bidi="ar"/>
        </w:rPr>
        <w:t>including</w:t>
      </w:r>
      <w:r>
        <w:rPr>
          <w:rFonts w:ascii="Times New Roman" w:hAnsi="Times New Roman" w:cs="Times New Roman" w:eastAsiaTheme="minorEastAsia"/>
          <w:sz w:val="24"/>
          <w:lang w:bidi="ar"/>
        </w:rPr>
        <w:t xml:space="preserve"> their modality, their visual/auditory properties, and attributes of labels. The defining boundary of this </w:t>
      </w:r>
      <w:r>
        <w:rPr>
          <w:rFonts w:hint="eastAsia" w:ascii="Times New Roman" w:hAnsi="Times New Roman" w:cs="Times New Roman" w:eastAsiaTheme="minorEastAsia"/>
          <w:sz w:val="24"/>
          <w:lang w:bidi="ar"/>
        </w:rPr>
        <w:t>level</w:t>
      </w:r>
      <w:r>
        <w:rPr>
          <w:rFonts w:ascii="Times New Roman" w:hAnsi="Times New Roman" w:cs="Times New Roman" w:eastAsiaTheme="minorEastAsia"/>
          <w:sz w:val="24"/>
          <w:lang w:bidi="ar"/>
        </w:rPr>
        <w:t xml:space="preserve"> is </w:t>
      </w:r>
      <w:r>
        <w:rPr>
          <w:rFonts w:hint="eastAsia" w:ascii="Times New Roman" w:hAnsi="Times New Roman" w:cs="Times New Roman" w:eastAsiaTheme="minorEastAsia"/>
          <w:sz w:val="24"/>
          <w:lang w:bidi="ar"/>
        </w:rPr>
        <w:t xml:space="preserve">whether a </w:t>
      </w:r>
      <w:r>
        <w:rPr>
          <w:rFonts w:ascii="Times New Roman" w:hAnsi="Times New Roman" w:cs="Times New Roman" w:eastAsiaTheme="minorEastAsia"/>
          <w:sz w:val="24"/>
          <w:lang w:bidi="ar"/>
        </w:rPr>
        <w:t>piece of information</w:t>
      </w:r>
      <w:r>
        <w:rPr>
          <w:rFonts w:hint="eastAsia" w:ascii="Times New Roman" w:hAnsi="Times New Roman" w:cs="Times New Roman" w:eastAsiaTheme="minorEastAsia"/>
          <w:sz w:val="24"/>
          <w:lang w:bidi="ar"/>
        </w:rPr>
        <w:t xml:space="preserve"> specifies </w:t>
      </w:r>
      <w:r>
        <w:rPr>
          <w:rFonts w:hint="eastAsia" w:ascii="Times New Roman" w:hAnsi="Times New Roman" w:cs="Times New Roman" w:eastAsiaTheme="minorEastAsia"/>
          <w:i/>
          <w:iCs/>
          <w:sz w:val="24"/>
          <w:lang w:bidi="ar"/>
        </w:rPr>
        <w:t>what</w:t>
      </w:r>
      <w:r>
        <w:rPr>
          <w:rFonts w:hint="eastAsia" w:ascii="Times New Roman" w:hAnsi="Times New Roman" w:cs="Times New Roman" w:eastAsiaTheme="minorEastAsia"/>
          <w:sz w:val="24"/>
          <w:lang w:bidi="ar"/>
        </w:rPr>
        <w:t xml:space="preserve"> information is presented rather than </w:t>
      </w:r>
      <w:r>
        <w:rPr>
          <w:rFonts w:hint="eastAsia" w:ascii="Times New Roman" w:hAnsi="Times New Roman" w:cs="Times New Roman" w:eastAsiaTheme="minorEastAsia"/>
          <w:i/>
          <w:iCs/>
          <w:sz w:val="24"/>
          <w:lang w:bidi="ar"/>
        </w:rPr>
        <w:t>how</w:t>
      </w:r>
      <w:r>
        <w:rPr>
          <w:rFonts w:hint="eastAsia" w:ascii="Times New Roman" w:hAnsi="Times New Roman" w:cs="Times New Roman" w:eastAsiaTheme="minorEastAsia"/>
          <w:sz w:val="24"/>
          <w:lang w:bidi="ar"/>
        </w:rPr>
        <w:t xml:space="preserve"> it is physically delivered</w:t>
      </w:r>
      <w:r>
        <w:rPr>
          <w:rFonts w:ascii="Times New Roman" w:hAnsi="Times New Roman" w:cs="Times New Roman" w:eastAsiaTheme="minorEastAsia"/>
          <w:sz w:val="24"/>
          <w:lang w:bidi="ar"/>
        </w:rPr>
        <w:t>, with the latter belong to Trial Structure.</w:t>
      </w:r>
    </w:p>
    <w:p w14:paraId="67624C40">
      <w:pPr>
        <w:pStyle w:val="2"/>
        <w:widowControl/>
        <w:spacing w:before="240" w:beforeAutospacing="0" w:afterAutospacing="0" w:line="360" w:lineRule="auto"/>
        <w:jc w:val="both"/>
        <w:rPr>
          <w:rFonts w:hint="default" w:ascii="Times New Roman" w:hAnsi="Times New Roman"/>
          <w:sz w:val="28"/>
          <w:szCs w:val="28"/>
        </w:rPr>
      </w:pPr>
      <w:r>
        <w:rPr>
          <w:rFonts w:ascii="Times New Roman" w:hAnsi="Times New Roman"/>
          <w:sz w:val="28"/>
          <w:szCs w:val="28"/>
        </w:rPr>
        <w:t>Summary</w:t>
      </w:r>
      <w:r>
        <w:rPr>
          <w:rFonts w:hint="default" w:ascii="Times New Roman" w:hAnsi="Times New Roman"/>
          <w:sz w:val="28"/>
          <w:szCs w:val="28"/>
        </w:rPr>
        <w:t xml:space="preserve"> of data included in SPE database</w:t>
      </w:r>
    </w:p>
    <w:p w14:paraId="21127E57">
      <w:pPr>
        <w:spacing w:line="480" w:lineRule="auto"/>
        <w:ind w:firstLine="720"/>
        <w:rPr>
          <w:rFonts w:ascii="Times New Roman" w:hAnsi="Times New Roman" w:cs="Times New Roman" w:eastAsiaTheme="minorEastAsia"/>
          <w:sz w:val="24"/>
        </w:rPr>
      </w:pPr>
      <w:r>
        <w:rPr>
          <w:rFonts w:ascii="Times New Roman" w:hAnsi="Times New Roman" w:cs="Times New Roman" w:eastAsiaTheme="minorEastAsia"/>
          <w:sz w:val="24"/>
          <w:lang w:bidi="ar"/>
        </w:rPr>
        <w:t xml:space="preserve">The Self-Matching Database is hosted on the Open Science Framework (OSF) website (XXX) and Science Data Bank (XXX). </w:t>
      </w:r>
      <w:del w:id="166" w:author="蔡振辛 [2]" w:date="2026-09-24T21:08:37Z">
        <w:r>
          <w:rPr>
            <w:rFonts w:ascii="Times New Roman" w:hAnsi="Times New Roman" w:cs="Times New Roman" w:eastAsiaTheme="minorEastAsia"/>
            <w:sz w:val="24"/>
            <w:lang w:bidi="ar"/>
          </w:rPr>
          <w:delText>At</w:delText>
        </w:r>
      </w:del>
      <w:ins w:id="167" w:author="蔡振辛 [2]" w:date="2026-09-24T21:08:37Z">
        <w:r>
          <w:rPr>
            <w:rFonts w:ascii="Times New Roman" w:hAnsi="Times New Roman" w:cs="Times New Roman" w:eastAsiaTheme="minorEastAsia"/>
            <w:sz w:val="24"/>
            <w:lang w:bidi="ar"/>
          </w:rPr>
          <w:t>In</w:t>
        </w:r>
      </w:ins>
      <w:r>
        <w:rPr>
          <w:rFonts w:ascii="Times New Roman" w:hAnsi="Times New Roman" w:cs="Times New Roman" w:eastAsiaTheme="minorEastAsia"/>
          <w:sz w:val="24"/>
          <w:lang w:bidi="ar"/>
        </w:rPr>
        <w:t xml:space="preserve"> the </w:t>
      </w:r>
      <w:del w:id="168" w:author="蔡振辛 [2]" w:date="2026-09-24T21:08:37Z">
        <w:r>
          <w:rPr>
            <w:rFonts w:ascii="Times New Roman" w:hAnsi="Times New Roman" w:cs="Times New Roman" w:eastAsiaTheme="minorEastAsia"/>
            <w:sz w:val="24"/>
            <w:lang w:bidi="ar"/>
          </w:rPr>
          <w:delText>time of publication, the database contained 4</w:delText>
        </w:r>
      </w:del>
      <w:del w:id="169" w:author="蔡振辛 [2]" w:date="2026-09-24T21:08:37Z">
        <w:r>
          <w:rPr>
            <w:rFonts w:hint="eastAsia" w:ascii="Times New Roman" w:hAnsi="Times New Roman" w:cs="Times New Roman" w:eastAsiaTheme="minorEastAsia"/>
            <w:sz w:val="24"/>
            <w:lang w:val="en-US" w:eastAsia="zh-CN" w:bidi="ar"/>
          </w:rPr>
          <w:delText>8</w:delText>
        </w:r>
      </w:del>
      <w:del w:id="170" w:author="蔡振辛 [2]" w:date="2026-09-24T21:08:37Z">
        <w:r>
          <w:rPr>
            <w:rFonts w:ascii="Times New Roman" w:hAnsi="Times New Roman" w:cs="Times New Roman" w:eastAsiaTheme="minorEastAsia"/>
            <w:sz w:val="24"/>
            <w:lang w:bidi="ar"/>
          </w:rPr>
          <w:delText xml:space="preserve"> studies with 70 datasets, a</w:delText>
        </w:r>
      </w:del>
      <w:ins w:id="171" w:author="蔡振辛 [2]" w:date="2026-09-24T21:08:37Z">
        <w:r>
          <w:rPr>
            <w:rFonts w:ascii="Times New Roman" w:hAnsi="Times New Roman" w:cs="Times New Roman" w:eastAsiaTheme="minorEastAsia"/>
            <w:sz w:val="24"/>
            <w:lang w:bidi="ar"/>
          </w:rPr>
          <w:t>current release (September 2026), the database contains 49 studies, corresponding to 107 experiment-by-participant-group entries (89 experiment-level data files) and a</w:t>
        </w:r>
      </w:ins>
      <w:r>
        <w:rPr>
          <w:rFonts w:ascii="Times New Roman" w:hAnsi="Times New Roman" w:cs="Times New Roman" w:eastAsiaTheme="minorEastAsia"/>
          <w:sz w:val="24"/>
          <w:lang w:bidi="ar"/>
        </w:rPr>
        <w:t xml:space="preserve">ggregating </w:t>
      </w:r>
      <w:del w:id="172" w:author="蔡振辛 [2]" w:date="2026-09-24T21:08:37Z">
        <w:r>
          <w:rPr>
            <w:rFonts w:ascii="Times New Roman" w:hAnsi="Times New Roman" w:cs="Times New Roman" w:eastAsiaTheme="minorEastAsia"/>
            <w:sz w:val="24"/>
          </w:rPr>
          <w:delText>3,603</w:delText>
        </w:r>
      </w:del>
      <w:ins w:id="173" w:author="蔡振辛 [2]" w:date="2026-09-24T21:08:37Z">
        <w:r>
          <w:rPr>
            <w:rFonts w:ascii="Times New Roman" w:hAnsi="Times New Roman" w:cs="Times New Roman" w:eastAsiaTheme="minorEastAsia"/>
            <w:sz w:val="24"/>
            <w:lang w:bidi="ar"/>
          </w:rPr>
          <w:t>4,875</w:t>
        </w:r>
      </w:ins>
      <w:r>
        <w:rPr>
          <w:rFonts w:ascii="Times New Roman" w:hAnsi="Times New Roman" w:cs="Times New Roman" w:eastAsiaTheme="minorEastAsia"/>
          <w:sz w:val="24"/>
          <w:lang w:bidi="ar"/>
        </w:rPr>
        <w:t xml:space="preserve"> participants across </w:t>
      </w:r>
      <w:del w:id="174" w:author="蔡振辛 [2]" w:date="2026-09-24T21:08:37Z">
        <w:r>
          <w:rPr>
            <w:rFonts w:ascii="Times New Roman" w:hAnsi="Times New Roman" w:cs="Times New Roman" w:eastAsiaTheme="minorEastAsia"/>
            <w:sz w:val="24"/>
          </w:rPr>
          <w:delText>1,554,083</w:delText>
        </w:r>
      </w:del>
      <w:ins w:id="175" w:author="蔡振辛 [2]" w:date="2026-09-24T21:08:37Z">
        <w:r>
          <w:rPr>
            <w:rFonts w:ascii="Times New Roman" w:hAnsi="Times New Roman" w:cs="Times New Roman" w:eastAsiaTheme="minorEastAsia"/>
            <w:sz w:val="24"/>
            <w:lang w:bidi="ar"/>
          </w:rPr>
          <w:t>2,131,108 test</w:t>
        </w:r>
      </w:ins>
      <w:r>
        <w:rPr>
          <w:rFonts w:ascii="Times New Roman" w:hAnsi="Times New Roman" w:cs="Times New Roman" w:eastAsiaTheme="minorEastAsia"/>
          <w:sz w:val="24"/>
          <w:lang w:bidi="ar"/>
        </w:rPr>
        <w:t xml:space="preserve"> trials (See Table 1 for details).</w:t>
      </w:r>
    </w:p>
    <w:p w14:paraId="55F9F256">
      <w:pPr>
        <w:spacing w:before="120" w:after="60"/>
        <w:jc w:val="left"/>
        <w:rPr>
          <w:rFonts w:ascii="Times New Roman" w:hAnsi="Times New Roman"/>
          <w:b/>
          <w:bCs/>
          <w:sz w:val="24"/>
        </w:rPr>
        <w:sectPr>
          <w:pgSz w:w="11906" w:h="16838"/>
          <w:pgMar w:top="1440" w:right="1440" w:bottom="1440" w:left="1440" w:header="851" w:footer="992" w:gutter="0"/>
          <w:cols w:space="425" w:num="1"/>
          <w:docGrid w:type="lines" w:linePitch="312" w:charSpace="0"/>
        </w:sectPr>
      </w:pPr>
    </w:p>
    <w:p w14:paraId="04DA12A0">
      <w:pPr>
        <w:spacing w:before="120" w:after="60"/>
        <w:jc w:val="left"/>
        <w:rPr>
          <w:rFonts w:ascii="Times New Roman" w:hAnsi="Times New Roman"/>
          <w:b/>
          <w:bCs/>
          <w:sz w:val="24"/>
        </w:rPr>
      </w:pPr>
      <w:r>
        <w:rPr>
          <w:rFonts w:ascii="Times New Roman" w:hAnsi="Times New Roman"/>
          <w:b/>
          <w:bCs/>
          <w:sz w:val="24"/>
        </w:rPr>
        <w:t xml:space="preserve">Table </w:t>
      </w:r>
      <w:ins w:id="176" w:author="蔡振辛 [2]" w:date="2026-09-24T21:08:37Z">
        <w:r>
          <w:rPr>
            <w:rFonts w:ascii="Times New Roman" w:hAnsi="Times New Roman"/>
            <w:b/>
            <w:bCs/>
            <w:sz w:val="24"/>
          </w:rPr>
          <w:t>1</w:t>
        </w:r>
      </w:ins>
    </w:p>
    <w:p w14:paraId="6C23984D">
      <w:pPr>
        <w:spacing w:after="120"/>
        <w:jc w:val="left"/>
        <w:rPr>
          <w:rFonts w:ascii="Times New Roman" w:hAnsi="Times New Roman"/>
          <w:b/>
          <w:bCs/>
          <w:sz w:val="24"/>
        </w:rPr>
      </w:pPr>
      <w:r>
        <w:rPr>
          <w:rFonts w:ascii="Times New Roman" w:hAnsi="Times New Roman"/>
          <w:i/>
          <w:iCs/>
          <w:sz w:val="24"/>
        </w:rPr>
        <w:t>Overview of Studies Included in the SPE Database</w:t>
      </w:r>
    </w:p>
    <w:tbl>
      <w:tblPr>
        <w:tblStyle w:val="46"/>
        <w:tblW w:w="5000" w:type="pct"/>
        <w:tblCaption w:val="Studies Included in the Database and Key Experimental Characteristics"/>
        <w:tblInd w:w="0" w:type="dxa"/>
        <w:tblLayout w:type="fixed"/>
        <w:tblCellMar>
          <w:top w:w="0" w:type="dxa"/>
          <w:left w:w="108" w:type="dxa"/>
          <w:bottom w:w="0" w:type="dxa"/>
          <w:right w:w="108" w:type="dxa"/>
        </w:tblCellMar>
      </w:tblPr>
      <w:tblGrid>
        <w:gridCol w:w="655"/>
        <w:gridCol w:w="3079"/>
        <w:gridCol w:w="1522"/>
        <w:gridCol w:w="699"/>
        <w:gridCol w:w="953"/>
        <w:gridCol w:w="1045"/>
        <w:gridCol w:w="1017"/>
        <w:gridCol w:w="1031"/>
        <w:gridCol w:w="1546"/>
        <w:gridCol w:w="941"/>
        <w:gridCol w:w="1468"/>
      </w:tblGrid>
      <w:tr w14:paraId="7DF149AA">
        <w:tblPrEx>
          <w:tblCellMar>
            <w:top w:w="0" w:type="dxa"/>
            <w:left w:w="108" w:type="dxa"/>
            <w:bottom w:w="0" w:type="dxa"/>
            <w:right w:w="108" w:type="dxa"/>
          </w:tblCellMar>
        </w:tblPrEx>
        <w:trPr>
          <w:cantSplit/>
          <w:tblHeader/>
        </w:trPr>
        <w:tc>
          <w:tcPr>
            <w:tcW w:w="234" w:type="pct"/>
            <w:tcBorders>
              <w:top w:val="single" w:color="auto" w:sz="4" w:space="0"/>
              <w:bottom w:val="single" w:color="auto" w:sz="4" w:space="0"/>
            </w:tcBorders>
            <w:vAlign w:val="center"/>
          </w:tcPr>
          <w:p w14:paraId="03246EF0">
            <w:pPr>
              <w:jc w:val="center"/>
              <w:rPr>
                <w:rFonts w:hint="default" w:ascii="Times New Roman" w:hAnsi="Times New Roman" w:cs="Times New Roman"/>
                <w:b/>
                <w:sz w:val="18"/>
              </w:rPr>
            </w:pPr>
            <w:r>
              <w:rPr>
                <w:rFonts w:hint="default" w:ascii="Times New Roman" w:hAnsi="Times New Roman" w:cs="Times New Roman"/>
                <w:b/>
                <w:sz w:val="18"/>
              </w:rPr>
              <w:t>Num</w:t>
            </w:r>
          </w:p>
        </w:tc>
        <w:tc>
          <w:tcPr>
            <w:tcW w:w="1103" w:type="pct"/>
            <w:tcBorders>
              <w:top w:val="single" w:color="auto" w:sz="4" w:space="0"/>
              <w:bottom w:val="single" w:color="auto" w:sz="4" w:space="0"/>
            </w:tcBorders>
            <w:vAlign w:val="center"/>
          </w:tcPr>
          <w:p w14:paraId="2AC6B290">
            <w:pPr>
              <w:jc w:val="center"/>
              <w:rPr>
                <w:rFonts w:hint="default" w:ascii="Times New Roman" w:hAnsi="Times New Roman" w:cs="Times New Roman"/>
                <w:b/>
                <w:sz w:val="18"/>
              </w:rPr>
            </w:pPr>
            <w:r>
              <w:rPr>
                <w:rFonts w:hint="default" w:ascii="Times New Roman" w:hAnsi="Times New Roman" w:cs="Times New Roman"/>
                <w:b/>
                <w:sz w:val="18"/>
              </w:rPr>
              <w:t>ID</w:t>
            </w:r>
          </w:p>
        </w:tc>
        <w:tc>
          <w:tcPr>
            <w:tcW w:w="545" w:type="pct"/>
            <w:tcBorders>
              <w:top w:val="single" w:color="auto" w:sz="4" w:space="0"/>
              <w:bottom w:val="single" w:color="auto" w:sz="4" w:space="0"/>
            </w:tcBorders>
            <w:vAlign w:val="center"/>
          </w:tcPr>
          <w:p w14:paraId="33D635ED">
            <w:pPr>
              <w:jc w:val="center"/>
              <w:rPr>
                <w:rFonts w:hint="default" w:ascii="Times New Roman" w:hAnsi="Times New Roman" w:cs="Times New Roman"/>
                <w:b/>
                <w:sz w:val="18"/>
              </w:rPr>
            </w:pPr>
            <w:r>
              <w:rPr>
                <w:rFonts w:hint="default" w:ascii="Times New Roman" w:hAnsi="Times New Roman" w:cs="Times New Roman"/>
                <w:b/>
                <w:sz w:val="18"/>
              </w:rPr>
              <w:t>Study</w:t>
            </w:r>
          </w:p>
        </w:tc>
        <w:tc>
          <w:tcPr>
            <w:tcW w:w="250" w:type="pct"/>
            <w:tcBorders>
              <w:top w:val="single" w:color="auto" w:sz="4" w:space="0"/>
              <w:bottom w:val="single" w:color="auto" w:sz="4" w:space="0"/>
            </w:tcBorders>
            <w:vAlign w:val="center"/>
          </w:tcPr>
          <w:p w14:paraId="4C80304E">
            <w:pPr>
              <w:jc w:val="center"/>
              <w:rPr>
                <w:rFonts w:hint="default" w:ascii="Times New Roman" w:hAnsi="Times New Roman" w:cs="Times New Roman"/>
                <w:b/>
                <w:sz w:val="18"/>
              </w:rPr>
            </w:pPr>
            <w:r>
              <w:rPr>
                <w:rFonts w:hint="default" w:ascii="Times New Roman" w:hAnsi="Times New Roman" w:cs="Times New Roman"/>
                <w:b/>
                <w:sz w:val="18"/>
              </w:rPr>
              <w:t>Exp</w:t>
            </w:r>
          </w:p>
        </w:tc>
        <w:tc>
          <w:tcPr>
            <w:tcW w:w="341" w:type="pct"/>
            <w:tcBorders>
              <w:top w:val="single" w:color="auto" w:sz="4" w:space="0"/>
              <w:bottom w:val="single" w:color="auto" w:sz="4" w:space="0"/>
            </w:tcBorders>
            <w:vAlign w:val="center"/>
          </w:tcPr>
          <w:p w14:paraId="5C49186F">
            <w:pPr>
              <w:jc w:val="center"/>
              <w:rPr>
                <w:rFonts w:hint="default" w:ascii="Times New Roman" w:hAnsi="Times New Roman" w:cs="Times New Roman"/>
                <w:b/>
                <w:sz w:val="18"/>
              </w:rPr>
            </w:pPr>
            <w:r>
              <w:rPr>
                <w:rFonts w:hint="default" w:ascii="Times New Roman" w:hAnsi="Times New Roman" w:cs="Times New Roman"/>
                <w:b/>
                <w:sz w:val="18"/>
              </w:rPr>
              <w:t>Country</w:t>
            </w:r>
          </w:p>
        </w:tc>
        <w:tc>
          <w:tcPr>
            <w:tcW w:w="374" w:type="pct"/>
            <w:tcBorders>
              <w:top w:val="single" w:color="auto" w:sz="4" w:space="0"/>
              <w:bottom w:val="single" w:color="auto" w:sz="4" w:space="0"/>
            </w:tcBorders>
            <w:vAlign w:val="center"/>
          </w:tcPr>
          <w:p w14:paraId="11F273B1">
            <w:pPr>
              <w:jc w:val="center"/>
              <w:rPr>
                <w:rFonts w:hint="default" w:ascii="Times New Roman" w:hAnsi="Times New Roman" w:cs="Times New Roman"/>
                <w:b/>
                <w:sz w:val="18"/>
              </w:rPr>
            </w:pPr>
            <w:r>
              <w:rPr>
                <w:rFonts w:hint="default" w:ascii="Times New Roman" w:hAnsi="Times New Roman" w:cs="Times New Roman"/>
                <w:b/>
                <w:sz w:val="18"/>
              </w:rPr>
              <w:t>Language</w:t>
            </w:r>
          </w:p>
        </w:tc>
        <w:tc>
          <w:tcPr>
            <w:tcW w:w="364" w:type="pct"/>
            <w:tcBorders>
              <w:top w:val="single" w:color="auto" w:sz="4" w:space="0"/>
              <w:bottom w:val="single" w:color="auto" w:sz="4" w:space="0"/>
            </w:tcBorders>
            <w:vAlign w:val="center"/>
          </w:tcPr>
          <w:p w14:paraId="5548D4D9">
            <w:pPr>
              <w:jc w:val="center"/>
              <w:rPr>
                <w:rFonts w:hint="default" w:ascii="Times New Roman" w:hAnsi="Times New Roman" w:cs="Times New Roman"/>
                <w:b/>
                <w:sz w:val="18"/>
              </w:rPr>
            </w:pPr>
            <w:r>
              <w:rPr>
                <w:rFonts w:hint="default" w:ascii="Times New Roman" w:hAnsi="Times New Roman" w:cs="Times New Roman"/>
                <w:b/>
                <w:sz w:val="18"/>
              </w:rPr>
              <w:t>N (M/F)</w:t>
            </w:r>
          </w:p>
        </w:tc>
        <w:tc>
          <w:tcPr>
            <w:tcW w:w="369" w:type="pct"/>
            <w:tcBorders>
              <w:top w:val="single" w:color="auto" w:sz="4" w:space="0"/>
              <w:bottom w:val="single" w:color="auto" w:sz="4" w:space="0"/>
            </w:tcBorders>
            <w:vAlign w:val="center"/>
          </w:tcPr>
          <w:p w14:paraId="57164C8F">
            <w:pPr>
              <w:jc w:val="center"/>
              <w:rPr>
                <w:rFonts w:hint="default" w:ascii="Times New Roman" w:hAnsi="Times New Roman" w:cs="Times New Roman"/>
                <w:b/>
                <w:sz w:val="18"/>
              </w:rPr>
            </w:pPr>
            <w:r>
              <w:rPr>
                <w:rFonts w:hint="default" w:ascii="Times New Roman" w:hAnsi="Times New Roman" w:cs="Times New Roman"/>
                <w:b/>
                <w:sz w:val="18"/>
              </w:rPr>
              <w:t>Stimulus</w:t>
            </w:r>
          </w:p>
        </w:tc>
        <w:tc>
          <w:tcPr>
            <w:tcW w:w="553" w:type="pct"/>
            <w:tcBorders>
              <w:top w:val="single" w:color="auto" w:sz="4" w:space="0"/>
              <w:bottom w:val="single" w:color="auto" w:sz="4" w:space="0"/>
            </w:tcBorders>
            <w:vAlign w:val="center"/>
          </w:tcPr>
          <w:p w14:paraId="6F5E4D4E">
            <w:pPr>
              <w:jc w:val="center"/>
              <w:rPr>
                <w:rFonts w:hint="default" w:ascii="Times New Roman" w:hAnsi="Times New Roman" w:cs="Times New Roman"/>
                <w:b/>
                <w:sz w:val="18"/>
              </w:rPr>
            </w:pPr>
            <w:r>
              <w:rPr>
                <w:rFonts w:hint="default" w:ascii="Times New Roman" w:hAnsi="Times New Roman" w:cs="Times New Roman"/>
                <w:b/>
                <w:sz w:val="18"/>
              </w:rPr>
              <w:t>Trials</w:t>
            </w:r>
          </w:p>
        </w:tc>
        <w:tc>
          <w:tcPr>
            <w:tcW w:w="337" w:type="pct"/>
            <w:tcBorders>
              <w:top w:val="single" w:color="auto" w:sz="4" w:space="0"/>
              <w:bottom w:val="single" w:color="auto" w:sz="4" w:space="0"/>
            </w:tcBorders>
            <w:vAlign w:val="center"/>
          </w:tcPr>
          <w:p w14:paraId="61868A0A">
            <w:pPr>
              <w:jc w:val="center"/>
              <w:rPr>
                <w:rFonts w:hint="default" w:ascii="Times New Roman" w:hAnsi="Times New Roman" w:cs="Times New Roman"/>
                <w:b/>
                <w:sz w:val="18"/>
              </w:rPr>
            </w:pPr>
            <w:r>
              <w:rPr>
                <w:rFonts w:hint="default" w:ascii="Times New Roman" w:hAnsi="Times New Roman" w:cs="Times New Roman"/>
                <w:b/>
                <w:sz w:val="18"/>
              </w:rPr>
              <w:t>License</w:t>
            </w:r>
          </w:p>
        </w:tc>
        <w:tc>
          <w:tcPr>
            <w:tcW w:w="525" w:type="pct"/>
            <w:tcBorders>
              <w:top w:val="single" w:color="auto" w:sz="4" w:space="0"/>
              <w:bottom w:val="single" w:color="auto" w:sz="4" w:space="0"/>
            </w:tcBorders>
            <w:vAlign w:val="center"/>
          </w:tcPr>
          <w:p w14:paraId="155D0E2D">
            <w:pPr>
              <w:jc w:val="center"/>
              <w:rPr>
                <w:rFonts w:hint="default" w:ascii="Times New Roman" w:hAnsi="Times New Roman" w:cs="Times New Roman"/>
                <w:b/>
                <w:sz w:val="18"/>
              </w:rPr>
            </w:pPr>
            <w:r>
              <w:rPr>
                <w:rFonts w:hint="default" w:ascii="Times New Roman" w:hAnsi="Times New Roman" w:cs="Times New Roman"/>
                <w:b/>
                <w:sz w:val="18"/>
              </w:rPr>
              <w:t>Exp_Implement</w:t>
            </w:r>
          </w:p>
        </w:tc>
      </w:tr>
      <w:tr w14:paraId="2C5A5AEC">
        <w:tblPrEx>
          <w:tblCellMar>
            <w:top w:w="0" w:type="dxa"/>
            <w:left w:w="108" w:type="dxa"/>
            <w:bottom w:w="0" w:type="dxa"/>
            <w:right w:w="108" w:type="dxa"/>
          </w:tblCellMar>
        </w:tblPrEx>
        <w:trPr>
          <w:cantSplit/>
        </w:trPr>
        <w:tc>
          <w:tcPr>
            <w:tcW w:w="234" w:type="pct"/>
            <w:tcBorders>
              <w:top w:val="single" w:color="auto" w:sz="4" w:space="0"/>
            </w:tcBorders>
            <w:vAlign w:val="center"/>
          </w:tcPr>
          <w:p w14:paraId="72247238">
            <w:pPr>
              <w:jc w:val="center"/>
              <w:rPr>
                <w:rFonts w:ascii="Times New Roman" w:hAnsi="Times New Roman" w:cs="Times New Roman"/>
              </w:rPr>
            </w:pPr>
            <w:r>
              <w:rPr>
                <w:rFonts w:ascii="Times New Roman" w:hAnsi="Times New Roman" w:cs="Times New Roman"/>
              </w:rPr>
              <w:t>1</w:t>
            </w:r>
          </w:p>
        </w:tc>
        <w:tc>
          <w:tcPr>
            <w:tcW w:w="1103" w:type="pct"/>
            <w:tcBorders>
              <w:top w:val="single" w:color="auto" w:sz="4" w:space="0"/>
            </w:tcBorders>
            <w:vAlign w:val="center"/>
          </w:tcPr>
          <w:p w14:paraId="11874957">
            <w:pPr>
              <w:jc w:val="center"/>
              <w:rPr>
                <w:rFonts w:ascii="Times New Roman" w:hAnsi="Times New Roman" w:cs="Times New Roman"/>
              </w:rPr>
            </w:pPr>
            <w:r>
              <w:rPr>
                <w:rFonts w:ascii="Times New Roman" w:hAnsi="Times New Roman" w:cs="Times New Roman"/>
              </w:rPr>
              <w:t>Amodeo_2024_CABN</w:t>
            </w:r>
          </w:p>
        </w:tc>
        <w:tc>
          <w:tcPr>
            <w:tcW w:w="545" w:type="pct"/>
            <w:tcBorders>
              <w:top w:val="single" w:color="auto" w:sz="4" w:space="0"/>
            </w:tcBorders>
            <w:vAlign w:val="center"/>
          </w:tcPr>
          <w:p w14:paraId="4EC4888E">
            <w:pPr>
              <w:jc w:val="center"/>
              <w:rPr>
                <w:rFonts w:ascii="Times New Roman" w:hAnsi="Times New Roman" w:cs="Times New Roman"/>
              </w:rPr>
            </w:pPr>
            <w:r>
              <w:rPr>
                <w:rFonts w:ascii="Times New Roman" w:hAnsi="Times New Roman" w:cs="Times New Roman"/>
              </w:rPr>
              <w:t>L Amodeo et al.</w:t>
            </w:r>
            <w:del w:id="177" w:author="蔡振辛 [2]" w:date="2026-09-24T21:08:37Z">
              <w:r>
                <w:rPr>
                  <w:rFonts w:ascii="Times New Roman" w:hAnsi="Times New Roman" w:cs="Times New Roman"/>
                </w:rPr>
                <w:delText> </w:delText>
              </w:r>
            </w:del>
            <w:ins w:id="178" w:author="蔡振辛 [2]" w:date="2026-09-24T21:08:37Z">
              <w:r>
                <w:rPr>
                  <w:rFonts w:ascii="Times New Roman" w:hAnsi="Times New Roman" w:cs="Times New Roman"/>
                </w:rPr>
                <w:t xml:space="preserve"> </w:t>
              </w:r>
            </w:ins>
            <w:r>
              <w:rPr>
                <w:rFonts w:ascii="Times New Roman" w:hAnsi="Times New Roman" w:cs="Times New Roman"/>
              </w:rPr>
              <w:t>(2024)</w:t>
            </w:r>
          </w:p>
        </w:tc>
        <w:tc>
          <w:tcPr>
            <w:tcW w:w="250" w:type="pct"/>
            <w:tcBorders>
              <w:top w:val="single" w:color="auto" w:sz="4" w:space="0"/>
            </w:tcBorders>
            <w:vAlign w:val="center"/>
          </w:tcPr>
          <w:p w14:paraId="4C4CD890">
            <w:pPr>
              <w:jc w:val="center"/>
              <w:rPr>
                <w:rFonts w:ascii="Times New Roman" w:hAnsi="Times New Roman" w:cs="Times New Roman"/>
              </w:rPr>
            </w:pPr>
            <w:r>
              <w:rPr>
                <w:rFonts w:ascii="Times New Roman" w:hAnsi="Times New Roman" w:cs="Times New Roman"/>
              </w:rPr>
              <w:t>Exp1</w:t>
            </w:r>
          </w:p>
        </w:tc>
        <w:tc>
          <w:tcPr>
            <w:tcW w:w="341" w:type="pct"/>
            <w:tcBorders>
              <w:top w:val="single" w:color="auto" w:sz="4" w:space="0"/>
            </w:tcBorders>
            <w:vAlign w:val="center"/>
          </w:tcPr>
          <w:p w14:paraId="1CE288BD">
            <w:pPr>
              <w:jc w:val="center"/>
              <w:rPr>
                <w:rFonts w:ascii="Times New Roman" w:hAnsi="Times New Roman" w:cs="Times New Roman"/>
              </w:rPr>
            </w:pPr>
            <w:r>
              <w:rPr>
                <w:rFonts w:ascii="Times New Roman" w:hAnsi="Times New Roman" w:cs="Times New Roman"/>
              </w:rPr>
              <w:t>Belgium</w:t>
            </w:r>
          </w:p>
        </w:tc>
        <w:tc>
          <w:tcPr>
            <w:tcW w:w="374" w:type="pct"/>
            <w:tcBorders>
              <w:top w:val="single" w:color="auto" w:sz="4" w:space="0"/>
            </w:tcBorders>
            <w:vAlign w:val="center"/>
          </w:tcPr>
          <w:p w14:paraId="01B3FF9C">
            <w:pPr>
              <w:jc w:val="center"/>
              <w:rPr>
                <w:rFonts w:ascii="Times New Roman" w:hAnsi="Times New Roman" w:cs="Times New Roman"/>
              </w:rPr>
            </w:pPr>
            <w:r>
              <w:rPr>
                <w:rFonts w:ascii="Times New Roman" w:hAnsi="Times New Roman" w:cs="Times New Roman"/>
              </w:rPr>
              <w:t>Dutch</w:t>
            </w:r>
          </w:p>
        </w:tc>
        <w:tc>
          <w:tcPr>
            <w:tcW w:w="364" w:type="pct"/>
            <w:tcBorders>
              <w:top w:val="single" w:color="auto" w:sz="4" w:space="0"/>
            </w:tcBorders>
            <w:vAlign w:val="center"/>
          </w:tcPr>
          <w:p w14:paraId="1A5ECFE2">
            <w:pPr>
              <w:jc w:val="center"/>
              <w:rPr>
                <w:rFonts w:ascii="Times New Roman" w:hAnsi="Times New Roman" w:cs="Times New Roman"/>
              </w:rPr>
            </w:pPr>
            <w:r>
              <w:rPr>
                <w:rFonts w:ascii="Times New Roman" w:hAnsi="Times New Roman" w:cs="Times New Roman"/>
              </w:rPr>
              <w:t>37</w:t>
            </w:r>
            <w:del w:id="179" w:author="蔡振辛 [2]" w:date="2026-09-24T21:08:37Z">
              <w:r>
                <w:rPr>
                  <w:rFonts w:ascii="Times New Roman" w:hAnsi="Times New Roman" w:cs="Times New Roman"/>
                </w:rPr>
                <w:delText xml:space="preserve"> (///)</w:delText>
              </w:r>
            </w:del>
          </w:p>
        </w:tc>
        <w:tc>
          <w:tcPr>
            <w:tcW w:w="369" w:type="pct"/>
            <w:tcBorders>
              <w:top w:val="single" w:color="auto" w:sz="4" w:space="0"/>
            </w:tcBorders>
            <w:vAlign w:val="center"/>
          </w:tcPr>
          <w:p w14:paraId="25B4CB7F">
            <w:pPr>
              <w:jc w:val="center"/>
              <w:rPr>
                <w:rFonts w:ascii="Times New Roman" w:hAnsi="Times New Roman" w:cs="Times New Roman"/>
              </w:rPr>
            </w:pPr>
            <w:r>
              <w:rPr>
                <w:rFonts w:ascii="Times New Roman" w:hAnsi="Times New Roman" w:cs="Times New Roman"/>
              </w:rPr>
              <w:t>geometric shape</w:t>
            </w:r>
          </w:p>
        </w:tc>
        <w:tc>
          <w:tcPr>
            <w:tcW w:w="553" w:type="pct"/>
            <w:tcBorders>
              <w:top w:val="single" w:color="auto" w:sz="4" w:space="0"/>
            </w:tcBorders>
            <w:vAlign w:val="center"/>
          </w:tcPr>
          <w:p w14:paraId="5E8F9DED">
            <w:pPr>
              <w:jc w:val="center"/>
              <w:rPr>
                <w:rFonts w:ascii="Times New Roman" w:hAnsi="Times New Roman" w:cs="Times New Roman"/>
              </w:rPr>
            </w:pPr>
            <w:r>
              <w:rPr>
                <w:rFonts w:ascii="Times New Roman" w:hAnsi="Times New Roman" w:cs="Times New Roman"/>
              </w:rPr>
              <w:t>360</w:t>
            </w:r>
          </w:p>
        </w:tc>
        <w:tc>
          <w:tcPr>
            <w:tcW w:w="337" w:type="pct"/>
            <w:tcBorders>
              <w:top w:val="single" w:color="auto" w:sz="4" w:space="0"/>
            </w:tcBorders>
            <w:vAlign w:val="center"/>
          </w:tcPr>
          <w:p w14:paraId="2BE1354D">
            <w:pPr>
              <w:jc w:val="center"/>
              <w:rPr>
                <w:rFonts w:ascii="Times New Roman" w:hAnsi="Times New Roman" w:cs="Times New Roman"/>
              </w:rPr>
            </w:pPr>
            <w:r>
              <w:rPr>
                <w:rFonts w:ascii="Times New Roman" w:hAnsi="Times New Roman" w:cs="Times New Roman"/>
              </w:rPr>
              <w:t>NA</w:t>
            </w:r>
          </w:p>
        </w:tc>
        <w:tc>
          <w:tcPr>
            <w:tcW w:w="525" w:type="pct"/>
            <w:tcBorders>
              <w:top w:val="single" w:color="auto" w:sz="4" w:space="0"/>
            </w:tcBorders>
            <w:vAlign w:val="center"/>
          </w:tcPr>
          <w:p w14:paraId="6C37A102">
            <w:pPr>
              <w:jc w:val="center"/>
              <w:rPr>
                <w:rFonts w:ascii="Times New Roman" w:hAnsi="Times New Roman" w:cs="Times New Roman"/>
              </w:rPr>
            </w:pPr>
            <w:r>
              <w:rPr>
                <w:rFonts w:ascii="Times New Roman" w:hAnsi="Times New Roman" w:cs="Times New Roman"/>
              </w:rPr>
              <w:t>Lab Experiment</w:t>
            </w:r>
          </w:p>
        </w:tc>
      </w:tr>
      <w:tr w14:paraId="1C9A035C">
        <w:tblPrEx>
          <w:tblCellMar>
            <w:top w:w="0" w:type="dxa"/>
            <w:left w:w="108" w:type="dxa"/>
            <w:bottom w:w="0" w:type="dxa"/>
            <w:right w:w="108" w:type="dxa"/>
          </w:tblCellMar>
        </w:tblPrEx>
        <w:trPr>
          <w:cantSplit/>
        </w:trPr>
        <w:tc>
          <w:tcPr>
            <w:tcW w:w="234" w:type="pct"/>
            <w:vAlign w:val="center"/>
          </w:tcPr>
          <w:p w14:paraId="6BEF691F">
            <w:pPr>
              <w:jc w:val="center"/>
              <w:rPr>
                <w:rFonts w:ascii="Times New Roman" w:hAnsi="Times New Roman" w:cs="Times New Roman"/>
              </w:rPr>
            </w:pPr>
            <w:r>
              <w:rPr>
                <w:rFonts w:ascii="Times New Roman" w:hAnsi="Times New Roman" w:cs="Times New Roman"/>
              </w:rPr>
              <w:t>2</w:t>
            </w:r>
          </w:p>
        </w:tc>
        <w:tc>
          <w:tcPr>
            <w:tcW w:w="1103" w:type="pct"/>
            <w:vAlign w:val="center"/>
          </w:tcPr>
          <w:p w14:paraId="4EC4285C">
            <w:pPr>
              <w:jc w:val="center"/>
              <w:rPr>
                <w:rFonts w:ascii="Times New Roman" w:hAnsi="Times New Roman" w:cs="Times New Roman"/>
              </w:rPr>
            </w:pPr>
            <w:r>
              <w:rPr>
                <w:rFonts w:ascii="Times New Roman" w:hAnsi="Times New Roman" w:cs="Times New Roman"/>
              </w:rPr>
              <w:t>Amodeo_2024_CABN</w:t>
            </w:r>
          </w:p>
        </w:tc>
        <w:tc>
          <w:tcPr>
            <w:tcW w:w="545" w:type="pct"/>
            <w:vAlign w:val="center"/>
          </w:tcPr>
          <w:p w14:paraId="63482E18">
            <w:pPr>
              <w:jc w:val="center"/>
              <w:rPr>
                <w:rFonts w:ascii="Times New Roman" w:hAnsi="Times New Roman" w:cs="Times New Roman"/>
              </w:rPr>
            </w:pPr>
            <w:r>
              <w:rPr>
                <w:rFonts w:ascii="Times New Roman" w:hAnsi="Times New Roman" w:cs="Times New Roman"/>
              </w:rPr>
              <w:t>L Amodeo et al.</w:t>
            </w:r>
            <w:del w:id="180" w:author="蔡振辛 [2]" w:date="2026-09-24T21:08:37Z">
              <w:r>
                <w:rPr>
                  <w:rFonts w:ascii="Times New Roman" w:hAnsi="Times New Roman" w:cs="Times New Roman"/>
                </w:rPr>
                <w:delText> </w:delText>
              </w:r>
            </w:del>
            <w:ins w:id="181" w:author="蔡振辛 [2]" w:date="2026-09-24T21:08:37Z">
              <w:r>
                <w:rPr>
                  <w:rFonts w:ascii="Times New Roman" w:hAnsi="Times New Roman" w:cs="Times New Roman"/>
                </w:rPr>
                <w:t xml:space="preserve"> </w:t>
              </w:r>
            </w:ins>
            <w:r>
              <w:rPr>
                <w:rFonts w:ascii="Times New Roman" w:hAnsi="Times New Roman" w:cs="Times New Roman"/>
              </w:rPr>
              <w:t>(2024)</w:t>
            </w:r>
          </w:p>
        </w:tc>
        <w:tc>
          <w:tcPr>
            <w:tcW w:w="250" w:type="pct"/>
            <w:vAlign w:val="center"/>
          </w:tcPr>
          <w:p w14:paraId="23494B47">
            <w:pPr>
              <w:jc w:val="center"/>
              <w:rPr>
                <w:rFonts w:ascii="Times New Roman" w:hAnsi="Times New Roman" w:cs="Times New Roman"/>
              </w:rPr>
            </w:pPr>
            <w:r>
              <w:rPr>
                <w:rFonts w:ascii="Times New Roman" w:hAnsi="Times New Roman" w:cs="Times New Roman"/>
              </w:rPr>
              <w:t>Exp1</w:t>
            </w:r>
          </w:p>
        </w:tc>
        <w:tc>
          <w:tcPr>
            <w:tcW w:w="341" w:type="pct"/>
            <w:vAlign w:val="center"/>
          </w:tcPr>
          <w:p w14:paraId="51F16881">
            <w:pPr>
              <w:jc w:val="center"/>
              <w:rPr>
                <w:rFonts w:ascii="Times New Roman" w:hAnsi="Times New Roman" w:cs="Times New Roman"/>
              </w:rPr>
            </w:pPr>
            <w:r>
              <w:rPr>
                <w:rFonts w:ascii="Times New Roman" w:hAnsi="Times New Roman" w:cs="Times New Roman"/>
              </w:rPr>
              <w:t>Belgium</w:t>
            </w:r>
          </w:p>
        </w:tc>
        <w:tc>
          <w:tcPr>
            <w:tcW w:w="374" w:type="pct"/>
            <w:vAlign w:val="center"/>
          </w:tcPr>
          <w:p w14:paraId="618C8F03">
            <w:pPr>
              <w:jc w:val="center"/>
              <w:rPr>
                <w:rFonts w:ascii="Times New Roman" w:hAnsi="Times New Roman" w:cs="Times New Roman"/>
              </w:rPr>
            </w:pPr>
            <w:r>
              <w:rPr>
                <w:rFonts w:ascii="Times New Roman" w:hAnsi="Times New Roman" w:cs="Times New Roman"/>
              </w:rPr>
              <w:t>Dutch</w:t>
            </w:r>
          </w:p>
        </w:tc>
        <w:tc>
          <w:tcPr>
            <w:tcW w:w="364" w:type="pct"/>
            <w:vAlign w:val="center"/>
          </w:tcPr>
          <w:p w14:paraId="3D0B1DD7">
            <w:pPr>
              <w:jc w:val="center"/>
              <w:rPr>
                <w:rFonts w:ascii="Times New Roman" w:hAnsi="Times New Roman" w:cs="Times New Roman"/>
              </w:rPr>
            </w:pPr>
            <w:r>
              <w:rPr>
                <w:rFonts w:ascii="Times New Roman" w:hAnsi="Times New Roman" w:cs="Times New Roman"/>
              </w:rPr>
              <w:t>30</w:t>
            </w:r>
            <w:del w:id="182" w:author="蔡振辛 [2]" w:date="2026-09-24T21:08:37Z">
              <w:r>
                <w:rPr>
                  <w:rFonts w:ascii="Times New Roman" w:hAnsi="Times New Roman" w:cs="Times New Roman"/>
                </w:rPr>
                <w:delText xml:space="preserve"> (///)</w:delText>
              </w:r>
            </w:del>
          </w:p>
        </w:tc>
        <w:tc>
          <w:tcPr>
            <w:tcW w:w="369" w:type="pct"/>
            <w:vAlign w:val="center"/>
          </w:tcPr>
          <w:p w14:paraId="422BE934">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32F909E3">
            <w:pPr>
              <w:jc w:val="center"/>
              <w:rPr>
                <w:rFonts w:ascii="Times New Roman" w:hAnsi="Times New Roman" w:cs="Times New Roman"/>
              </w:rPr>
            </w:pPr>
            <w:r>
              <w:rPr>
                <w:rFonts w:ascii="Times New Roman" w:hAnsi="Times New Roman" w:cs="Times New Roman"/>
              </w:rPr>
              <w:t>360</w:t>
            </w:r>
          </w:p>
        </w:tc>
        <w:tc>
          <w:tcPr>
            <w:tcW w:w="337" w:type="pct"/>
            <w:vAlign w:val="center"/>
          </w:tcPr>
          <w:p w14:paraId="7D6D00DD">
            <w:pPr>
              <w:jc w:val="center"/>
              <w:rPr>
                <w:rFonts w:ascii="Times New Roman" w:hAnsi="Times New Roman" w:cs="Times New Roman"/>
              </w:rPr>
            </w:pPr>
            <w:r>
              <w:rPr>
                <w:rFonts w:ascii="Times New Roman" w:hAnsi="Times New Roman" w:cs="Times New Roman"/>
              </w:rPr>
              <w:t>NA</w:t>
            </w:r>
          </w:p>
        </w:tc>
        <w:tc>
          <w:tcPr>
            <w:tcW w:w="525" w:type="pct"/>
            <w:vAlign w:val="center"/>
          </w:tcPr>
          <w:p w14:paraId="16CE44FF">
            <w:pPr>
              <w:jc w:val="center"/>
              <w:rPr>
                <w:rFonts w:ascii="Times New Roman" w:hAnsi="Times New Roman" w:cs="Times New Roman"/>
              </w:rPr>
            </w:pPr>
            <w:r>
              <w:rPr>
                <w:rFonts w:ascii="Times New Roman" w:hAnsi="Times New Roman" w:cs="Times New Roman"/>
              </w:rPr>
              <w:t>Lab Experiment</w:t>
            </w:r>
          </w:p>
        </w:tc>
      </w:tr>
      <w:tr w14:paraId="2A9F1909">
        <w:tblPrEx>
          <w:tblCellMar>
            <w:top w:w="0" w:type="dxa"/>
            <w:left w:w="108" w:type="dxa"/>
            <w:bottom w:w="0" w:type="dxa"/>
            <w:right w:w="108" w:type="dxa"/>
          </w:tblCellMar>
        </w:tblPrEx>
        <w:trPr>
          <w:cantSplit/>
        </w:trPr>
        <w:tc>
          <w:tcPr>
            <w:tcW w:w="234" w:type="pct"/>
            <w:vAlign w:val="center"/>
          </w:tcPr>
          <w:p w14:paraId="68C1D70C">
            <w:pPr>
              <w:jc w:val="center"/>
              <w:rPr>
                <w:rFonts w:ascii="Times New Roman" w:hAnsi="Times New Roman" w:cs="Times New Roman"/>
              </w:rPr>
            </w:pPr>
            <w:r>
              <w:rPr>
                <w:rFonts w:ascii="Times New Roman" w:hAnsi="Times New Roman" w:cs="Times New Roman"/>
              </w:rPr>
              <w:t>3</w:t>
            </w:r>
          </w:p>
        </w:tc>
        <w:tc>
          <w:tcPr>
            <w:tcW w:w="1103" w:type="pct"/>
            <w:vAlign w:val="center"/>
          </w:tcPr>
          <w:p w14:paraId="6F4423A0">
            <w:pPr>
              <w:jc w:val="center"/>
              <w:rPr>
                <w:rFonts w:ascii="Times New Roman" w:hAnsi="Times New Roman" w:cs="Times New Roman"/>
              </w:rPr>
            </w:pPr>
            <w:r>
              <w:rPr>
                <w:rFonts w:ascii="Times New Roman" w:hAnsi="Times New Roman" w:cs="Times New Roman"/>
              </w:rPr>
              <w:t>Atzeni_2026_PsychRes</w:t>
            </w:r>
          </w:p>
        </w:tc>
        <w:tc>
          <w:tcPr>
            <w:tcW w:w="545" w:type="pct"/>
            <w:vAlign w:val="center"/>
          </w:tcPr>
          <w:p w14:paraId="01AFA3FC">
            <w:pPr>
              <w:jc w:val="center"/>
              <w:rPr>
                <w:rFonts w:ascii="Times New Roman" w:hAnsi="Times New Roman" w:cs="Times New Roman"/>
              </w:rPr>
            </w:pPr>
            <w:r>
              <w:rPr>
                <w:rFonts w:ascii="Times New Roman" w:hAnsi="Times New Roman" w:cs="Times New Roman"/>
              </w:rPr>
              <w:t>Atzeni (2026)</w:t>
            </w:r>
          </w:p>
        </w:tc>
        <w:tc>
          <w:tcPr>
            <w:tcW w:w="250" w:type="pct"/>
            <w:vAlign w:val="center"/>
          </w:tcPr>
          <w:p w14:paraId="3F08CD16">
            <w:pPr>
              <w:jc w:val="center"/>
              <w:rPr>
                <w:rFonts w:ascii="Times New Roman" w:hAnsi="Times New Roman" w:cs="Times New Roman"/>
              </w:rPr>
            </w:pPr>
            <w:r>
              <w:rPr>
                <w:rFonts w:ascii="Times New Roman" w:hAnsi="Times New Roman" w:cs="Times New Roman"/>
              </w:rPr>
              <w:t>Exp1</w:t>
            </w:r>
          </w:p>
        </w:tc>
        <w:tc>
          <w:tcPr>
            <w:tcW w:w="341" w:type="pct"/>
            <w:vAlign w:val="center"/>
          </w:tcPr>
          <w:p w14:paraId="475D5661">
            <w:pPr>
              <w:jc w:val="center"/>
              <w:rPr>
                <w:rFonts w:ascii="Times New Roman" w:hAnsi="Times New Roman" w:cs="Times New Roman"/>
              </w:rPr>
            </w:pPr>
            <w:r>
              <w:rPr>
                <w:rFonts w:ascii="Times New Roman" w:hAnsi="Times New Roman" w:cs="Times New Roman"/>
              </w:rPr>
              <w:t>Italy</w:t>
            </w:r>
          </w:p>
        </w:tc>
        <w:tc>
          <w:tcPr>
            <w:tcW w:w="374" w:type="pct"/>
            <w:vAlign w:val="center"/>
          </w:tcPr>
          <w:p w14:paraId="65C21E2F">
            <w:pPr>
              <w:jc w:val="center"/>
              <w:rPr>
                <w:rFonts w:ascii="Times New Roman" w:hAnsi="Times New Roman" w:cs="Times New Roman"/>
              </w:rPr>
            </w:pPr>
            <w:r>
              <w:rPr>
                <w:rFonts w:ascii="Times New Roman" w:hAnsi="Times New Roman" w:cs="Times New Roman"/>
              </w:rPr>
              <w:t>Italian</w:t>
            </w:r>
          </w:p>
        </w:tc>
        <w:tc>
          <w:tcPr>
            <w:tcW w:w="364" w:type="pct"/>
            <w:vAlign w:val="center"/>
          </w:tcPr>
          <w:p w14:paraId="3EBFB5E8">
            <w:pPr>
              <w:jc w:val="center"/>
              <w:rPr>
                <w:rFonts w:ascii="Times New Roman" w:hAnsi="Times New Roman" w:cs="Times New Roman"/>
              </w:rPr>
            </w:pPr>
            <w:r>
              <w:rPr>
                <w:rFonts w:ascii="Times New Roman" w:hAnsi="Times New Roman" w:cs="Times New Roman"/>
              </w:rPr>
              <w:t>140</w:t>
            </w:r>
          </w:p>
        </w:tc>
        <w:tc>
          <w:tcPr>
            <w:tcW w:w="369" w:type="pct"/>
            <w:vAlign w:val="center"/>
          </w:tcPr>
          <w:p w14:paraId="511CD02C">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73913B7E">
            <w:pPr>
              <w:jc w:val="center"/>
              <w:rPr>
                <w:rFonts w:ascii="Times New Roman" w:hAnsi="Times New Roman" w:cs="Times New Roman"/>
              </w:rPr>
            </w:pPr>
            <w:r>
              <w:rPr>
                <w:rFonts w:ascii="Times New Roman" w:hAnsi="Times New Roman" w:cs="Times New Roman"/>
              </w:rPr>
              <w:t>200 (per session; duplicated/extra runs: 3 T2 + 4 T3 participants)</w:t>
            </w:r>
          </w:p>
        </w:tc>
        <w:tc>
          <w:tcPr>
            <w:tcW w:w="337" w:type="pct"/>
            <w:vAlign w:val="center"/>
          </w:tcPr>
          <w:p w14:paraId="70FB46E8">
            <w:pPr>
              <w:jc w:val="center"/>
              <w:rPr>
                <w:rFonts w:ascii="Times New Roman" w:hAnsi="Times New Roman" w:cs="Times New Roman"/>
              </w:rPr>
            </w:pPr>
            <w:r>
              <w:rPr>
                <w:rFonts w:ascii="Times New Roman" w:hAnsi="Times New Roman" w:cs="Times New Roman"/>
              </w:rPr>
              <w:t>NA</w:t>
            </w:r>
          </w:p>
        </w:tc>
        <w:tc>
          <w:tcPr>
            <w:tcW w:w="525" w:type="pct"/>
            <w:vAlign w:val="center"/>
          </w:tcPr>
          <w:p w14:paraId="16722C4E">
            <w:pPr>
              <w:jc w:val="center"/>
              <w:rPr>
                <w:rFonts w:ascii="Times New Roman" w:hAnsi="Times New Roman" w:cs="Times New Roman"/>
              </w:rPr>
            </w:pPr>
            <w:r>
              <w:rPr>
                <w:rFonts w:ascii="Times New Roman" w:hAnsi="Times New Roman" w:cs="Times New Roman"/>
              </w:rPr>
              <w:t>Online Experiment</w:t>
            </w:r>
          </w:p>
        </w:tc>
      </w:tr>
      <w:tr w14:paraId="6D78AFEE">
        <w:tblPrEx>
          <w:tblCellMar>
            <w:top w:w="0" w:type="dxa"/>
            <w:left w:w="108" w:type="dxa"/>
            <w:bottom w:w="0" w:type="dxa"/>
            <w:right w:w="108" w:type="dxa"/>
          </w:tblCellMar>
        </w:tblPrEx>
        <w:trPr>
          <w:cantSplit/>
        </w:trPr>
        <w:tc>
          <w:tcPr>
            <w:tcW w:w="234" w:type="pct"/>
            <w:vAlign w:val="center"/>
          </w:tcPr>
          <w:p w14:paraId="1EA59D30">
            <w:pPr>
              <w:jc w:val="center"/>
              <w:rPr>
                <w:rFonts w:ascii="Times New Roman" w:hAnsi="Times New Roman" w:cs="Times New Roman"/>
              </w:rPr>
            </w:pPr>
            <w:r>
              <w:rPr>
                <w:rFonts w:ascii="Times New Roman" w:hAnsi="Times New Roman" w:cs="Times New Roman"/>
              </w:rPr>
              <w:t>4</w:t>
            </w:r>
          </w:p>
        </w:tc>
        <w:tc>
          <w:tcPr>
            <w:tcW w:w="1103" w:type="pct"/>
            <w:vAlign w:val="center"/>
          </w:tcPr>
          <w:p w14:paraId="256FC61D">
            <w:pPr>
              <w:jc w:val="center"/>
              <w:rPr>
                <w:rFonts w:ascii="Times New Roman" w:hAnsi="Times New Roman" w:cs="Times New Roman"/>
              </w:rPr>
            </w:pPr>
            <w:r>
              <w:rPr>
                <w:rFonts w:ascii="Times New Roman" w:hAnsi="Times New Roman" w:cs="Times New Roman"/>
              </w:rPr>
              <w:t>Bukowski_2021_ActaPsych</w:t>
            </w:r>
          </w:p>
        </w:tc>
        <w:tc>
          <w:tcPr>
            <w:tcW w:w="545" w:type="pct"/>
            <w:vAlign w:val="center"/>
          </w:tcPr>
          <w:p w14:paraId="6A45E924">
            <w:pPr>
              <w:jc w:val="center"/>
              <w:rPr>
                <w:rFonts w:ascii="Times New Roman" w:hAnsi="Times New Roman" w:cs="Times New Roman"/>
              </w:rPr>
            </w:pPr>
            <w:r>
              <w:rPr>
                <w:rFonts w:ascii="Times New Roman" w:hAnsi="Times New Roman" w:cs="Times New Roman"/>
              </w:rPr>
              <w:t>Bukowski et al.</w:t>
            </w:r>
            <w:del w:id="183" w:author="蔡振辛 [2]" w:date="2026-09-24T21:08:37Z">
              <w:r>
                <w:rPr>
                  <w:rFonts w:ascii="Times New Roman" w:hAnsi="Times New Roman" w:cs="Times New Roman"/>
                </w:rPr>
                <w:delText> </w:delText>
              </w:r>
            </w:del>
            <w:ins w:id="184" w:author="蔡振辛 [2]" w:date="2026-09-24T21:08:37Z">
              <w:r>
                <w:rPr>
                  <w:rFonts w:ascii="Times New Roman" w:hAnsi="Times New Roman" w:cs="Times New Roman"/>
                </w:rPr>
                <w:t xml:space="preserve"> </w:t>
              </w:r>
            </w:ins>
            <w:r>
              <w:rPr>
                <w:rFonts w:ascii="Times New Roman" w:hAnsi="Times New Roman" w:cs="Times New Roman"/>
              </w:rPr>
              <w:t>(2021)</w:t>
            </w:r>
          </w:p>
        </w:tc>
        <w:tc>
          <w:tcPr>
            <w:tcW w:w="250" w:type="pct"/>
            <w:vAlign w:val="center"/>
          </w:tcPr>
          <w:p w14:paraId="15182A9C">
            <w:pPr>
              <w:jc w:val="center"/>
              <w:rPr>
                <w:rFonts w:ascii="Times New Roman" w:hAnsi="Times New Roman" w:cs="Times New Roman"/>
              </w:rPr>
            </w:pPr>
            <w:r>
              <w:rPr>
                <w:rFonts w:ascii="Times New Roman" w:hAnsi="Times New Roman" w:cs="Times New Roman"/>
              </w:rPr>
              <w:t>Exp1</w:t>
            </w:r>
          </w:p>
        </w:tc>
        <w:tc>
          <w:tcPr>
            <w:tcW w:w="341" w:type="pct"/>
            <w:vAlign w:val="center"/>
          </w:tcPr>
          <w:p w14:paraId="0D53D234">
            <w:pPr>
              <w:jc w:val="center"/>
              <w:rPr>
                <w:rFonts w:ascii="Times New Roman" w:hAnsi="Times New Roman" w:cs="Times New Roman"/>
              </w:rPr>
            </w:pPr>
            <w:r>
              <w:rPr>
                <w:rFonts w:ascii="Times New Roman" w:hAnsi="Times New Roman" w:cs="Times New Roman"/>
              </w:rPr>
              <w:t>Austria</w:t>
            </w:r>
          </w:p>
        </w:tc>
        <w:tc>
          <w:tcPr>
            <w:tcW w:w="374" w:type="pct"/>
            <w:vAlign w:val="center"/>
          </w:tcPr>
          <w:p w14:paraId="0FB1CA8E">
            <w:pPr>
              <w:jc w:val="center"/>
              <w:rPr>
                <w:rFonts w:ascii="Times New Roman" w:hAnsi="Times New Roman" w:cs="Times New Roman"/>
              </w:rPr>
            </w:pPr>
            <w:ins w:id="185" w:author="蔡振辛 [2]" w:date="2026-09-24T21:08:37Z">
              <w:r>
                <w:rPr>
                  <w:rFonts w:ascii="Times New Roman" w:hAnsi="Times New Roman" w:cs="Times New Roman"/>
                </w:rPr>
                <w:t>G</w:t>
              </w:r>
            </w:ins>
            <w:r>
              <w:rPr>
                <w:rFonts w:ascii="Times New Roman" w:hAnsi="Times New Roman" w:cs="Times New Roman"/>
              </w:rPr>
              <w:t>e</w:t>
            </w:r>
            <w:del w:id="186" w:author="蔡振辛 [2]" w:date="2026-09-24T21:08:37Z">
              <w:r>
                <w:rPr>
                  <w:rFonts w:ascii="Times New Roman" w:hAnsi="Times New Roman" w:cs="Times New Roman"/>
                </w:rPr>
                <w:delText>nglish</w:delText>
              </w:r>
            </w:del>
            <w:ins w:id="187" w:author="蔡振辛 [2]" w:date="2026-09-24T21:08:37Z">
              <w:r>
                <w:rPr>
                  <w:rFonts w:ascii="Times New Roman" w:hAnsi="Times New Roman" w:cs="Times New Roman"/>
                </w:rPr>
                <w:t>rman</w:t>
              </w:r>
            </w:ins>
          </w:p>
        </w:tc>
        <w:tc>
          <w:tcPr>
            <w:tcW w:w="364" w:type="pct"/>
            <w:vAlign w:val="center"/>
          </w:tcPr>
          <w:p w14:paraId="3AB99183">
            <w:pPr>
              <w:jc w:val="center"/>
              <w:rPr>
                <w:rFonts w:ascii="Times New Roman" w:hAnsi="Times New Roman" w:cs="Times New Roman"/>
              </w:rPr>
            </w:pPr>
            <w:r>
              <w:rPr>
                <w:rFonts w:ascii="Times New Roman" w:hAnsi="Times New Roman" w:cs="Times New Roman"/>
              </w:rPr>
              <w:t>1</w:t>
            </w:r>
            <w:del w:id="188" w:author="蔡振辛 [2]" w:date="2026-09-24T21:08:37Z">
              <w:r>
                <w:rPr>
                  <w:rFonts w:ascii="Times New Roman" w:hAnsi="Times New Roman" w:cs="Times New Roman"/>
                </w:rPr>
                <w:delText>32</w:delText>
              </w:r>
            </w:del>
            <w:ins w:id="189" w:author="蔡振辛 [2]" w:date="2026-09-24T21:08:37Z">
              <w:r>
                <w:rPr>
                  <w:rFonts w:ascii="Times New Roman" w:hAnsi="Times New Roman" w:cs="Times New Roman"/>
                </w:rPr>
                <w:t>9</w:t>
              </w:r>
            </w:ins>
            <w:r>
              <w:rPr>
                <w:rFonts w:ascii="Times New Roman" w:hAnsi="Times New Roman" w:cs="Times New Roman"/>
              </w:rPr>
              <w:t xml:space="preserve"> (0/1</w:t>
            </w:r>
            <w:del w:id="190" w:author="蔡振辛 [2]" w:date="2026-09-24T21:08:37Z">
              <w:r>
                <w:rPr>
                  <w:rFonts w:ascii="Times New Roman" w:hAnsi="Times New Roman" w:cs="Times New Roman"/>
                </w:rPr>
                <w:delText>32</w:delText>
              </w:r>
            </w:del>
            <w:ins w:id="191" w:author="蔡振辛 [2]" w:date="2026-09-24T21:08:37Z">
              <w:r>
                <w:rPr>
                  <w:rFonts w:ascii="Times New Roman" w:hAnsi="Times New Roman" w:cs="Times New Roman"/>
                </w:rPr>
                <w:t>9</w:t>
              </w:r>
            </w:ins>
            <w:r>
              <w:rPr>
                <w:rFonts w:ascii="Times New Roman" w:hAnsi="Times New Roman" w:cs="Times New Roman"/>
              </w:rPr>
              <w:t>)</w:t>
            </w:r>
          </w:p>
        </w:tc>
        <w:tc>
          <w:tcPr>
            <w:tcW w:w="369" w:type="pct"/>
            <w:vAlign w:val="center"/>
          </w:tcPr>
          <w:p w14:paraId="00EA51FC">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5E629957">
            <w:pPr>
              <w:jc w:val="center"/>
              <w:rPr>
                <w:rFonts w:ascii="Times New Roman" w:hAnsi="Times New Roman" w:cs="Times New Roman"/>
              </w:rPr>
            </w:pPr>
            <w:del w:id="192" w:author="蔡振辛 [2]" w:date="2026-09-24T21:08:37Z">
              <w:r>
                <w:rPr>
                  <w:rFonts w:ascii="Times New Roman" w:hAnsi="Times New Roman" w:cs="Times New Roman"/>
                </w:rPr>
                <w:delText>18</w:delText>
              </w:r>
            </w:del>
            <w:ins w:id="193" w:author="蔡振辛 [2]" w:date="2026-09-24T21:08:37Z">
              <w:r>
                <w:rPr>
                  <w:rFonts w:ascii="Times New Roman" w:hAnsi="Times New Roman" w:cs="Times New Roman"/>
                </w:rPr>
                <w:t>36</w:t>
              </w:r>
            </w:ins>
            <w:r>
              <w:rPr>
                <w:rFonts w:ascii="Times New Roman" w:hAnsi="Times New Roman" w:cs="Times New Roman"/>
              </w:rPr>
              <w:t>0</w:t>
            </w:r>
          </w:p>
        </w:tc>
        <w:tc>
          <w:tcPr>
            <w:tcW w:w="337" w:type="pct"/>
            <w:vAlign w:val="center"/>
          </w:tcPr>
          <w:p w14:paraId="4CA0E30C">
            <w:pPr>
              <w:jc w:val="center"/>
              <w:rPr>
                <w:rFonts w:ascii="Times New Roman" w:hAnsi="Times New Roman" w:cs="Times New Roman"/>
              </w:rPr>
            </w:pPr>
            <w:del w:id="194" w:author="蔡振辛 [2]" w:date="2026-09-24T21:08:37Z">
              <w:r>
                <w:rPr>
                  <w:rFonts w:ascii="Times New Roman" w:hAnsi="Times New Roman" w:cs="Times New Roman"/>
                </w:rPr>
                <w:delText>CC BY 4.0</w:delText>
              </w:r>
            </w:del>
            <w:ins w:id="195" w:author="蔡振辛 [2]" w:date="2026-09-24T21:08:37Z">
              <w:r>
                <w:rPr>
                  <w:rFonts w:ascii="Times New Roman" w:hAnsi="Times New Roman" w:cs="Times New Roman"/>
                </w:rPr>
                <w:t>NA</w:t>
              </w:r>
            </w:ins>
          </w:p>
        </w:tc>
        <w:tc>
          <w:tcPr>
            <w:tcW w:w="525" w:type="pct"/>
            <w:vAlign w:val="center"/>
          </w:tcPr>
          <w:p w14:paraId="31FA1330">
            <w:pPr>
              <w:jc w:val="center"/>
              <w:rPr>
                <w:rFonts w:ascii="Times New Roman" w:hAnsi="Times New Roman" w:cs="Times New Roman"/>
              </w:rPr>
            </w:pPr>
            <w:r>
              <w:rPr>
                <w:rFonts w:ascii="Times New Roman" w:hAnsi="Times New Roman" w:cs="Times New Roman"/>
              </w:rPr>
              <w:t>Lab Experiment</w:t>
            </w:r>
          </w:p>
        </w:tc>
      </w:tr>
      <w:tr w14:paraId="75F9B1C0">
        <w:tblPrEx>
          <w:tblCellMar>
            <w:top w:w="0" w:type="dxa"/>
            <w:left w:w="108" w:type="dxa"/>
            <w:bottom w:w="0" w:type="dxa"/>
            <w:right w:w="108" w:type="dxa"/>
          </w:tblCellMar>
        </w:tblPrEx>
        <w:trPr>
          <w:cantSplit/>
        </w:trPr>
        <w:tc>
          <w:tcPr>
            <w:tcW w:w="234" w:type="pct"/>
            <w:vAlign w:val="center"/>
          </w:tcPr>
          <w:p w14:paraId="3D6CB048">
            <w:pPr>
              <w:jc w:val="center"/>
              <w:rPr>
                <w:rFonts w:ascii="Times New Roman" w:hAnsi="Times New Roman" w:cs="Times New Roman"/>
              </w:rPr>
            </w:pPr>
            <w:r>
              <w:rPr>
                <w:rFonts w:ascii="Times New Roman" w:hAnsi="Times New Roman" w:cs="Times New Roman"/>
              </w:rPr>
              <w:t>5</w:t>
            </w:r>
          </w:p>
        </w:tc>
        <w:tc>
          <w:tcPr>
            <w:tcW w:w="1103" w:type="pct"/>
            <w:vAlign w:val="center"/>
          </w:tcPr>
          <w:p w14:paraId="13C2DB87">
            <w:pPr>
              <w:jc w:val="center"/>
              <w:rPr>
                <w:rFonts w:ascii="Times New Roman" w:hAnsi="Times New Roman" w:cs="Times New Roman"/>
              </w:rPr>
            </w:pPr>
            <w:r>
              <w:rPr>
                <w:rFonts w:ascii="Times New Roman" w:hAnsi="Times New Roman" w:cs="Times New Roman"/>
              </w:rPr>
              <w:t>Bukowski_2021_ActaPsych</w:t>
            </w:r>
          </w:p>
        </w:tc>
        <w:tc>
          <w:tcPr>
            <w:tcW w:w="545" w:type="pct"/>
            <w:vAlign w:val="center"/>
          </w:tcPr>
          <w:p w14:paraId="3F7CD8F1">
            <w:pPr>
              <w:jc w:val="center"/>
              <w:rPr>
                <w:rFonts w:ascii="Times New Roman" w:hAnsi="Times New Roman" w:cs="Times New Roman"/>
              </w:rPr>
            </w:pPr>
            <w:r>
              <w:rPr>
                <w:rFonts w:ascii="Times New Roman" w:hAnsi="Times New Roman" w:cs="Times New Roman"/>
              </w:rPr>
              <w:t>Bukowski et al.</w:t>
            </w:r>
            <w:del w:id="196" w:author="蔡振辛 [2]" w:date="2026-09-24T21:08:37Z">
              <w:r>
                <w:rPr>
                  <w:rFonts w:ascii="Times New Roman" w:hAnsi="Times New Roman" w:cs="Times New Roman"/>
                </w:rPr>
                <w:delText> </w:delText>
              </w:r>
            </w:del>
            <w:ins w:id="197" w:author="蔡振辛 [2]" w:date="2026-09-24T21:08:37Z">
              <w:r>
                <w:rPr>
                  <w:rFonts w:ascii="Times New Roman" w:hAnsi="Times New Roman" w:cs="Times New Roman"/>
                </w:rPr>
                <w:t xml:space="preserve"> </w:t>
              </w:r>
            </w:ins>
            <w:r>
              <w:rPr>
                <w:rFonts w:ascii="Times New Roman" w:hAnsi="Times New Roman" w:cs="Times New Roman"/>
              </w:rPr>
              <w:t>(2021)</w:t>
            </w:r>
          </w:p>
        </w:tc>
        <w:tc>
          <w:tcPr>
            <w:tcW w:w="250" w:type="pct"/>
            <w:vAlign w:val="center"/>
          </w:tcPr>
          <w:p w14:paraId="2EFF3216">
            <w:pPr>
              <w:jc w:val="center"/>
              <w:rPr>
                <w:rFonts w:ascii="Times New Roman" w:hAnsi="Times New Roman" w:cs="Times New Roman"/>
              </w:rPr>
            </w:pPr>
            <w:r>
              <w:rPr>
                <w:rFonts w:ascii="Times New Roman" w:hAnsi="Times New Roman" w:cs="Times New Roman"/>
              </w:rPr>
              <w:t>Exp</w:t>
            </w:r>
            <w:del w:id="198" w:author="蔡振辛 [2]" w:date="2026-09-24T21:08:37Z">
              <w:r>
                <w:rPr>
                  <w:rFonts w:ascii="Times New Roman" w:hAnsi="Times New Roman" w:cs="Times New Roman"/>
                </w:rPr>
                <w:delText>2</w:delText>
              </w:r>
            </w:del>
            <w:ins w:id="199" w:author="蔡振辛 [2]" w:date="2026-09-24T21:08:37Z">
              <w:r>
                <w:rPr>
                  <w:rFonts w:ascii="Times New Roman" w:hAnsi="Times New Roman" w:cs="Times New Roman"/>
                </w:rPr>
                <w:t>1</w:t>
              </w:r>
            </w:ins>
          </w:p>
        </w:tc>
        <w:tc>
          <w:tcPr>
            <w:tcW w:w="341" w:type="pct"/>
            <w:vAlign w:val="center"/>
          </w:tcPr>
          <w:p w14:paraId="1C8159AC">
            <w:pPr>
              <w:jc w:val="center"/>
              <w:rPr>
                <w:rFonts w:ascii="Times New Roman" w:hAnsi="Times New Roman" w:cs="Times New Roman"/>
              </w:rPr>
            </w:pPr>
            <w:r>
              <w:rPr>
                <w:rFonts w:ascii="Times New Roman" w:hAnsi="Times New Roman" w:cs="Times New Roman"/>
              </w:rPr>
              <w:t>Austria</w:t>
            </w:r>
          </w:p>
        </w:tc>
        <w:tc>
          <w:tcPr>
            <w:tcW w:w="374" w:type="pct"/>
            <w:vAlign w:val="center"/>
          </w:tcPr>
          <w:p w14:paraId="7F729B55">
            <w:pPr>
              <w:jc w:val="center"/>
              <w:rPr>
                <w:rFonts w:ascii="Times New Roman" w:hAnsi="Times New Roman" w:cs="Times New Roman"/>
              </w:rPr>
            </w:pPr>
            <w:r>
              <w:rPr>
                <w:rFonts w:ascii="Times New Roman" w:hAnsi="Times New Roman" w:cs="Times New Roman"/>
              </w:rPr>
              <w:t>German</w:t>
            </w:r>
          </w:p>
        </w:tc>
        <w:tc>
          <w:tcPr>
            <w:tcW w:w="364" w:type="pct"/>
            <w:vAlign w:val="center"/>
          </w:tcPr>
          <w:p w14:paraId="71FA4CEB">
            <w:pPr>
              <w:jc w:val="center"/>
              <w:rPr>
                <w:rFonts w:ascii="Times New Roman" w:hAnsi="Times New Roman" w:cs="Times New Roman"/>
              </w:rPr>
            </w:pPr>
            <w:del w:id="200" w:author="蔡振辛 [2]" w:date="2026-09-24T21:08:37Z">
              <w:r>
                <w:rPr>
                  <w:rFonts w:ascii="Times New Roman" w:hAnsi="Times New Roman" w:cs="Times New Roman"/>
                </w:rPr>
                <w:delText>35</w:delText>
              </w:r>
            </w:del>
            <w:ins w:id="201" w:author="蔡振辛 [2]" w:date="2026-09-24T21:08:37Z">
              <w:r>
                <w:rPr>
                  <w:rFonts w:ascii="Times New Roman" w:hAnsi="Times New Roman" w:cs="Times New Roman"/>
                </w:rPr>
                <w:t>16</w:t>
              </w:r>
            </w:ins>
            <w:r>
              <w:rPr>
                <w:rFonts w:ascii="Times New Roman" w:hAnsi="Times New Roman" w:cs="Times New Roman"/>
              </w:rPr>
              <w:t xml:space="preserve"> (0/</w:t>
            </w:r>
            <w:del w:id="202" w:author="蔡振辛 [2]" w:date="2026-09-24T21:08:37Z">
              <w:r>
                <w:rPr>
                  <w:rFonts w:ascii="Times New Roman" w:hAnsi="Times New Roman" w:cs="Times New Roman"/>
                </w:rPr>
                <w:delText>35</w:delText>
              </w:r>
            </w:del>
            <w:ins w:id="203" w:author="蔡振辛 [2]" w:date="2026-09-24T21:08:37Z">
              <w:r>
                <w:rPr>
                  <w:rFonts w:ascii="Times New Roman" w:hAnsi="Times New Roman" w:cs="Times New Roman"/>
                </w:rPr>
                <w:t>16</w:t>
              </w:r>
            </w:ins>
            <w:r>
              <w:rPr>
                <w:rFonts w:ascii="Times New Roman" w:hAnsi="Times New Roman" w:cs="Times New Roman"/>
              </w:rPr>
              <w:t>)</w:t>
            </w:r>
          </w:p>
        </w:tc>
        <w:tc>
          <w:tcPr>
            <w:tcW w:w="369" w:type="pct"/>
            <w:vAlign w:val="center"/>
          </w:tcPr>
          <w:p w14:paraId="6C62600E">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3F9FD5BE">
            <w:pPr>
              <w:jc w:val="center"/>
              <w:rPr>
                <w:rFonts w:ascii="Times New Roman" w:hAnsi="Times New Roman" w:cs="Times New Roman"/>
              </w:rPr>
            </w:pPr>
            <w:r>
              <w:rPr>
                <w:rFonts w:ascii="Times New Roman" w:hAnsi="Times New Roman" w:cs="Times New Roman"/>
              </w:rPr>
              <w:t>360</w:t>
            </w:r>
          </w:p>
        </w:tc>
        <w:tc>
          <w:tcPr>
            <w:tcW w:w="337" w:type="pct"/>
            <w:vAlign w:val="center"/>
          </w:tcPr>
          <w:p w14:paraId="34A72F57">
            <w:pPr>
              <w:jc w:val="center"/>
              <w:rPr>
                <w:rFonts w:ascii="Times New Roman" w:hAnsi="Times New Roman" w:cs="Times New Roman"/>
              </w:rPr>
            </w:pPr>
            <w:r>
              <w:rPr>
                <w:rFonts w:ascii="Times New Roman" w:hAnsi="Times New Roman" w:cs="Times New Roman"/>
              </w:rPr>
              <w:t>NA</w:t>
            </w:r>
          </w:p>
        </w:tc>
        <w:tc>
          <w:tcPr>
            <w:tcW w:w="525" w:type="pct"/>
            <w:vAlign w:val="center"/>
          </w:tcPr>
          <w:p w14:paraId="414E8478">
            <w:pPr>
              <w:jc w:val="center"/>
              <w:rPr>
                <w:rFonts w:ascii="Times New Roman" w:hAnsi="Times New Roman" w:cs="Times New Roman"/>
              </w:rPr>
            </w:pPr>
            <w:r>
              <w:rPr>
                <w:rFonts w:ascii="Times New Roman" w:hAnsi="Times New Roman" w:cs="Times New Roman"/>
              </w:rPr>
              <w:t>Lab Experiment</w:t>
            </w:r>
          </w:p>
        </w:tc>
      </w:tr>
      <w:tr w14:paraId="4306510B">
        <w:tblPrEx>
          <w:tblCellMar>
            <w:top w:w="0" w:type="dxa"/>
            <w:left w:w="108" w:type="dxa"/>
            <w:bottom w:w="0" w:type="dxa"/>
            <w:right w:w="108" w:type="dxa"/>
          </w:tblCellMar>
        </w:tblPrEx>
        <w:trPr>
          <w:cantSplit/>
        </w:trPr>
        <w:tc>
          <w:tcPr>
            <w:tcW w:w="234" w:type="pct"/>
            <w:vAlign w:val="center"/>
          </w:tcPr>
          <w:p w14:paraId="030228F7">
            <w:pPr>
              <w:jc w:val="center"/>
              <w:rPr>
                <w:rFonts w:ascii="Times New Roman" w:hAnsi="Times New Roman" w:cs="Times New Roman"/>
              </w:rPr>
            </w:pPr>
            <w:r>
              <w:rPr>
                <w:rFonts w:ascii="Times New Roman" w:hAnsi="Times New Roman" w:cs="Times New Roman"/>
              </w:rPr>
              <w:t>6</w:t>
            </w:r>
          </w:p>
        </w:tc>
        <w:tc>
          <w:tcPr>
            <w:tcW w:w="1103" w:type="pct"/>
            <w:vAlign w:val="center"/>
          </w:tcPr>
          <w:p w14:paraId="6EEF653E">
            <w:pPr>
              <w:jc w:val="center"/>
              <w:rPr>
                <w:rFonts w:ascii="Times New Roman" w:hAnsi="Times New Roman" w:cs="Times New Roman"/>
              </w:rPr>
            </w:pPr>
            <w:r>
              <w:rPr>
                <w:rFonts w:ascii="Times New Roman" w:hAnsi="Times New Roman" w:cs="Times New Roman"/>
              </w:rPr>
              <w:t>Bukowski_2021_ActaPsych</w:t>
            </w:r>
          </w:p>
        </w:tc>
        <w:tc>
          <w:tcPr>
            <w:tcW w:w="545" w:type="pct"/>
            <w:vAlign w:val="center"/>
          </w:tcPr>
          <w:p w14:paraId="1096CDAC">
            <w:pPr>
              <w:jc w:val="center"/>
              <w:rPr>
                <w:rFonts w:ascii="Times New Roman" w:hAnsi="Times New Roman" w:cs="Times New Roman"/>
              </w:rPr>
            </w:pPr>
            <w:r>
              <w:rPr>
                <w:rFonts w:ascii="Times New Roman" w:hAnsi="Times New Roman" w:cs="Times New Roman"/>
              </w:rPr>
              <w:t>Bukowski et al.</w:t>
            </w:r>
            <w:del w:id="204" w:author="蔡振辛 [2]" w:date="2026-09-24T21:08:37Z">
              <w:r>
                <w:rPr>
                  <w:rFonts w:ascii="Times New Roman" w:hAnsi="Times New Roman" w:cs="Times New Roman"/>
                </w:rPr>
                <w:delText> </w:delText>
              </w:r>
            </w:del>
            <w:ins w:id="205" w:author="蔡振辛 [2]" w:date="2026-09-24T21:08:37Z">
              <w:r>
                <w:rPr>
                  <w:rFonts w:ascii="Times New Roman" w:hAnsi="Times New Roman" w:cs="Times New Roman"/>
                </w:rPr>
                <w:t xml:space="preserve"> </w:t>
              </w:r>
            </w:ins>
            <w:r>
              <w:rPr>
                <w:rFonts w:ascii="Times New Roman" w:hAnsi="Times New Roman" w:cs="Times New Roman"/>
              </w:rPr>
              <w:t>(2021)</w:t>
            </w:r>
          </w:p>
        </w:tc>
        <w:tc>
          <w:tcPr>
            <w:tcW w:w="250" w:type="pct"/>
            <w:vAlign w:val="center"/>
          </w:tcPr>
          <w:p w14:paraId="2565CBAE">
            <w:pPr>
              <w:jc w:val="center"/>
              <w:rPr>
                <w:rFonts w:ascii="Times New Roman" w:hAnsi="Times New Roman" w:cs="Times New Roman"/>
              </w:rPr>
            </w:pPr>
            <w:r>
              <w:rPr>
                <w:rFonts w:ascii="Times New Roman" w:hAnsi="Times New Roman" w:cs="Times New Roman"/>
              </w:rPr>
              <w:t>Exp</w:t>
            </w:r>
            <w:del w:id="206" w:author="蔡振辛 [2]" w:date="2026-09-24T21:08:37Z">
              <w:r>
                <w:rPr>
                  <w:rFonts w:ascii="Times New Roman" w:hAnsi="Times New Roman" w:cs="Times New Roman"/>
                </w:rPr>
                <w:delText>2</w:delText>
              </w:r>
            </w:del>
            <w:ins w:id="207" w:author="蔡振辛 [2]" w:date="2026-09-24T21:08:37Z">
              <w:r>
                <w:rPr>
                  <w:rFonts w:ascii="Times New Roman" w:hAnsi="Times New Roman" w:cs="Times New Roman"/>
                </w:rPr>
                <w:t>1</w:t>
              </w:r>
            </w:ins>
          </w:p>
        </w:tc>
        <w:tc>
          <w:tcPr>
            <w:tcW w:w="341" w:type="pct"/>
            <w:vAlign w:val="center"/>
          </w:tcPr>
          <w:p w14:paraId="3AE006EE">
            <w:pPr>
              <w:jc w:val="center"/>
              <w:rPr>
                <w:rFonts w:ascii="Times New Roman" w:hAnsi="Times New Roman" w:cs="Times New Roman"/>
              </w:rPr>
            </w:pPr>
            <w:r>
              <w:rPr>
                <w:rFonts w:ascii="Times New Roman" w:hAnsi="Times New Roman" w:cs="Times New Roman"/>
              </w:rPr>
              <w:t>Austria</w:t>
            </w:r>
          </w:p>
        </w:tc>
        <w:tc>
          <w:tcPr>
            <w:tcW w:w="374" w:type="pct"/>
            <w:vAlign w:val="center"/>
          </w:tcPr>
          <w:p w14:paraId="2FD313E0">
            <w:pPr>
              <w:jc w:val="center"/>
              <w:rPr>
                <w:rFonts w:ascii="Times New Roman" w:hAnsi="Times New Roman" w:cs="Times New Roman"/>
              </w:rPr>
            </w:pPr>
            <w:r>
              <w:rPr>
                <w:rFonts w:ascii="Times New Roman" w:hAnsi="Times New Roman" w:cs="Times New Roman"/>
              </w:rPr>
              <w:t>German</w:t>
            </w:r>
          </w:p>
        </w:tc>
        <w:tc>
          <w:tcPr>
            <w:tcW w:w="364" w:type="pct"/>
            <w:vAlign w:val="center"/>
          </w:tcPr>
          <w:p w14:paraId="790762F1">
            <w:pPr>
              <w:jc w:val="center"/>
              <w:rPr>
                <w:rFonts w:ascii="Times New Roman" w:hAnsi="Times New Roman" w:cs="Times New Roman"/>
              </w:rPr>
            </w:pPr>
            <w:del w:id="208" w:author="蔡振辛 [2]" w:date="2026-09-24T21:08:37Z">
              <w:r>
                <w:rPr>
                  <w:rFonts w:ascii="Times New Roman" w:hAnsi="Times New Roman" w:cs="Times New Roman"/>
                </w:rPr>
                <w:delText>35</w:delText>
              </w:r>
            </w:del>
            <w:ins w:id="209" w:author="蔡振辛 [2]" w:date="2026-09-24T21:08:37Z">
              <w:r>
                <w:rPr>
                  <w:rFonts w:ascii="Times New Roman" w:hAnsi="Times New Roman" w:cs="Times New Roman"/>
                </w:rPr>
                <w:t>22</w:t>
              </w:r>
            </w:ins>
            <w:r>
              <w:rPr>
                <w:rFonts w:ascii="Times New Roman" w:hAnsi="Times New Roman" w:cs="Times New Roman"/>
              </w:rPr>
              <w:t xml:space="preserve"> (0/</w:t>
            </w:r>
            <w:del w:id="210" w:author="蔡振辛 [2]" w:date="2026-09-24T21:08:37Z">
              <w:r>
                <w:rPr>
                  <w:rFonts w:ascii="Times New Roman" w:hAnsi="Times New Roman" w:cs="Times New Roman"/>
                </w:rPr>
                <w:delText>35</w:delText>
              </w:r>
            </w:del>
            <w:ins w:id="211" w:author="蔡振辛 [2]" w:date="2026-09-24T21:08:37Z">
              <w:r>
                <w:rPr>
                  <w:rFonts w:ascii="Times New Roman" w:hAnsi="Times New Roman" w:cs="Times New Roman"/>
                </w:rPr>
                <w:t>22</w:t>
              </w:r>
            </w:ins>
            <w:r>
              <w:rPr>
                <w:rFonts w:ascii="Times New Roman" w:hAnsi="Times New Roman" w:cs="Times New Roman"/>
              </w:rPr>
              <w:t>)</w:t>
            </w:r>
          </w:p>
        </w:tc>
        <w:tc>
          <w:tcPr>
            <w:tcW w:w="369" w:type="pct"/>
            <w:vAlign w:val="center"/>
          </w:tcPr>
          <w:p w14:paraId="1ABB7EAC">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3258486C">
            <w:pPr>
              <w:jc w:val="center"/>
              <w:rPr>
                <w:rFonts w:ascii="Times New Roman" w:hAnsi="Times New Roman" w:cs="Times New Roman"/>
              </w:rPr>
            </w:pPr>
            <w:r>
              <w:rPr>
                <w:rFonts w:ascii="Times New Roman" w:hAnsi="Times New Roman" w:cs="Times New Roman"/>
              </w:rPr>
              <w:t>360</w:t>
            </w:r>
          </w:p>
        </w:tc>
        <w:tc>
          <w:tcPr>
            <w:tcW w:w="337" w:type="pct"/>
            <w:vAlign w:val="center"/>
          </w:tcPr>
          <w:p w14:paraId="143B4892">
            <w:pPr>
              <w:jc w:val="center"/>
              <w:rPr>
                <w:rFonts w:ascii="Times New Roman" w:hAnsi="Times New Roman" w:cs="Times New Roman"/>
              </w:rPr>
            </w:pPr>
            <w:r>
              <w:rPr>
                <w:rFonts w:ascii="Times New Roman" w:hAnsi="Times New Roman" w:cs="Times New Roman"/>
              </w:rPr>
              <w:t>NA</w:t>
            </w:r>
          </w:p>
        </w:tc>
        <w:tc>
          <w:tcPr>
            <w:tcW w:w="525" w:type="pct"/>
            <w:vAlign w:val="center"/>
          </w:tcPr>
          <w:p w14:paraId="1E4C1298">
            <w:pPr>
              <w:jc w:val="center"/>
              <w:rPr>
                <w:rFonts w:ascii="Times New Roman" w:hAnsi="Times New Roman" w:cs="Times New Roman"/>
              </w:rPr>
            </w:pPr>
            <w:r>
              <w:rPr>
                <w:rFonts w:ascii="Times New Roman" w:hAnsi="Times New Roman" w:cs="Times New Roman"/>
              </w:rPr>
              <w:t>Lab Experiment</w:t>
            </w:r>
          </w:p>
        </w:tc>
      </w:tr>
      <w:tr w14:paraId="258E17C5">
        <w:tblPrEx>
          <w:tblCellMar>
            <w:top w:w="0" w:type="dxa"/>
            <w:left w:w="108" w:type="dxa"/>
            <w:bottom w:w="0" w:type="dxa"/>
            <w:right w:w="108" w:type="dxa"/>
          </w:tblCellMar>
        </w:tblPrEx>
        <w:trPr>
          <w:cantSplit/>
        </w:trPr>
        <w:tc>
          <w:tcPr>
            <w:tcW w:w="234" w:type="pct"/>
            <w:vAlign w:val="center"/>
          </w:tcPr>
          <w:p w14:paraId="574E7FA2">
            <w:pPr>
              <w:jc w:val="center"/>
              <w:rPr>
                <w:rFonts w:ascii="Times New Roman" w:hAnsi="Times New Roman" w:cs="Times New Roman"/>
              </w:rPr>
            </w:pPr>
            <w:r>
              <w:rPr>
                <w:rFonts w:ascii="Times New Roman" w:hAnsi="Times New Roman" w:cs="Times New Roman"/>
              </w:rPr>
              <w:t>7</w:t>
            </w:r>
          </w:p>
        </w:tc>
        <w:tc>
          <w:tcPr>
            <w:tcW w:w="1103" w:type="pct"/>
            <w:vAlign w:val="center"/>
          </w:tcPr>
          <w:p w14:paraId="78C9BBB5">
            <w:pPr>
              <w:jc w:val="center"/>
              <w:rPr>
                <w:rFonts w:ascii="Times New Roman" w:hAnsi="Times New Roman" w:cs="Times New Roman"/>
              </w:rPr>
            </w:pPr>
            <w:r>
              <w:rPr>
                <w:rFonts w:ascii="Times New Roman" w:hAnsi="Times New Roman" w:cs="Times New Roman"/>
              </w:rPr>
              <w:t>Bukowski_2021_ActaPsych</w:t>
            </w:r>
          </w:p>
        </w:tc>
        <w:tc>
          <w:tcPr>
            <w:tcW w:w="545" w:type="pct"/>
            <w:vAlign w:val="center"/>
          </w:tcPr>
          <w:p w14:paraId="4D6B2964">
            <w:pPr>
              <w:jc w:val="center"/>
              <w:rPr>
                <w:rFonts w:ascii="Times New Roman" w:hAnsi="Times New Roman" w:cs="Times New Roman"/>
              </w:rPr>
            </w:pPr>
            <w:r>
              <w:rPr>
                <w:rFonts w:ascii="Times New Roman" w:hAnsi="Times New Roman" w:cs="Times New Roman"/>
              </w:rPr>
              <w:t>Bukowski et al.</w:t>
            </w:r>
            <w:del w:id="212" w:author="蔡振辛 [2]" w:date="2026-09-24T21:08:37Z">
              <w:r>
                <w:rPr>
                  <w:rFonts w:ascii="Times New Roman" w:hAnsi="Times New Roman" w:cs="Times New Roman"/>
                </w:rPr>
                <w:delText> </w:delText>
              </w:r>
            </w:del>
            <w:ins w:id="213" w:author="蔡振辛 [2]" w:date="2026-09-24T21:08:37Z">
              <w:r>
                <w:rPr>
                  <w:rFonts w:ascii="Times New Roman" w:hAnsi="Times New Roman" w:cs="Times New Roman"/>
                </w:rPr>
                <w:t xml:space="preserve"> </w:t>
              </w:r>
            </w:ins>
            <w:r>
              <w:rPr>
                <w:rFonts w:ascii="Times New Roman" w:hAnsi="Times New Roman" w:cs="Times New Roman"/>
              </w:rPr>
              <w:t>(2021)</w:t>
            </w:r>
          </w:p>
        </w:tc>
        <w:tc>
          <w:tcPr>
            <w:tcW w:w="250" w:type="pct"/>
            <w:vAlign w:val="center"/>
          </w:tcPr>
          <w:p w14:paraId="77179FF0">
            <w:pPr>
              <w:jc w:val="center"/>
              <w:rPr>
                <w:rFonts w:ascii="Times New Roman" w:hAnsi="Times New Roman" w:cs="Times New Roman"/>
              </w:rPr>
            </w:pPr>
            <w:r>
              <w:rPr>
                <w:rFonts w:ascii="Times New Roman" w:hAnsi="Times New Roman" w:cs="Times New Roman"/>
              </w:rPr>
              <w:t>Exp</w:t>
            </w:r>
            <w:del w:id="214" w:author="蔡振辛 [2]" w:date="2026-09-24T21:08:37Z">
              <w:r>
                <w:rPr>
                  <w:rFonts w:ascii="Times New Roman" w:hAnsi="Times New Roman" w:cs="Times New Roman"/>
                </w:rPr>
                <w:delText>2</w:delText>
              </w:r>
            </w:del>
            <w:ins w:id="215" w:author="蔡振辛 [2]" w:date="2026-09-24T21:08:37Z">
              <w:r>
                <w:rPr>
                  <w:rFonts w:ascii="Times New Roman" w:hAnsi="Times New Roman" w:cs="Times New Roman"/>
                </w:rPr>
                <w:t>1</w:t>
              </w:r>
            </w:ins>
          </w:p>
        </w:tc>
        <w:tc>
          <w:tcPr>
            <w:tcW w:w="341" w:type="pct"/>
            <w:vAlign w:val="center"/>
          </w:tcPr>
          <w:p w14:paraId="35E2AE06">
            <w:pPr>
              <w:jc w:val="center"/>
              <w:rPr>
                <w:rFonts w:ascii="Times New Roman" w:hAnsi="Times New Roman" w:cs="Times New Roman"/>
              </w:rPr>
            </w:pPr>
            <w:r>
              <w:rPr>
                <w:rFonts w:ascii="Times New Roman" w:hAnsi="Times New Roman" w:cs="Times New Roman"/>
              </w:rPr>
              <w:t>Austria</w:t>
            </w:r>
          </w:p>
        </w:tc>
        <w:tc>
          <w:tcPr>
            <w:tcW w:w="374" w:type="pct"/>
            <w:vAlign w:val="center"/>
          </w:tcPr>
          <w:p w14:paraId="258A5CE6">
            <w:pPr>
              <w:jc w:val="center"/>
              <w:rPr>
                <w:rFonts w:ascii="Times New Roman" w:hAnsi="Times New Roman" w:cs="Times New Roman"/>
              </w:rPr>
            </w:pPr>
            <w:r>
              <w:rPr>
                <w:rFonts w:ascii="Times New Roman" w:hAnsi="Times New Roman" w:cs="Times New Roman"/>
              </w:rPr>
              <w:t>German</w:t>
            </w:r>
          </w:p>
        </w:tc>
        <w:tc>
          <w:tcPr>
            <w:tcW w:w="364" w:type="pct"/>
            <w:vAlign w:val="center"/>
          </w:tcPr>
          <w:p w14:paraId="6113067F">
            <w:pPr>
              <w:jc w:val="center"/>
              <w:rPr>
                <w:rFonts w:ascii="Times New Roman" w:hAnsi="Times New Roman" w:cs="Times New Roman"/>
              </w:rPr>
            </w:pPr>
            <w:del w:id="216" w:author="蔡振辛 [2]" w:date="2026-09-24T21:08:37Z">
              <w:r>
                <w:rPr>
                  <w:rFonts w:ascii="Times New Roman" w:hAnsi="Times New Roman" w:cs="Times New Roman"/>
                </w:rPr>
                <w:delText>33</w:delText>
              </w:r>
            </w:del>
            <w:ins w:id="217" w:author="蔡振辛 [2]" w:date="2026-09-24T21:08:37Z">
              <w:r>
                <w:rPr>
                  <w:rFonts w:ascii="Times New Roman" w:hAnsi="Times New Roman" w:cs="Times New Roman"/>
                </w:rPr>
                <w:t>21</w:t>
              </w:r>
            </w:ins>
            <w:r>
              <w:rPr>
                <w:rFonts w:ascii="Times New Roman" w:hAnsi="Times New Roman" w:cs="Times New Roman"/>
              </w:rPr>
              <w:t xml:space="preserve"> (0/</w:t>
            </w:r>
            <w:del w:id="218" w:author="蔡振辛 [2]" w:date="2026-09-24T21:08:37Z">
              <w:r>
                <w:rPr>
                  <w:rFonts w:ascii="Times New Roman" w:hAnsi="Times New Roman" w:cs="Times New Roman"/>
                </w:rPr>
                <w:delText>33</w:delText>
              </w:r>
            </w:del>
            <w:ins w:id="219" w:author="蔡振辛 [2]" w:date="2026-09-24T21:08:37Z">
              <w:r>
                <w:rPr>
                  <w:rFonts w:ascii="Times New Roman" w:hAnsi="Times New Roman" w:cs="Times New Roman"/>
                </w:rPr>
                <w:t>21</w:t>
              </w:r>
            </w:ins>
            <w:r>
              <w:rPr>
                <w:rFonts w:ascii="Times New Roman" w:hAnsi="Times New Roman" w:cs="Times New Roman"/>
              </w:rPr>
              <w:t>)</w:t>
            </w:r>
          </w:p>
        </w:tc>
        <w:tc>
          <w:tcPr>
            <w:tcW w:w="369" w:type="pct"/>
            <w:vAlign w:val="center"/>
          </w:tcPr>
          <w:p w14:paraId="7495551E">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40B6FCE8">
            <w:pPr>
              <w:jc w:val="center"/>
              <w:rPr>
                <w:rFonts w:ascii="Times New Roman" w:hAnsi="Times New Roman" w:cs="Times New Roman"/>
              </w:rPr>
            </w:pPr>
            <w:r>
              <w:rPr>
                <w:rFonts w:ascii="Times New Roman" w:hAnsi="Times New Roman" w:cs="Times New Roman"/>
              </w:rPr>
              <w:t>360</w:t>
            </w:r>
          </w:p>
        </w:tc>
        <w:tc>
          <w:tcPr>
            <w:tcW w:w="337" w:type="pct"/>
            <w:vAlign w:val="center"/>
          </w:tcPr>
          <w:p w14:paraId="7AE1BB3D">
            <w:pPr>
              <w:jc w:val="center"/>
              <w:rPr>
                <w:rFonts w:ascii="Times New Roman" w:hAnsi="Times New Roman" w:cs="Times New Roman"/>
              </w:rPr>
            </w:pPr>
            <w:r>
              <w:rPr>
                <w:rFonts w:ascii="Times New Roman" w:hAnsi="Times New Roman" w:cs="Times New Roman"/>
              </w:rPr>
              <w:t>NA</w:t>
            </w:r>
          </w:p>
        </w:tc>
        <w:tc>
          <w:tcPr>
            <w:tcW w:w="525" w:type="pct"/>
            <w:vAlign w:val="center"/>
          </w:tcPr>
          <w:p w14:paraId="002A1715">
            <w:pPr>
              <w:jc w:val="center"/>
              <w:rPr>
                <w:rFonts w:ascii="Times New Roman" w:hAnsi="Times New Roman" w:cs="Times New Roman"/>
              </w:rPr>
            </w:pPr>
            <w:r>
              <w:rPr>
                <w:rFonts w:ascii="Times New Roman" w:hAnsi="Times New Roman" w:cs="Times New Roman"/>
              </w:rPr>
              <w:t>Lab Experiment</w:t>
            </w:r>
          </w:p>
        </w:tc>
      </w:tr>
      <w:tr w14:paraId="3579C4B8">
        <w:tblPrEx>
          <w:tblCellMar>
            <w:top w:w="0" w:type="dxa"/>
            <w:left w:w="108" w:type="dxa"/>
            <w:bottom w:w="0" w:type="dxa"/>
            <w:right w:w="108" w:type="dxa"/>
          </w:tblCellMar>
        </w:tblPrEx>
        <w:trPr>
          <w:cantSplit/>
        </w:trPr>
        <w:tc>
          <w:tcPr>
            <w:tcW w:w="234" w:type="pct"/>
            <w:vAlign w:val="center"/>
          </w:tcPr>
          <w:p w14:paraId="6AEDD093">
            <w:pPr>
              <w:jc w:val="center"/>
              <w:rPr>
                <w:rFonts w:ascii="Times New Roman" w:hAnsi="Times New Roman" w:cs="Times New Roman"/>
              </w:rPr>
            </w:pPr>
            <w:r>
              <w:rPr>
                <w:rFonts w:ascii="Times New Roman" w:hAnsi="Times New Roman" w:cs="Times New Roman"/>
              </w:rPr>
              <w:t>8</w:t>
            </w:r>
          </w:p>
        </w:tc>
        <w:tc>
          <w:tcPr>
            <w:tcW w:w="1103" w:type="pct"/>
            <w:vAlign w:val="center"/>
          </w:tcPr>
          <w:p w14:paraId="105E3C8E">
            <w:pPr>
              <w:jc w:val="center"/>
              <w:rPr>
                <w:rFonts w:ascii="Times New Roman" w:hAnsi="Times New Roman" w:cs="Times New Roman"/>
              </w:rPr>
            </w:pPr>
            <w:del w:id="220" w:author="蔡振辛 [2]" w:date="2026-09-24T21:08:37Z">
              <w:r>
                <w:rPr>
                  <w:rFonts w:ascii="Times New Roman" w:hAnsi="Times New Roman" w:cs="Times New Roman"/>
                </w:rPr>
                <w:delText>Constable_2019_JEPHPP</w:delText>
              </w:r>
            </w:del>
            <w:ins w:id="221" w:author="蔡振辛 [2]" w:date="2026-09-24T21:08:37Z">
              <w:r>
                <w:rPr>
                  <w:rFonts w:ascii="Times New Roman" w:hAnsi="Times New Roman" w:cs="Times New Roman"/>
                </w:rPr>
                <w:t>Bukowski_2021_ActaPsych</w:t>
              </w:r>
            </w:ins>
          </w:p>
        </w:tc>
        <w:tc>
          <w:tcPr>
            <w:tcW w:w="545" w:type="pct"/>
            <w:vAlign w:val="center"/>
          </w:tcPr>
          <w:p w14:paraId="39643DC2">
            <w:pPr>
              <w:jc w:val="center"/>
              <w:rPr>
                <w:rFonts w:ascii="Times New Roman" w:hAnsi="Times New Roman" w:cs="Times New Roman"/>
              </w:rPr>
            </w:pPr>
            <w:del w:id="222" w:author="蔡振辛 [2]" w:date="2026-09-24T21:08:37Z">
              <w:r>
                <w:rPr>
                  <w:rFonts w:ascii="Times New Roman" w:hAnsi="Times New Roman" w:cs="Times New Roman"/>
                </w:rPr>
                <w:delText>Constable</w:delText>
              </w:r>
            </w:del>
            <w:ins w:id="223" w:author="蔡振辛 [2]" w:date="2026-09-24T21:08:37Z">
              <w:r>
                <w:rPr>
                  <w:rFonts w:ascii="Times New Roman" w:hAnsi="Times New Roman" w:cs="Times New Roman"/>
                </w:rPr>
                <w:t>Bukowski</w:t>
              </w:r>
            </w:ins>
            <w:r>
              <w:rPr>
                <w:rFonts w:ascii="Times New Roman" w:hAnsi="Times New Roman" w:cs="Times New Roman"/>
              </w:rPr>
              <w:t xml:space="preserve"> et al.</w:t>
            </w:r>
            <w:del w:id="224" w:author="蔡振辛 [2]" w:date="2026-09-24T21:08:37Z">
              <w:r>
                <w:rPr>
                  <w:rFonts w:ascii="Times New Roman" w:hAnsi="Times New Roman" w:cs="Times New Roman"/>
                </w:rPr>
                <w:delText> </w:delText>
              </w:r>
            </w:del>
            <w:ins w:id="225" w:author="蔡振辛 [2]" w:date="2026-09-24T21:08:37Z">
              <w:r>
                <w:rPr>
                  <w:rFonts w:ascii="Times New Roman" w:hAnsi="Times New Roman" w:cs="Times New Roman"/>
                </w:rPr>
                <w:t xml:space="preserve"> </w:t>
              </w:r>
            </w:ins>
            <w:r>
              <w:rPr>
                <w:rFonts w:ascii="Times New Roman" w:hAnsi="Times New Roman" w:cs="Times New Roman"/>
              </w:rPr>
              <w:t>(20</w:t>
            </w:r>
            <w:ins w:id="226" w:author="蔡振辛 [2]" w:date="2026-09-24T21:08:37Z">
              <w:r>
                <w:rPr>
                  <w:rFonts w:ascii="Times New Roman" w:hAnsi="Times New Roman" w:cs="Times New Roman"/>
                </w:rPr>
                <w:t>2</w:t>
              </w:r>
            </w:ins>
            <w:r>
              <w:rPr>
                <w:rFonts w:ascii="Times New Roman" w:hAnsi="Times New Roman" w:cs="Times New Roman"/>
              </w:rPr>
              <w:t>1</w:t>
            </w:r>
            <w:del w:id="227" w:author="蔡振辛 [2]" w:date="2026-09-24T21:08:37Z">
              <w:r>
                <w:rPr>
                  <w:rFonts w:ascii="Times New Roman" w:hAnsi="Times New Roman" w:cs="Times New Roman"/>
                </w:rPr>
                <w:delText>9</w:delText>
              </w:r>
            </w:del>
            <w:r>
              <w:rPr>
                <w:rFonts w:ascii="Times New Roman" w:hAnsi="Times New Roman" w:cs="Times New Roman"/>
              </w:rPr>
              <w:t>)</w:t>
            </w:r>
          </w:p>
        </w:tc>
        <w:tc>
          <w:tcPr>
            <w:tcW w:w="250" w:type="pct"/>
            <w:vAlign w:val="center"/>
          </w:tcPr>
          <w:p w14:paraId="5AC7FCD6">
            <w:pPr>
              <w:jc w:val="center"/>
              <w:rPr>
                <w:rFonts w:ascii="Times New Roman" w:hAnsi="Times New Roman" w:cs="Times New Roman"/>
              </w:rPr>
            </w:pPr>
            <w:r>
              <w:rPr>
                <w:rFonts w:ascii="Times New Roman" w:hAnsi="Times New Roman" w:cs="Times New Roman"/>
              </w:rPr>
              <w:t>Exp</w:t>
            </w:r>
            <w:del w:id="228" w:author="蔡振辛 [2]" w:date="2026-09-24T21:08:37Z">
              <w:r>
                <w:rPr>
                  <w:rFonts w:ascii="Times New Roman" w:hAnsi="Times New Roman" w:cs="Times New Roman"/>
                </w:rPr>
                <w:delText>1</w:delText>
              </w:r>
            </w:del>
            <w:ins w:id="229" w:author="蔡振辛 [2]" w:date="2026-09-24T21:08:37Z">
              <w:r>
                <w:rPr>
                  <w:rFonts w:ascii="Times New Roman" w:hAnsi="Times New Roman" w:cs="Times New Roman"/>
                </w:rPr>
                <w:t>2</w:t>
              </w:r>
            </w:ins>
          </w:p>
        </w:tc>
        <w:tc>
          <w:tcPr>
            <w:tcW w:w="341" w:type="pct"/>
            <w:vAlign w:val="center"/>
          </w:tcPr>
          <w:p w14:paraId="4E8DEA38">
            <w:pPr>
              <w:jc w:val="center"/>
              <w:rPr>
                <w:rFonts w:ascii="Times New Roman" w:hAnsi="Times New Roman" w:cs="Times New Roman"/>
              </w:rPr>
            </w:pPr>
            <w:del w:id="230" w:author="蔡振辛 [2]" w:date="2026-09-24T21:08:37Z">
              <w:r>
                <w:rPr>
                  <w:rFonts w:ascii="Times New Roman" w:hAnsi="Times New Roman" w:cs="Times New Roman"/>
                </w:rPr>
                <w:delText>Hungary</w:delText>
              </w:r>
            </w:del>
            <w:ins w:id="231" w:author="蔡振辛 [2]" w:date="2026-09-24T21:08:37Z">
              <w:r>
                <w:rPr>
                  <w:rFonts w:ascii="Times New Roman" w:hAnsi="Times New Roman" w:cs="Times New Roman"/>
                </w:rPr>
                <w:t>Austria</w:t>
              </w:r>
            </w:ins>
          </w:p>
        </w:tc>
        <w:tc>
          <w:tcPr>
            <w:tcW w:w="374" w:type="pct"/>
            <w:vAlign w:val="center"/>
          </w:tcPr>
          <w:p w14:paraId="63636A02">
            <w:pPr>
              <w:jc w:val="center"/>
              <w:rPr>
                <w:rFonts w:ascii="Times New Roman" w:hAnsi="Times New Roman" w:cs="Times New Roman"/>
              </w:rPr>
            </w:pPr>
            <w:del w:id="232" w:author="蔡振辛 [2]" w:date="2026-09-24T21:08:37Z">
              <w:r>
                <w:rPr>
                  <w:rFonts w:ascii="Times New Roman" w:hAnsi="Times New Roman" w:cs="Times New Roman"/>
                </w:rPr>
                <w:delText>Hungari</w:delText>
              </w:r>
            </w:del>
            <w:ins w:id="233" w:author="蔡振辛 [2]" w:date="2026-09-24T21:08:37Z">
              <w:r>
                <w:rPr>
                  <w:rFonts w:ascii="Times New Roman" w:hAnsi="Times New Roman" w:cs="Times New Roman"/>
                </w:rPr>
                <w:t>Germ</w:t>
              </w:r>
            </w:ins>
            <w:r>
              <w:rPr>
                <w:rFonts w:ascii="Times New Roman" w:hAnsi="Times New Roman" w:cs="Times New Roman"/>
              </w:rPr>
              <w:t>an</w:t>
            </w:r>
          </w:p>
        </w:tc>
        <w:tc>
          <w:tcPr>
            <w:tcW w:w="364" w:type="pct"/>
            <w:vAlign w:val="center"/>
          </w:tcPr>
          <w:p w14:paraId="33460240">
            <w:pPr>
              <w:jc w:val="center"/>
              <w:rPr>
                <w:rFonts w:ascii="Times New Roman" w:hAnsi="Times New Roman" w:cs="Times New Roman"/>
              </w:rPr>
            </w:pPr>
            <w:del w:id="234" w:author="蔡振辛 [2]" w:date="2026-09-24T21:08:37Z">
              <w:r>
                <w:rPr>
                  <w:rFonts w:ascii="Times New Roman" w:hAnsi="Times New Roman" w:cs="Times New Roman"/>
                </w:rPr>
                <w:delText>28 (12/16</w:delText>
              </w:r>
            </w:del>
            <w:ins w:id="235" w:author="蔡振辛 [2]" w:date="2026-09-24T21:08:37Z">
              <w:r>
                <w:rPr>
                  <w:rFonts w:ascii="Times New Roman" w:hAnsi="Times New Roman" w:cs="Times New Roman"/>
                </w:rPr>
                <w:t>35 (0/35</w:t>
              </w:r>
            </w:ins>
            <w:r>
              <w:rPr>
                <w:rFonts w:ascii="Times New Roman" w:hAnsi="Times New Roman" w:cs="Times New Roman"/>
              </w:rPr>
              <w:t>)</w:t>
            </w:r>
          </w:p>
        </w:tc>
        <w:tc>
          <w:tcPr>
            <w:tcW w:w="369" w:type="pct"/>
            <w:vAlign w:val="center"/>
          </w:tcPr>
          <w:p w14:paraId="4F6DDF7E">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4BF78362">
            <w:pPr>
              <w:jc w:val="center"/>
              <w:rPr>
                <w:rFonts w:ascii="Times New Roman" w:hAnsi="Times New Roman" w:cs="Times New Roman"/>
              </w:rPr>
            </w:pPr>
            <w:del w:id="236" w:author="蔡振辛 [2]" w:date="2026-09-24T21:08:37Z">
              <w:r>
                <w:rPr>
                  <w:rFonts w:ascii="Times New Roman" w:hAnsi="Times New Roman" w:cs="Times New Roman"/>
                </w:rPr>
                <w:delText>288</w:delText>
              </w:r>
            </w:del>
            <w:ins w:id="237" w:author="蔡振辛 [2]" w:date="2026-09-24T21:08:37Z">
              <w:r>
                <w:rPr>
                  <w:rFonts w:ascii="Times New Roman" w:hAnsi="Times New Roman" w:cs="Times New Roman"/>
                </w:rPr>
                <w:t>360</w:t>
              </w:r>
            </w:ins>
          </w:p>
        </w:tc>
        <w:tc>
          <w:tcPr>
            <w:tcW w:w="337" w:type="pct"/>
            <w:vAlign w:val="center"/>
          </w:tcPr>
          <w:p w14:paraId="7388F79A">
            <w:pPr>
              <w:jc w:val="center"/>
              <w:rPr>
                <w:rFonts w:ascii="Times New Roman" w:hAnsi="Times New Roman" w:cs="Times New Roman"/>
              </w:rPr>
            </w:pPr>
            <w:r>
              <w:rPr>
                <w:rFonts w:ascii="Times New Roman" w:hAnsi="Times New Roman" w:cs="Times New Roman"/>
              </w:rPr>
              <w:t>N</w:t>
            </w:r>
            <w:del w:id="238" w:author="蔡振辛 [2]" w:date="2026-09-24T21:08:37Z">
              <w:r>
                <w:rPr>
                  <w:rFonts w:ascii="Times New Roman" w:hAnsi="Times New Roman" w:cs="Times New Roman"/>
                </w:rPr>
                <w:delText>o License</w:delText>
              </w:r>
            </w:del>
            <w:ins w:id="239" w:author="蔡振辛 [2]" w:date="2026-09-24T21:08:37Z">
              <w:r>
                <w:rPr>
                  <w:rFonts w:ascii="Times New Roman" w:hAnsi="Times New Roman" w:cs="Times New Roman"/>
                </w:rPr>
                <w:t>A</w:t>
              </w:r>
            </w:ins>
          </w:p>
        </w:tc>
        <w:tc>
          <w:tcPr>
            <w:tcW w:w="525" w:type="pct"/>
            <w:vAlign w:val="center"/>
          </w:tcPr>
          <w:p w14:paraId="0C3DDAE2">
            <w:pPr>
              <w:jc w:val="center"/>
              <w:rPr>
                <w:rFonts w:ascii="Times New Roman" w:hAnsi="Times New Roman" w:cs="Times New Roman"/>
              </w:rPr>
            </w:pPr>
            <w:del w:id="240" w:author="蔡振辛 [2]" w:date="2026-09-24T21:08:37Z">
              <w:r>
                <w:rPr>
                  <w:rFonts w:ascii="Times New Roman" w:hAnsi="Times New Roman" w:cs="Times New Roman"/>
                </w:rPr>
                <w:delText>NA</w:delText>
              </w:r>
            </w:del>
            <w:ins w:id="241" w:author="蔡振辛 [2]" w:date="2026-09-24T21:08:37Z">
              <w:r>
                <w:rPr>
                  <w:rFonts w:ascii="Times New Roman" w:hAnsi="Times New Roman" w:cs="Times New Roman"/>
                </w:rPr>
                <w:t>Lab Experiment</w:t>
              </w:r>
            </w:ins>
          </w:p>
        </w:tc>
      </w:tr>
      <w:tr w14:paraId="177221B3">
        <w:tblPrEx>
          <w:tblCellMar>
            <w:top w:w="0" w:type="dxa"/>
            <w:left w:w="108" w:type="dxa"/>
            <w:bottom w:w="0" w:type="dxa"/>
            <w:right w:w="108" w:type="dxa"/>
          </w:tblCellMar>
        </w:tblPrEx>
        <w:trPr>
          <w:cantSplit/>
        </w:trPr>
        <w:tc>
          <w:tcPr>
            <w:tcW w:w="234" w:type="pct"/>
            <w:vAlign w:val="center"/>
          </w:tcPr>
          <w:p w14:paraId="496B208C">
            <w:pPr>
              <w:jc w:val="center"/>
              <w:rPr>
                <w:rFonts w:ascii="Times New Roman" w:hAnsi="Times New Roman" w:cs="Times New Roman"/>
              </w:rPr>
            </w:pPr>
            <w:r>
              <w:rPr>
                <w:rFonts w:ascii="Times New Roman" w:hAnsi="Times New Roman" w:cs="Times New Roman"/>
              </w:rPr>
              <w:t>9</w:t>
            </w:r>
          </w:p>
        </w:tc>
        <w:tc>
          <w:tcPr>
            <w:tcW w:w="1103" w:type="pct"/>
            <w:vAlign w:val="center"/>
          </w:tcPr>
          <w:p w14:paraId="5D849BBD">
            <w:pPr>
              <w:jc w:val="center"/>
              <w:rPr>
                <w:rFonts w:ascii="Times New Roman" w:hAnsi="Times New Roman" w:cs="Times New Roman"/>
              </w:rPr>
            </w:pPr>
            <w:del w:id="242" w:author="蔡振辛 [2]" w:date="2026-09-24T21:08:37Z">
              <w:r>
                <w:rPr>
                  <w:rFonts w:ascii="Times New Roman" w:hAnsi="Times New Roman" w:cs="Times New Roman"/>
                </w:rPr>
                <w:delText>Constable_2019_JEPHPP</w:delText>
              </w:r>
            </w:del>
            <w:ins w:id="243" w:author="蔡振辛 [2]" w:date="2026-09-24T21:08:37Z">
              <w:r>
                <w:rPr>
                  <w:rFonts w:ascii="Times New Roman" w:hAnsi="Times New Roman" w:cs="Times New Roman"/>
                </w:rPr>
                <w:t>Bukowski_2021_ActaPsych</w:t>
              </w:r>
            </w:ins>
          </w:p>
        </w:tc>
        <w:tc>
          <w:tcPr>
            <w:tcW w:w="545" w:type="pct"/>
            <w:vAlign w:val="center"/>
          </w:tcPr>
          <w:p w14:paraId="5AF866F0">
            <w:pPr>
              <w:jc w:val="center"/>
              <w:rPr>
                <w:rFonts w:ascii="Times New Roman" w:hAnsi="Times New Roman" w:cs="Times New Roman"/>
              </w:rPr>
            </w:pPr>
            <w:del w:id="244" w:author="蔡振辛 [2]" w:date="2026-09-24T21:08:37Z">
              <w:r>
                <w:rPr>
                  <w:rFonts w:ascii="Times New Roman" w:hAnsi="Times New Roman" w:cs="Times New Roman"/>
                </w:rPr>
                <w:delText>Constable</w:delText>
              </w:r>
            </w:del>
            <w:ins w:id="245" w:author="蔡振辛 [2]" w:date="2026-09-24T21:08:37Z">
              <w:r>
                <w:rPr>
                  <w:rFonts w:ascii="Times New Roman" w:hAnsi="Times New Roman" w:cs="Times New Roman"/>
                </w:rPr>
                <w:t>Bukowski</w:t>
              </w:r>
            </w:ins>
            <w:r>
              <w:rPr>
                <w:rFonts w:ascii="Times New Roman" w:hAnsi="Times New Roman" w:cs="Times New Roman"/>
              </w:rPr>
              <w:t xml:space="preserve"> et al.</w:t>
            </w:r>
            <w:del w:id="246" w:author="蔡振辛 [2]" w:date="2026-09-24T21:08:37Z">
              <w:r>
                <w:rPr>
                  <w:rFonts w:ascii="Times New Roman" w:hAnsi="Times New Roman" w:cs="Times New Roman"/>
                </w:rPr>
                <w:delText> </w:delText>
              </w:r>
            </w:del>
            <w:ins w:id="247" w:author="蔡振辛 [2]" w:date="2026-09-24T21:08:37Z">
              <w:r>
                <w:rPr>
                  <w:rFonts w:ascii="Times New Roman" w:hAnsi="Times New Roman" w:cs="Times New Roman"/>
                </w:rPr>
                <w:t xml:space="preserve"> </w:t>
              </w:r>
            </w:ins>
            <w:r>
              <w:rPr>
                <w:rFonts w:ascii="Times New Roman" w:hAnsi="Times New Roman" w:cs="Times New Roman"/>
              </w:rPr>
              <w:t>(20</w:t>
            </w:r>
            <w:ins w:id="248" w:author="蔡振辛 [2]" w:date="2026-09-24T21:08:37Z">
              <w:r>
                <w:rPr>
                  <w:rFonts w:ascii="Times New Roman" w:hAnsi="Times New Roman" w:cs="Times New Roman"/>
                </w:rPr>
                <w:t>2</w:t>
              </w:r>
            </w:ins>
            <w:r>
              <w:rPr>
                <w:rFonts w:ascii="Times New Roman" w:hAnsi="Times New Roman" w:cs="Times New Roman"/>
              </w:rPr>
              <w:t>1</w:t>
            </w:r>
            <w:del w:id="249" w:author="蔡振辛 [2]" w:date="2026-09-24T21:08:37Z">
              <w:r>
                <w:rPr>
                  <w:rFonts w:ascii="Times New Roman" w:hAnsi="Times New Roman" w:cs="Times New Roman"/>
                </w:rPr>
                <w:delText>9</w:delText>
              </w:r>
            </w:del>
            <w:r>
              <w:rPr>
                <w:rFonts w:ascii="Times New Roman" w:hAnsi="Times New Roman" w:cs="Times New Roman"/>
              </w:rPr>
              <w:t>)</w:t>
            </w:r>
          </w:p>
        </w:tc>
        <w:tc>
          <w:tcPr>
            <w:tcW w:w="250" w:type="pct"/>
            <w:vAlign w:val="center"/>
          </w:tcPr>
          <w:p w14:paraId="27C7ECA6">
            <w:pPr>
              <w:jc w:val="center"/>
              <w:rPr>
                <w:rFonts w:ascii="Times New Roman" w:hAnsi="Times New Roman" w:cs="Times New Roman"/>
              </w:rPr>
            </w:pPr>
            <w:r>
              <w:rPr>
                <w:rFonts w:ascii="Times New Roman" w:hAnsi="Times New Roman" w:cs="Times New Roman"/>
              </w:rPr>
              <w:t>Exp2</w:t>
            </w:r>
          </w:p>
        </w:tc>
        <w:tc>
          <w:tcPr>
            <w:tcW w:w="341" w:type="pct"/>
            <w:vAlign w:val="center"/>
          </w:tcPr>
          <w:p w14:paraId="3D9035C7">
            <w:pPr>
              <w:jc w:val="center"/>
              <w:rPr>
                <w:rFonts w:ascii="Times New Roman" w:hAnsi="Times New Roman" w:cs="Times New Roman"/>
              </w:rPr>
            </w:pPr>
            <w:del w:id="250" w:author="蔡振辛 [2]" w:date="2026-09-24T21:08:37Z">
              <w:r>
                <w:rPr>
                  <w:rFonts w:ascii="Times New Roman" w:hAnsi="Times New Roman" w:cs="Times New Roman"/>
                </w:rPr>
                <w:delText>Hungary</w:delText>
              </w:r>
            </w:del>
            <w:ins w:id="251" w:author="蔡振辛 [2]" w:date="2026-09-24T21:08:37Z">
              <w:r>
                <w:rPr>
                  <w:rFonts w:ascii="Times New Roman" w:hAnsi="Times New Roman" w:cs="Times New Roman"/>
                </w:rPr>
                <w:t>Austria</w:t>
              </w:r>
            </w:ins>
          </w:p>
        </w:tc>
        <w:tc>
          <w:tcPr>
            <w:tcW w:w="374" w:type="pct"/>
            <w:vAlign w:val="center"/>
          </w:tcPr>
          <w:p w14:paraId="3E32344F">
            <w:pPr>
              <w:jc w:val="center"/>
              <w:rPr>
                <w:rFonts w:ascii="Times New Roman" w:hAnsi="Times New Roman" w:cs="Times New Roman"/>
              </w:rPr>
            </w:pPr>
            <w:del w:id="252" w:author="蔡振辛 [2]" w:date="2026-09-24T21:08:37Z">
              <w:r>
                <w:rPr>
                  <w:rFonts w:ascii="Times New Roman" w:hAnsi="Times New Roman" w:cs="Times New Roman"/>
                </w:rPr>
                <w:delText>Hungari</w:delText>
              </w:r>
            </w:del>
            <w:ins w:id="253" w:author="蔡振辛 [2]" w:date="2026-09-24T21:08:37Z">
              <w:r>
                <w:rPr>
                  <w:rFonts w:ascii="Times New Roman" w:hAnsi="Times New Roman" w:cs="Times New Roman"/>
                </w:rPr>
                <w:t>Germ</w:t>
              </w:r>
            </w:ins>
            <w:r>
              <w:rPr>
                <w:rFonts w:ascii="Times New Roman" w:hAnsi="Times New Roman" w:cs="Times New Roman"/>
              </w:rPr>
              <w:t>an</w:t>
            </w:r>
          </w:p>
        </w:tc>
        <w:tc>
          <w:tcPr>
            <w:tcW w:w="364" w:type="pct"/>
            <w:vAlign w:val="center"/>
          </w:tcPr>
          <w:p w14:paraId="504DBA86">
            <w:pPr>
              <w:jc w:val="center"/>
              <w:rPr>
                <w:rFonts w:ascii="Times New Roman" w:hAnsi="Times New Roman" w:cs="Times New Roman"/>
              </w:rPr>
            </w:pPr>
            <w:del w:id="254" w:author="蔡振辛 [2]" w:date="2026-09-24T21:08:37Z">
              <w:r>
                <w:rPr>
                  <w:rFonts w:ascii="Times New Roman" w:hAnsi="Times New Roman" w:cs="Times New Roman"/>
                </w:rPr>
                <w:delText>28 (6/22</w:delText>
              </w:r>
            </w:del>
            <w:ins w:id="255" w:author="蔡振辛 [2]" w:date="2026-09-24T21:08:37Z">
              <w:r>
                <w:rPr>
                  <w:rFonts w:ascii="Times New Roman" w:hAnsi="Times New Roman" w:cs="Times New Roman"/>
                </w:rPr>
                <w:t>35 (0/35</w:t>
              </w:r>
            </w:ins>
            <w:r>
              <w:rPr>
                <w:rFonts w:ascii="Times New Roman" w:hAnsi="Times New Roman" w:cs="Times New Roman"/>
              </w:rPr>
              <w:t>)</w:t>
            </w:r>
          </w:p>
        </w:tc>
        <w:tc>
          <w:tcPr>
            <w:tcW w:w="369" w:type="pct"/>
            <w:vAlign w:val="center"/>
          </w:tcPr>
          <w:p w14:paraId="2BCEC36C">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A397BE0">
            <w:pPr>
              <w:jc w:val="center"/>
              <w:rPr>
                <w:rFonts w:ascii="Times New Roman" w:hAnsi="Times New Roman" w:cs="Times New Roman"/>
              </w:rPr>
            </w:pPr>
            <w:del w:id="256" w:author="蔡振辛 [2]" w:date="2026-09-24T21:08:37Z">
              <w:r>
                <w:rPr>
                  <w:rFonts w:ascii="Times New Roman" w:hAnsi="Times New Roman" w:cs="Times New Roman"/>
                </w:rPr>
                <w:delText>288</w:delText>
              </w:r>
            </w:del>
            <w:ins w:id="257" w:author="蔡振辛 [2]" w:date="2026-09-24T21:08:37Z">
              <w:r>
                <w:rPr>
                  <w:rFonts w:ascii="Times New Roman" w:hAnsi="Times New Roman" w:cs="Times New Roman"/>
                </w:rPr>
                <w:t>360</w:t>
              </w:r>
            </w:ins>
          </w:p>
        </w:tc>
        <w:tc>
          <w:tcPr>
            <w:tcW w:w="337" w:type="pct"/>
            <w:vAlign w:val="center"/>
          </w:tcPr>
          <w:p w14:paraId="0140D218">
            <w:pPr>
              <w:jc w:val="center"/>
              <w:rPr>
                <w:rFonts w:ascii="Times New Roman" w:hAnsi="Times New Roman" w:cs="Times New Roman"/>
              </w:rPr>
            </w:pPr>
            <w:r>
              <w:rPr>
                <w:rFonts w:ascii="Times New Roman" w:hAnsi="Times New Roman" w:cs="Times New Roman"/>
              </w:rPr>
              <w:t>N</w:t>
            </w:r>
            <w:del w:id="258" w:author="蔡振辛 [2]" w:date="2026-09-24T21:08:37Z">
              <w:r>
                <w:rPr>
                  <w:rFonts w:ascii="Times New Roman" w:hAnsi="Times New Roman" w:cs="Times New Roman"/>
                </w:rPr>
                <w:delText>o License</w:delText>
              </w:r>
            </w:del>
            <w:ins w:id="259" w:author="蔡振辛 [2]" w:date="2026-09-24T21:08:37Z">
              <w:r>
                <w:rPr>
                  <w:rFonts w:ascii="Times New Roman" w:hAnsi="Times New Roman" w:cs="Times New Roman"/>
                </w:rPr>
                <w:t>A</w:t>
              </w:r>
            </w:ins>
          </w:p>
        </w:tc>
        <w:tc>
          <w:tcPr>
            <w:tcW w:w="525" w:type="pct"/>
            <w:vAlign w:val="center"/>
          </w:tcPr>
          <w:p w14:paraId="211DE859">
            <w:pPr>
              <w:jc w:val="center"/>
              <w:rPr>
                <w:rFonts w:ascii="Times New Roman" w:hAnsi="Times New Roman" w:cs="Times New Roman"/>
              </w:rPr>
            </w:pPr>
            <w:del w:id="260" w:author="蔡振辛 [2]" w:date="2026-09-24T21:08:37Z">
              <w:r>
                <w:rPr>
                  <w:rFonts w:ascii="Times New Roman" w:hAnsi="Times New Roman" w:cs="Times New Roman"/>
                </w:rPr>
                <w:delText>NA</w:delText>
              </w:r>
            </w:del>
            <w:ins w:id="261" w:author="蔡振辛 [2]" w:date="2026-09-24T21:08:37Z">
              <w:r>
                <w:rPr>
                  <w:rFonts w:ascii="Times New Roman" w:hAnsi="Times New Roman" w:cs="Times New Roman"/>
                </w:rPr>
                <w:t>Lab Experiment</w:t>
              </w:r>
            </w:ins>
          </w:p>
        </w:tc>
      </w:tr>
      <w:tr w14:paraId="7621D3FD">
        <w:tblPrEx>
          <w:tblCellMar>
            <w:top w:w="0" w:type="dxa"/>
            <w:left w:w="108" w:type="dxa"/>
            <w:bottom w:w="0" w:type="dxa"/>
            <w:right w:w="108" w:type="dxa"/>
          </w:tblCellMar>
        </w:tblPrEx>
        <w:trPr>
          <w:cantSplit/>
        </w:trPr>
        <w:tc>
          <w:tcPr>
            <w:tcW w:w="234" w:type="pct"/>
            <w:vAlign w:val="center"/>
          </w:tcPr>
          <w:p w14:paraId="747E49B5">
            <w:pPr>
              <w:jc w:val="center"/>
              <w:rPr>
                <w:rFonts w:ascii="Times New Roman" w:hAnsi="Times New Roman" w:cs="Times New Roman"/>
              </w:rPr>
            </w:pPr>
            <w:r>
              <w:rPr>
                <w:rFonts w:ascii="Times New Roman" w:hAnsi="Times New Roman" w:cs="Times New Roman"/>
              </w:rPr>
              <w:t>10</w:t>
            </w:r>
          </w:p>
        </w:tc>
        <w:tc>
          <w:tcPr>
            <w:tcW w:w="1103" w:type="pct"/>
            <w:vAlign w:val="center"/>
          </w:tcPr>
          <w:p w14:paraId="6449AB87">
            <w:pPr>
              <w:jc w:val="center"/>
              <w:rPr>
                <w:rFonts w:ascii="Times New Roman" w:hAnsi="Times New Roman" w:cs="Times New Roman"/>
              </w:rPr>
            </w:pPr>
            <w:del w:id="262" w:author="蔡振辛 [2]" w:date="2026-09-24T21:08:37Z">
              <w:r>
                <w:rPr>
                  <w:rFonts w:ascii="Times New Roman" w:hAnsi="Times New Roman" w:cs="Times New Roman"/>
                </w:rPr>
                <w:delText>Constable_2019_JEPHPP</w:delText>
              </w:r>
            </w:del>
            <w:ins w:id="263" w:author="蔡振辛 [2]" w:date="2026-09-24T21:08:37Z">
              <w:r>
                <w:rPr>
                  <w:rFonts w:ascii="Times New Roman" w:hAnsi="Times New Roman" w:cs="Times New Roman"/>
                </w:rPr>
                <w:t>Bukowski_2021_ActaPsych</w:t>
              </w:r>
            </w:ins>
          </w:p>
        </w:tc>
        <w:tc>
          <w:tcPr>
            <w:tcW w:w="545" w:type="pct"/>
            <w:vAlign w:val="center"/>
          </w:tcPr>
          <w:p w14:paraId="0B127EAA">
            <w:pPr>
              <w:jc w:val="center"/>
              <w:rPr>
                <w:rFonts w:ascii="Times New Roman" w:hAnsi="Times New Roman" w:cs="Times New Roman"/>
              </w:rPr>
            </w:pPr>
            <w:del w:id="264" w:author="蔡振辛 [2]" w:date="2026-09-24T21:08:37Z">
              <w:r>
                <w:rPr>
                  <w:rFonts w:ascii="Times New Roman" w:hAnsi="Times New Roman" w:cs="Times New Roman"/>
                </w:rPr>
                <w:delText>Constable</w:delText>
              </w:r>
            </w:del>
            <w:ins w:id="265" w:author="蔡振辛 [2]" w:date="2026-09-24T21:08:37Z">
              <w:r>
                <w:rPr>
                  <w:rFonts w:ascii="Times New Roman" w:hAnsi="Times New Roman" w:cs="Times New Roman"/>
                </w:rPr>
                <w:t>Bukowski</w:t>
              </w:r>
            </w:ins>
            <w:r>
              <w:rPr>
                <w:rFonts w:ascii="Times New Roman" w:hAnsi="Times New Roman" w:cs="Times New Roman"/>
              </w:rPr>
              <w:t xml:space="preserve"> et al.</w:t>
            </w:r>
            <w:del w:id="266" w:author="蔡振辛 [2]" w:date="2026-09-24T21:08:37Z">
              <w:r>
                <w:rPr>
                  <w:rFonts w:ascii="Times New Roman" w:hAnsi="Times New Roman" w:cs="Times New Roman"/>
                </w:rPr>
                <w:delText> </w:delText>
              </w:r>
            </w:del>
            <w:ins w:id="267" w:author="蔡振辛 [2]" w:date="2026-09-24T21:08:37Z">
              <w:r>
                <w:rPr>
                  <w:rFonts w:ascii="Times New Roman" w:hAnsi="Times New Roman" w:cs="Times New Roman"/>
                </w:rPr>
                <w:t xml:space="preserve"> </w:t>
              </w:r>
            </w:ins>
            <w:r>
              <w:rPr>
                <w:rFonts w:ascii="Times New Roman" w:hAnsi="Times New Roman" w:cs="Times New Roman"/>
              </w:rPr>
              <w:t>(20</w:t>
            </w:r>
            <w:ins w:id="268" w:author="蔡振辛 [2]" w:date="2026-09-24T21:08:37Z">
              <w:r>
                <w:rPr>
                  <w:rFonts w:ascii="Times New Roman" w:hAnsi="Times New Roman" w:cs="Times New Roman"/>
                </w:rPr>
                <w:t>2</w:t>
              </w:r>
            </w:ins>
            <w:r>
              <w:rPr>
                <w:rFonts w:ascii="Times New Roman" w:hAnsi="Times New Roman" w:cs="Times New Roman"/>
              </w:rPr>
              <w:t>1</w:t>
            </w:r>
            <w:del w:id="269" w:author="蔡振辛 [2]" w:date="2026-09-24T21:08:37Z">
              <w:r>
                <w:rPr>
                  <w:rFonts w:ascii="Times New Roman" w:hAnsi="Times New Roman" w:cs="Times New Roman"/>
                </w:rPr>
                <w:delText>9</w:delText>
              </w:r>
            </w:del>
            <w:r>
              <w:rPr>
                <w:rFonts w:ascii="Times New Roman" w:hAnsi="Times New Roman" w:cs="Times New Roman"/>
              </w:rPr>
              <w:t>)</w:t>
            </w:r>
          </w:p>
        </w:tc>
        <w:tc>
          <w:tcPr>
            <w:tcW w:w="250" w:type="pct"/>
            <w:vAlign w:val="center"/>
          </w:tcPr>
          <w:p w14:paraId="260E8FB8">
            <w:pPr>
              <w:jc w:val="center"/>
              <w:rPr>
                <w:rFonts w:ascii="Times New Roman" w:hAnsi="Times New Roman" w:cs="Times New Roman"/>
              </w:rPr>
            </w:pPr>
            <w:r>
              <w:rPr>
                <w:rFonts w:ascii="Times New Roman" w:hAnsi="Times New Roman" w:cs="Times New Roman"/>
              </w:rPr>
              <w:t>Exp</w:t>
            </w:r>
            <w:del w:id="270" w:author="蔡振辛 [2]" w:date="2026-09-24T21:08:37Z">
              <w:r>
                <w:rPr>
                  <w:rFonts w:ascii="Times New Roman" w:hAnsi="Times New Roman" w:cs="Times New Roman"/>
                </w:rPr>
                <w:delText>3</w:delText>
              </w:r>
            </w:del>
            <w:ins w:id="271" w:author="蔡振辛 [2]" w:date="2026-09-24T21:08:37Z">
              <w:r>
                <w:rPr>
                  <w:rFonts w:ascii="Times New Roman" w:hAnsi="Times New Roman" w:cs="Times New Roman"/>
                </w:rPr>
                <w:t>2</w:t>
              </w:r>
            </w:ins>
          </w:p>
        </w:tc>
        <w:tc>
          <w:tcPr>
            <w:tcW w:w="341" w:type="pct"/>
            <w:vAlign w:val="center"/>
          </w:tcPr>
          <w:p w14:paraId="2C3D4B45">
            <w:pPr>
              <w:jc w:val="center"/>
              <w:rPr>
                <w:rFonts w:ascii="Times New Roman" w:hAnsi="Times New Roman" w:cs="Times New Roman"/>
              </w:rPr>
            </w:pPr>
            <w:del w:id="272" w:author="蔡振辛 [2]" w:date="2026-09-24T21:08:37Z">
              <w:r>
                <w:rPr>
                  <w:rFonts w:ascii="Times New Roman" w:hAnsi="Times New Roman" w:cs="Times New Roman"/>
                </w:rPr>
                <w:delText>Hungary</w:delText>
              </w:r>
            </w:del>
            <w:ins w:id="273" w:author="蔡振辛 [2]" w:date="2026-09-24T21:08:37Z">
              <w:r>
                <w:rPr>
                  <w:rFonts w:ascii="Times New Roman" w:hAnsi="Times New Roman" w:cs="Times New Roman"/>
                </w:rPr>
                <w:t>Austria</w:t>
              </w:r>
            </w:ins>
          </w:p>
        </w:tc>
        <w:tc>
          <w:tcPr>
            <w:tcW w:w="374" w:type="pct"/>
            <w:vAlign w:val="center"/>
          </w:tcPr>
          <w:p w14:paraId="4B5DEA64">
            <w:pPr>
              <w:jc w:val="center"/>
              <w:rPr>
                <w:rFonts w:ascii="Times New Roman" w:hAnsi="Times New Roman" w:cs="Times New Roman"/>
              </w:rPr>
            </w:pPr>
            <w:del w:id="274" w:author="蔡振辛 [2]" w:date="2026-09-24T21:08:37Z">
              <w:r>
                <w:rPr>
                  <w:rFonts w:ascii="Times New Roman" w:hAnsi="Times New Roman" w:cs="Times New Roman"/>
                </w:rPr>
                <w:delText>Hungari</w:delText>
              </w:r>
            </w:del>
            <w:ins w:id="275" w:author="蔡振辛 [2]" w:date="2026-09-24T21:08:37Z">
              <w:r>
                <w:rPr>
                  <w:rFonts w:ascii="Times New Roman" w:hAnsi="Times New Roman" w:cs="Times New Roman"/>
                </w:rPr>
                <w:t>Germ</w:t>
              </w:r>
            </w:ins>
            <w:r>
              <w:rPr>
                <w:rFonts w:ascii="Times New Roman" w:hAnsi="Times New Roman" w:cs="Times New Roman"/>
              </w:rPr>
              <w:t>an</w:t>
            </w:r>
          </w:p>
        </w:tc>
        <w:tc>
          <w:tcPr>
            <w:tcW w:w="364" w:type="pct"/>
            <w:vAlign w:val="center"/>
          </w:tcPr>
          <w:p w14:paraId="62A79A4D">
            <w:pPr>
              <w:jc w:val="center"/>
              <w:rPr>
                <w:rFonts w:ascii="Times New Roman" w:hAnsi="Times New Roman" w:cs="Times New Roman"/>
              </w:rPr>
            </w:pPr>
            <w:del w:id="276" w:author="蔡振辛 [2]" w:date="2026-09-24T21:08:38Z">
              <w:r>
                <w:rPr>
                  <w:rFonts w:ascii="Times New Roman" w:hAnsi="Times New Roman" w:cs="Times New Roman"/>
                </w:rPr>
                <w:delText>28 (8/14</w:delText>
              </w:r>
            </w:del>
            <w:ins w:id="277" w:author="蔡振辛 [2]" w:date="2026-09-24T21:08:38Z">
              <w:r>
                <w:rPr>
                  <w:rFonts w:ascii="Times New Roman" w:hAnsi="Times New Roman" w:cs="Times New Roman"/>
                </w:rPr>
                <w:t>33 (0/33</w:t>
              </w:r>
            </w:ins>
            <w:r>
              <w:rPr>
                <w:rFonts w:ascii="Times New Roman" w:hAnsi="Times New Roman" w:cs="Times New Roman"/>
              </w:rPr>
              <w:t>)</w:t>
            </w:r>
          </w:p>
        </w:tc>
        <w:tc>
          <w:tcPr>
            <w:tcW w:w="369" w:type="pct"/>
            <w:vAlign w:val="center"/>
          </w:tcPr>
          <w:p w14:paraId="340E687E">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9E43E94">
            <w:pPr>
              <w:jc w:val="center"/>
              <w:rPr>
                <w:rFonts w:ascii="Times New Roman" w:hAnsi="Times New Roman" w:cs="Times New Roman"/>
              </w:rPr>
            </w:pPr>
            <w:del w:id="278" w:author="蔡振辛 [2]" w:date="2026-09-24T21:08:38Z">
              <w:r>
                <w:rPr>
                  <w:rFonts w:ascii="Times New Roman" w:hAnsi="Times New Roman" w:cs="Times New Roman"/>
                </w:rPr>
                <w:delText>288</w:delText>
              </w:r>
            </w:del>
            <w:ins w:id="279" w:author="蔡振辛 [2]" w:date="2026-09-24T21:08:38Z">
              <w:r>
                <w:rPr>
                  <w:rFonts w:ascii="Times New Roman" w:hAnsi="Times New Roman" w:cs="Times New Roman"/>
                </w:rPr>
                <w:t>360</w:t>
              </w:r>
            </w:ins>
          </w:p>
        </w:tc>
        <w:tc>
          <w:tcPr>
            <w:tcW w:w="337" w:type="pct"/>
            <w:vAlign w:val="center"/>
          </w:tcPr>
          <w:p w14:paraId="6BE3CE0C">
            <w:pPr>
              <w:jc w:val="center"/>
              <w:rPr>
                <w:rFonts w:ascii="Times New Roman" w:hAnsi="Times New Roman" w:cs="Times New Roman"/>
              </w:rPr>
            </w:pPr>
            <w:r>
              <w:rPr>
                <w:rFonts w:ascii="Times New Roman" w:hAnsi="Times New Roman" w:cs="Times New Roman"/>
              </w:rPr>
              <w:t>N</w:t>
            </w:r>
            <w:del w:id="280" w:author="蔡振辛 [2]" w:date="2026-09-24T21:08:38Z">
              <w:r>
                <w:rPr>
                  <w:rFonts w:ascii="Times New Roman" w:hAnsi="Times New Roman" w:cs="Times New Roman"/>
                </w:rPr>
                <w:delText>o License</w:delText>
              </w:r>
            </w:del>
            <w:ins w:id="281" w:author="蔡振辛 [2]" w:date="2026-09-24T21:08:38Z">
              <w:r>
                <w:rPr>
                  <w:rFonts w:ascii="Times New Roman" w:hAnsi="Times New Roman" w:cs="Times New Roman"/>
                </w:rPr>
                <w:t>A</w:t>
              </w:r>
            </w:ins>
          </w:p>
        </w:tc>
        <w:tc>
          <w:tcPr>
            <w:tcW w:w="525" w:type="pct"/>
            <w:vAlign w:val="center"/>
          </w:tcPr>
          <w:p w14:paraId="2A4E7980">
            <w:pPr>
              <w:jc w:val="center"/>
              <w:rPr>
                <w:rFonts w:ascii="Times New Roman" w:hAnsi="Times New Roman" w:cs="Times New Roman"/>
              </w:rPr>
            </w:pPr>
            <w:del w:id="282" w:author="蔡振辛 [2]" w:date="2026-09-24T21:08:38Z">
              <w:r>
                <w:rPr>
                  <w:rFonts w:ascii="Times New Roman" w:hAnsi="Times New Roman" w:cs="Times New Roman"/>
                </w:rPr>
                <w:delText>NA</w:delText>
              </w:r>
            </w:del>
            <w:ins w:id="283" w:author="蔡振辛 [2]" w:date="2026-09-24T21:08:38Z">
              <w:r>
                <w:rPr>
                  <w:rFonts w:ascii="Times New Roman" w:hAnsi="Times New Roman" w:cs="Times New Roman"/>
                </w:rPr>
                <w:t>Lab Experiment</w:t>
              </w:r>
            </w:ins>
          </w:p>
        </w:tc>
      </w:tr>
      <w:tr w14:paraId="50722CB2">
        <w:tblPrEx>
          <w:tblCellMar>
            <w:top w:w="0" w:type="dxa"/>
            <w:left w:w="108" w:type="dxa"/>
            <w:bottom w:w="0" w:type="dxa"/>
            <w:right w:w="108" w:type="dxa"/>
          </w:tblCellMar>
        </w:tblPrEx>
        <w:trPr>
          <w:cantSplit/>
        </w:trPr>
        <w:tc>
          <w:tcPr>
            <w:tcW w:w="234" w:type="pct"/>
            <w:vAlign w:val="center"/>
          </w:tcPr>
          <w:p w14:paraId="4694EBCE">
            <w:pPr>
              <w:jc w:val="center"/>
              <w:rPr>
                <w:rFonts w:ascii="Times New Roman" w:hAnsi="Times New Roman" w:cs="Times New Roman"/>
              </w:rPr>
            </w:pPr>
            <w:r>
              <w:rPr>
                <w:rFonts w:ascii="Times New Roman" w:hAnsi="Times New Roman" w:cs="Times New Roman"/>
              </w:rPr>
              <w:t>11</w:t>
            </w:r>
          </w:p>
        </w:tc>
        <w:tc>
          <w:tcPr>
            <w:tcW w:w="1103" w:type="pct"/>
            <w:vAlign w:val="center"/>
          </w:tcPr>
          <w:p w14:paraId="640673BE">
            <w:pPr>
              <w:jc w:val="center"/>
              <w:rPr>
                <w:rFonts w:ascii="Times New Roman" w:hAnsi="Times New Roman" w:cs="Times New Roman"/>
              </w:rPr>
            </w:pPr>
            <w:r>
              <w:rPr>
                <w:rFonts w:ascii="Times New Roman" w:hAnsi="Times New Roman" w:cs="Times New Roman"/>
              </w:rPr>
              <w:t>Constable_2019_JEPHPP</w:t>
            </w:r>
          </w:p>
        </w:tc>
        <w:tc>
          <w:tcPr>
            <w:tcW w:w="545" w:type="pct"/>
            <w:vAlign w:val="center"/>
          </w:tcPr>
          <w:p w14:paraId="2421F9C0">
            <w:pPr>
              <w:jc w:val="center"/>
              <w:rPr>
                <w:rFonts w:ascii="Times New Roman" w:hAnsi="Times New Roman" w:cs="Times New Roman"/>
              </w:rPr>
            </w:pPr>
            <w:r>
              <w:rPr>
                <w:rFonts w:ascii="Times New Roman" w:hAnsi="Times New Roman" w:cs="Times New Roman"/>
              </w:rPr>
              <w:t>Constable et al.</w:t>
            </w:r>
            <w:del w:id="284" w:author="蔡振辛 [2]" w:date="2026-09-24T21:08:38Z">
              <w:r>
                <w:rPr>
                  <w:rFonts w:ascii="Times New Roman" w:hAnsi="Times New Roman" w:cs="Times New Roman"/>
                </w:rPr>
                <w:delText> </w:delText>
              </w:r>
            </w:del>
            <w:ins w:id="285" w:author="蔡振辛 [2]" w:date="2026-09-24T21:08:38Z">
              <w:r>
                <w:rPr>
                  <w:rFonts w:ascii="Times New Roman" w:hAnsi="Times New Roman" w:cs="Times New Roman"/>
                </w:rPr>
                <w:t xml:space="preserve"> </w:t>
              </w:r>
            </w:ins>
            <w:r>
              <w:rPr>
                <w:rFonts w:ascii="Times New Roman" w:hAnsi="Times New Roman" w:cs="Times New Roman"/>
              </w:rPr>
              <w:t>(2019)</w:t>
            </w:r>
          </w:p>
        </w:tc>
        <w:tc>
          <w:tcPr>
            <w:tcW w:w="250" w:type="pct"/>
            <w:vAlign w:val="center"/>
          </w:tcPr>
          <w:p w14:paraId="400309B6">
            <w:pPr>
              <w:jc w:val="center"/>
              <w:rPr>
                <w:rFonts w:ascii="Times New Roman" w:hAnsi="Times New Roman" w:cs="Times New Roman"/>
              </w:rPr>
            </w:pPr>
            <w:r>
              <w:rPr>
                <w:rFonts w:ascii="Times New Roman" w:hAnsi="Times New Roman" w:cs="Times New Roman"/>
              </w:rPr>
              <w:t>Exp</w:t>
            </w:r>
            <w:del w:id="286" w:author="蔡振辛 [2]" w:date="2026-09-24T21:08:38Z">
              <w:r>
                <w:rPr>
                  <w:rFonts w:ascii="Times New Roman" w:hAnsi="Times New Roman" w:cs="Times New Roman"/>
                </w:rPr>
                <w:delText>4</w:delText>
              </w:r>
            </w:del>
            <w:ins w:id="287" w:author="蔡振辛 [2]" w:date="2026-09-24T21:08:38Z">
              <w:r>
                <w:rPr>
                  <w:rFonts w:ascii="Times New Roman" w:hAnsi="Times New Roman" w:cs="Times New Roman"/>
                </w:rPr>
                <w:t>1</w:t>
              </w:r>
            </w:ins>
          </w:p>
        </w:tc>
        <w:tc>
          <w:tcPr>
            <w:tcW w:w="341" w:type="pct"/>
            <w:vAlign w:val="center"/>
          </w:tcPr>
          <w:p w14:paraId="79A7AECD">
            <w:pPr>
              <w:jc w:val="center"/>
              <w:rPr>
                <w:rFonts w:ascii="Times New Roman" w:hAnsi="Times New Roman" w:cs="Times New Roman"/>
              </w:rPr>
            </w:pPr>
            <w:r>
              <w:rPr>
                <w:rFonts w:ascii="Times New Roman" w:hAnsi="Times New Roman" w:cs="Times New Roman"/>
              </w:rPr>
              <w:t>Hungary</w:t>
            </w:r>
          </w:p>
        </w:tc>
        <w:tc>
          <w:tcPr>
            <w:tcW w:w="374" w:type="pct"/>
            <w:vAlign w:val="center"/>
          </w:tcPr>
          <w:p w14:paraId="56156521">
            <w:pPr>
              <w:jc w:val="center"/>
              <w:rPr>
                <w:rFonts w:ascii="Times New Roman" w:hAnsi="Times New Roman" w:cs="Times New Roman"/>
              </w:rPr>
            </w:pPr>
            <w:del w:id="288" w:author="蔡振辛 [2]" w:date="2026-09-24T21:08:38Z">
              <w:r>
                <w:rPr>
                  <w:rFonts w:ascii="Times New Roman" w:hAnsi="Times New Roman" w:cs="Times New Roman"/>
                </w:rPr>
                <w:delText>English</w:delText>
              </w:r>
            </w:del>
            <w:ins w:id="289" w:author="蔡振辛 [2]" w:date="2026-09-24T21:08:38Z">
              <w:r>
                <w:rPr>
                  <w:rFonts w:ascii="Times New Roman" w:hAnsi="Times New Roman" w:cs="Times New Roman"/>
                </w:rPr>
                <w:t>Hungarian</w:t>
              </w:r>
            </w:ins>
          </w:p>
        </w:tc>
        <w:tc>
          <w:tcPr>
            <w:tcW w:w="364" w:type="pct"/>
            <w:vAlign w:val="center"/>
          </w:tcPr>
          <w:p w14:paraId="4A8035D0">
            <w:pPr>
              <w:jc w:val="center"/>
              <w:rPr>
                <w:rFonts w:ascii="Times New Roman" w:hAnsi="Times New Roman" w:cs="Times New Roman"/>
              </w:rPr>
            </w:pPr>
            <w:del w:id="290" w:author="蔡振辛 [2]" w:date="2026-09-24T21:08:38Z">
              <w:r>
                <w:rPr>
                  <w:rFonts w:ascii="Times New Roman" w:hAnsi="Times New Roman" w:cs="Times New Roman"/>
                </w:rPr>
                <w:delText>40 (14/2</w:delText>
              </w:r>
            </w:del>
            <w:ins w:id="291" w:author="蔡振辛 [2]" w:date="2026-09-24T21:08:38Z">
              <w:r>
                <w:rPr>
                  <w:rFonts w:ascii="Times New Roman" w:hAnsi="Times New Roman" w:cs="Times New Roman"/>
                </w:rPr>
                <w:t>28 (12/1</w:t>
              </w:r>
            </w:ins>
            <w:r>
              <w:rPr>
                <w:rFonts w:ascii="Times New Roman" w:hAnsi="Times New Roman" w:cs="Times New Roman"/>
              </w:rPr>
              <w:t>6)</w:t>
            </w:r>
          </w:p>
        </w:tc>
        <w:tc>
          <w:tcPr>
            <w:tcW w:w="369" w:type="pct"/>
            <w:vAlign w:val="center"/>
          </w:tcPr>
          <w:p w14:paraId="363A5786">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78284161">
            <w:pPr>
              <w:jc w:val="center"/>
              <w:rPr>
                <w:rFonts w:ascii="Times New Roman" w:hAnsi="Times New Roman" w:cs="Times New Roman"/>
              </w:rPr>
            </w:pPr>
            <w:del w:id="292" w:author="蔡振辛 [2]" w:date="2026-09-24T21:08:38Z">
              <w:r>
                <w:rPr>
                  <w:rFonts w:ascii="Times New Roman" w:hAnsi="Times New Roman" w:cs="Times New Roman"/>
                </w:rPr>
                <w:delText>640</w:delText>
              </w:r>
            </w:del>
            <w:ins w:id="293" w:author="蔡振辛 [2]" w:date="2026-09-24T21:08:38Z">
              <w:r>
                <w:rPr>
                  <w:rFonts w:ascii="Times New Roman" w:hAnsi="Times New Roman" w:cs="Times New Roman"/>
                </w:rPr>
                <w:t>288</w:t>
              </w:r>
            </w:ins>
          </w:p>
        </w:tc>
        <w:tc>
          <w:tcPr>
            <w:tcW w:w="337" w:type="pct"/>
            <w:vAlign w:val="center"/>
          </w:tcPr>
          <w:p w14:paraId="2E761F6F">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65029927">
            <w:pPr>
              <w:jc w:val="center"/>
              <w:rPr>
                <w:rFonts w:ascii="Times New Roman" w:hAnsi="Times New Roman" w:cs="Times New Roman"/>
              </w:rPr>
            </w:pPr>
            <w:del w:id="294" w:author="蔡振辛 [2]" w:date="2026-09-24T21:08:38Z">
              <w:r>
                <w:rPr>
                  <w:rFonts w:ascii="Times New Roman" w:hAnsi="Times New Roman" w:cs="Times New Roman"/>
                </w:rPr>
                <w:delText>NA</w:delText>
              </w:r>
            </w:del>
          </w:p>
        </w:tc>
      </w:tr>
      <w:tr w14:paraId="215B6EB4">
        <w:tblPrEx>
          <w:tblCellMar>
            <w:top w:w="0" w:type="dxa"/>
            <w:left w:w="108" w:type="dxa"/>
            <w:bottom w:w="0" w:type="dxa"/>
            <w:right w:w="108" w:type="dxa"/>
          </w:tblCellMar>
        </w:tblPrEx>
        <w:trPr>
          <w:cantSplit/>
        </w:trPr>
        <w:tc>
          <w:tcPr>
            <w:tcW w:w="234" w:type="pct"/>
            <w:vAlign w:val="center"/>
          </w:tcPr>
          <w:p w14:paraId="7C85F384">
            <w:pPr>
              <w:jc w:val="center"/>
              <w:rPr>
                <w:rFonts w:ascii="Times New Roman" w:hAnsi="Times New Roman" w:cs="Times New Roman"/>
              </w:rPr>
            </w:pPr>
            <w:r>
              <w:rPr>
                <w:rFonts w:ascii="Times New Roman" w:hAnsi="Times New Roman" w:cs="Times New Roman"/>
              </w:rPr>
              <w:t>12</w:t>
            </w:r>
          </w:p>
        </w:tc>
        <w:tc>
          <w:tcPr>
            <w:tcW w:w="1103" w:type="pct"/>
            <w:vAlign w:val="center"/>
          </w:tcPr>
          <w:p w14:paraId="10CDFBBC">
            <w:pPr>
              <w:jc w:val="center"/>
              <w:rPr>
                <w:rFonts w:ascii="Times New Roman" w:hAnsi="Times New Roman" w:cs="Times New Roman"/>
              </w:rPr>
            </w:pPr>
            <w:r>
              <w:rPr>
                <w:rFonts w:ascii="Times New Roman" w:hAnsi="Times New Roman" w:cs="Times New Roman"/>
              </w:rPr>
              <w:t>Constable_20</w:t>
            </w:r>
            <w:del w:id="295" w:author="蔡振辛 [2]" w:date="2026-09-24T21:08:38Z">
              <w:r>
                <w:rPr>
                  <w:rFonts w:ascii="Times New Roman" w:hAnsi="Times New Roman" w:cs="Times New Roman"/>
                </w:rPr>
                <w:delText>20_ActaPsych</w:delText>
              </w:r>
            </w:del>
            <w:ins w:id="296" w:author="蔡振辛 [2]" w:date="2026-09-24T21:08:38Z">
              <w:r>
                <w:rPr>
                  <w:rFonts w:ascii="Times New Roman" w:hAnsi="Times New Roman" w:cs="Times New Roman"/>
                </w:rPr>
                <w:t>19_JEPHPP</w:t>
              </w:r>
            </w:ins>
          </w:p>
        </w:tc>
        <w:tc>
          <w:tcPr>
            <w:tcW w:w="545" w:type="pct"/>
            <w:vAlign w:val="center"/>
          </w:tcPr>
          <w:p w14:paraId="3DC59BAE">
            <w:pPr>
              <w:jc w:val="center"/>
              <w:rPr>
                <w:rFonts w:ascii="Times New Roman" w:hAnsi="Times New Roman" w:cs="Times New Roman"/>
              </w:rPr>
            </w:pPr>
            <w:r>
              <w:rPr>
                <w:rFonts w:ascii="Times New Roman" w:hAnsi="Times New Roman" w:cs="Times New Roman"/>
              </w:rPr>
              <w:t xml:space="preserve">Constable </w:t>
            </w:r>
            <w:del w:id="297" w:author="蔡振辛 [2]" w:date="2026-09-24T21:08:38Z">
              <w:r>
                <w:rPr>
                  <w:rFonts w:ascii="Times New Roman" w:hAnsi="Times New Roman" w:cs="Times New Roman"/>
                </w:rPr>
                <w:delText>&amp; Knoblich</w:delText>
              </w:r>
            </w:del>
            <w:ins w:id="298" w:author="蔡振辛 [2]" w:date="2026-09-24T21:08:38Z">
              <w:r>
                <w:rPr>
                  <w:rFonts w:ascii="Times New Roman" w:hAnsi="Times New Roman" w:cs="Times New Roman"/>
                </w:rPr>
                <w:t>et al.</w:t>
              </w:r>
            </w:ins>
            <w:r>
              <w:rPr>
                <w:rFonts w:ascii="Times New Roman" w:hAnsi="Times New Roman" w:cs="Times New Roman"/>
              </w:rPr>
              <w:t xml:space="preserve"> (20</w:t>
            </w:r>
            <w:del w:id="299" w:author="蔡振辛 [2]" w:date="2026-09-24T21:08:38Z">
              <w:r>
                <w:rPr>
                  <w:rFonts w:ascii="Times New Roman" w:hAnsi="Times New Roman" w:cs="Times New Roman"/>
                </w:rPr>
                <w:delText>20</w:delText>
              </w:r>
            </w:del>
            <w:ins w:id="300" w:author="蔡振辛 [2]" w:date="2026-09-24T21:08:38Z">
              <w:r>
                <w:rPr>
                  <w:rFonts w:ascii="Times New Roman" w:hAnsi="Times New Roman" w:cs="Times New Roman"/>
                </w:rPr>
                <w:t>19</w:t>
              </w:r>
            </w:ins>
            <w:r>
              <w:rPr>
                <w:rFonts w:ascii="Times New Roman" w:hAnsi="Times New Roman" w:cs="Times New Roman"/>
              </w:rPr>
              <w:t>)</w:t>
            </w:r>
          </w:p>
        </w:tc>
        <w:tc>
          <w:tcPr>
            <w:tcW w:w="250" w:type="pct"/>
            <w:vAlign w:val="center"/>
          </w:tcPr>
          <w:p w14:paraId="0B463184">
            <w:pPr>
              <w:jc w:val="center"/>
              <w:rPr>
                <w:rFonts w:ascii="Times New Roman" w:hAnsi="Times New Roman" w:cs="Times New Roman"/>
              </w:rPr>
            </w:pPr>
            <w:r>
              <w:rPr>
                <w:rFonts w:ascii="Times New Roman" w:hAnsi="Times New Roman" w:cs="Times New Roman"/>
              </w:rPr>
              <w:t>Exp</w:t>
            </w:r>
            <w:del w:id="301" w:author="蔡振辛 [2]" w:date="2026-09-24T21:08:38Z">
              <w:r>
                <w:rPr>
                  <w:rFonts w:ascii="Times New Roman" w:hAnsi="Times New Roman" w:cs="Times New Roman"/>
                </w:rPr>
                <w:delText>1</w:delText>
              </w:r>
            </w:del>
            <w:ins w:id="302" w:author="蔡振辛 [2]" w:date="2026-09-24T21:08:38Z">
              <w:r>
                <w:rPr>
                  <w:rFonts w:ascii="Times New Roman" w:hAnsi="Times New Roman" w:cs="Times New Roman"/>
                </w:rPr>
                <w:t>2</w:t>
              </w:r>
            </w:ins>
          </w:p>
        </w:tc>
        <w:tc>
          <w:tcPr>
            <w:tcW w:w="341" w:type="pct"/>
            <w:vAlign w:val="center"/>
          </w:tcPr>
          <w:p w14:paraId="397E4E48">
            <w:pPr>
              <w:jc w:val="center"/>
              <w:rPr>
                <w:rFonts w:ascii="Times New Roman" w:hAnsi="Times New Roman" w:cs="Times New Roman"/>
              </w:rPr>
            </w:pPr>
            <w:r>
              <w:rPr>
                <w:rFonts w:ascii="Times New Roman" w:hAnsi="Times New Roman" w:cs="Times New Roman"/>
              </w:rPr>
              <w:t>Hungary</w:t>
            </w:r>
          </w:p>
        </w:tc>
        <w:tc>
          <w:tcPr>
            <w:tcW w:w="374" w:type="pct"/>
            <w:vAlign w:val="center"/>
          </w:tcPr>
          <w:p w14:paraId="2393B191">
            <w:pPr>
              <w:jc w:val="center"/>
              <w:rPr>
                <w:rFonts w:ascii="Times New Roman" w:hAnsi="Times New Roman" w:cs="Times New Roman"/>
              </w:rPr>
            </w:pPr>
            <w:r>
              <w:rPr>
                <w:rFonts w:ascii="Times New Roman" w:hAnsi="Times New Roman" w:cs="Times New Roman"/>
              </w:rPr>
              <w:t>Hungarian</w:t>
            </w:r>
          </w:p>
        </w:tc>
        <w:tc>
          <w:tcPr>
            <w:tcW w:w="364" w:type="pct"/>
            <w:vAlign w:val="center"/>
          </w:tcPr>
          <w:p w14:paraId="4C04C907">
            <w:pPr>
              <w:jc w:val="center"/>
              <w:rPr>
                <w:rFonts w:ascii="Times New Roman" w:hAnsi="Times New Roman" w:cs="Times New Roman"/>
              </w:rPr>
            </w:pPr>
            <w:del w:id="303" w:author="蔡振辛 [2]" w:date="2026-09-24T21:08:38Z">
              <w:r>
                <w:rPr>
                  <w:rFonts w:ascii="Times New Roman" w:hAnsi="Times New Roman" w:cs="Times New Roman"/>
                </w:rPr>
                <w:delText>48 (///</w:delText>
              </w:r>
            </w:del>
            <w:ins w:id="304" w:author="蔡振辛 [2]" w:date="2026-09-24T21:08:38Z">
              <w:r>
                <w:rPr>
                  <w:rFonts w:ascii="Times New Roman" w:hAnsi="Times New Roman" w:cs="Times New Roman"/>
                </w:rPr>
                <w:t>28 (6/22</w:t>
              </w:r>
            </w:ins>
            <w:r>
              <w:rPr>
                <w:rFonts w:ascii="Times New Roman" w:hAnsi="Times New Roman" w:cs="Times New Roman"/>
              </w:rPr>
              <w:t>)</w:t>
            </w:r>
          </w:p>
        </w:tc>
        <w:tc>
          <w:tcPr>
            <w:tcW w:w="369" w:type="pct"/>
            <w:vAlign w:val="center"/>
          </w:tcPr>
          <w:p w14:paraId="00B00C85">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6F2538B3">
            <w:pPr>
              <w:jc w:val="center"/>
              <w:rPr>
                <w:rFonts w:ascii="Times New Roman" w:hAnsi="Times New Roman" w:cs="Times New Roman"/>
              </w:rPr>
            </w:pPr>
            <w:r>
              <w:rPr>
                <w:rFonts w:ascii="Times New Roman" w:hAnsi="Times New Roman" w:cs="Times New Roman"/>
              </w:rPr>
              <w:t>2</w:t>
            </w:r>
            <w:del w:id="305" w:author="蔡振辛 [2]" w:date="2026-09-24T21:08:38Z">
              <w:r>
                <w:rPr>
                  <w:rFonts w:ascii="Times New Roman" w:hAnsi="Times New Roman" w:cs="Times New Roman"/>
                </w:rPr>
                <w:delText>40</w:delText>
              </w:r>
            </w:del>
            <w:ins w:id="306" w:author="蔡振辛 [2]" w:date="2026-09-24T21:08:38Z">
              <w:r>
                <w:rPr>
                  <w:rFonts w:ascii="Times New Roman" w:hAnsi="Times New Roman" w:cs="Times New Roman"/>
                </w:rPr>
                <w:t>88</w:t>
              </w:r>
            </w:ins>
          </w:p>
        </w:tc>
        <w:tc>
          <w:tcPr>
            <w:tcW w:w="337" w:type="pct"/>
            <w:vAlign w:val="center"/>
          </w:tcPr>
          <w:p w14:paraId="4C6C1BE4">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48337AF9">
            <w:pPr>
              <w:jc w:val="center"/>
              <w:rPr>
                <w:rFonts w:ascii="Times New Roman" w:hAnsi="Times New Roman" w:cs="Times New Roman"/>
              </w:rPr>
            </w:pPr>
            <w:del w:id="307" w:author="蔡振辛 [2]" w:date="2026-09-24T21:08:38Z">
              <w:r>
                <w:rPr>
                  <w:rFonts w:ascii="Times New Roman" w:hAnsi="Times New Roman" w:cs="Times New Roman"/>
                </w:rPr>
                <w:delText>Lab Experiment</w:delText>
              </w:r>
            </w:del>
          </w:p>
        </w:tc>
      </w:tr>
      <w:tr w14:paraId="689AF6BB">
        <w:tblPrEx>
          <w:tblCellMar>
            <w:top w:w="0" w:type="dxa"/>
            <w:left w:w="108" w:type="dxa"/>
            <w:bottom w:w="0" w:type="dxa"/>
            <w:right w:w="108" w:type="dxa"/>
          </w:tblCellMar>
        </w:tblPrEx>
        <w:trPr>
          <w:cantSplit/>
        </w:trPr>
        <w:tc>
          <w:tcPr>
            <w:tcW w:w="234" w:type="pct"/>
            <w:vAlign w:val="center"/>
          </w:tcPr>
          <w:p w14:paraId="1835AE6A">
            <w:pPr>
              <w:jc w:val="center"/>
              <w:rPr>
                <w:rFonts w:ascii="Times New Roman" w:hAnsi="Times New Roman" w:cs="Times New Roman"/>
              </w:rPr>
            </w:pPr>
            <w:r>
              <w:rPr>
                <w:rFonts w:ascii="Times New Roman" w:hAnsi="Times New Roman" w:cs="Times New Roman"/>
              </w:rPr>
              <w:t>13</w:t>
            </w:r>
          </w:p>
        </w:tc>
        <w:tc>
          <w:tcPr>
            <w:tcW w:w="1103" w:type="pct"/>
            <w:vAlign w:val="center"/>
          </w:tcPr>
          <w:p w14:paraId="1BD26581">
            <w:pPr>
              <w:jc w:val="center"/>
              <w:rPr>
                <w:rFonts w:ascii="Times New Roman" w:hAnsi="Times New Roman" w:cs="Times New Roman"/>
              </w:rPr>
            </w:pPr>
            <w:r>
              <w:rPr>
                <w:rFonts w:ascii="Times New Roman" w:hAnsi="Times New Roman" w:cs="Times New Roman"/>
              </w:rPr>
              <w:t>Constable_20</w:t>
            </w:r>
            <w:del w:id="308" w:author="蔡振辛 [2]" w:date="2026-09-24T21:08:38Z">
              <w:r>
                <w:rPr>
                  <w:rFonts w:ascii="Times New Roman" w:hAnsi="Times New Roman" w:cs="Times New Roman"/>
                </w:rPr>
                <w:delText>20_ActaPsych</w:delText>
              </w:r>
            </w:del>
            <w:ins w:id="309" w:author="蔡振辛 [2]" w:date="2026-09-24T21:08:38Z">
              <w:r>
                <w:rPr>
                  <w:rFonts w:ascii="Times New Roman" w:hAnsi="Times New Roman" w:cs="Times New Roman"/>
                </w:rPr>
                <w:t>19_JEPHPP</w:t>
              </w:r>
            </w:ins>
          </w:p>
        </w:tc>
        <w:tc>
          <w:tcPr>
            <w:tcW w:w="545" w:type="pct"/>
            <w:vAlign w:val="center"/>
          </w:tcPr>
          <w:p w14:paraId="6D99BD84">
            <w:pPr>
              <w:jc w:val="center"/>
              <w:rPr>
                <w:rFonts w:ascii="Times New Roman" w:hAnsi="Times New Roman" w:cs="Times New Roman"/>
              </w:rPr>
            </w:pPr>
            <w:r>
              <w:rPr>
                <w:rFonts w:ascii="Times New Roman" w:hAnsi="Times New Roman" w:cs="Times New Roman"/>
              </w:rPr>
              <w:t xml:space="preserve">Constable </w:t>
            </w:r>
            <w:del w:id="310" w:author="蔡振辛 [2]" w:date="2026-09-24T21:08:38Z">
              <w:r>
                <w:rPr>
                  <w:rFonts w:ascii="Times New Roman" w:hAnsi="Times New Roman" w:cs="Times New Roman"/>
                </w:rPr>
                <w:delText>&amp; Knoblich</w:delText>
              </w:r>
            </w:del>
            <w:ins w:id="311" w:author="蔡振辛 [2]" w:date="2026-09-24T21:08:38Z">
              <w:r>
                <w:rPr>
                  <w:rFonts w:ascii="Times New Roman" w:hAnsi="Times New Roman" w:cs="Times New Roman"/>
                </w:rPr>
                <w:t>et al.</w:t>
              </w:r>
            </w:ins>
            <w:r>
              <w:rPr>
                <w:rFonts w:ascii="Times New Roman" w:hAnsi="Times New Roman" w:cs="Times New Roman"/>
              </w:rPr>
              <w:t xml:space="preserve"> (20</w:t>
            </w:r>
            <w:del w:id="312" w:author="蔡振辛 [2]" w:date="2026-09-24T21:08:38Z">
              <w:r>
                <w:rPr>
                  <w:rFonts w:ascii="Times New Roman" w:hAnsi="Times New Roman" w:cs="Times New Roman"/>
                </w:rPr>
                <w:delText>20</w:delText>
              </w:r>
            </w:del>
            <w:ins w:id="313" w:author="蔡振辛 [2]" w:date="2026-09-24T21:08:38Z">
              <w:r>
                <w:rPr>
                  <w:rFonts w:ascii="Times New Roman" w:hAnsi="Times New Roman" w:cs="Times New Roman"/>
                </w:rPr>
                <w:t>19</w:t>
              </w:r>
            </w:ins>
            <w:r>
              <w:rPr>
                <w:rFonts w:ascii="Times New Roman" w:hAnsi="Times New Roman" w:cs="Times New Roman"/>
              </w:rPr>
              <w:t>)</w:t>
            </w:r>
          </w:p>
        </w:tc>
        <w:tc>
          <w:tcPr>
            <w:tcW w:w="250" w:type="pct"/>
            <w:vAlign w:val="center"/>
          </w:tcPr>
          <w:p w14:paraId="00A4FA2D">
            <w:pPr>
              <w:jc w:val="center"/>
              <w:rPr>
                <w:rFonts w:ascii="Times New Roman" w:hAnsi="Times New Roman" w:cs="Times New Roman"/>
              </w:rPr>
            </w:pPr>
            <w:r>
              <w:rPr>
                <w:rFonts w:ascii="Times New Roman" w:hAnsi="Times New Roman" w:cs="Times New Roman"/>
              </w:rPr>
              <w:t>Exp</w:t>
            </w:r>
            <w:del w:id="314" w:author="蔡振辛 [2]" w:date="2026-09-24T21:08:38Z">
              <w:r>
                <w:rPr>
                  <w:rFonts w:ascii="Times New Roman" w:hAnsi="Times New Roman" w:cs="Times New Roman"/>
                </w:rPr>
                <w:delText>1</w:delText>
              </w:r>
            </w:del>
            <w:ins w:id="315" w:author="蔡振辛 [2]" w:date="2026-09-24T21:08:38Z">
              <w:r>
                <w:rPr>
                  <w:rFonts w:ascii="Times New Roman" w:hAnsi="Times New Roman" w:cs="Times New Roman"/>
                </w:rPr>
                <w:t>3</w:t>
              </w:r>
            </w:ins>
          </w:p>
        </w:tc>
        <w:tc>
          <w:tcPr>
            <w:tcW w:w="341" w:type="pct"/>
            <w:vAlign w:val="center"/>
          </w:tcPr>
          <w:p w14:paraId="358FD61F">
            <w:pPr>
              <w:jc w:val="center"/>
              <w:rPr>
                <w:rFonts w:ascii="Times New Roman" w:hAnsi="Times New Roman" w:cs="Times New Roman"/>
              </w:rPr>
            </w:pPr>
            <w:r>
              <w:rPr>
                <w:rFonts w:ascii="Times New Roman" w:hAnsi="Times New Roman" w:cs="Times New Roman"/>
              </w:rPr>
              <w:t>Hungary</w:t>
            </w:r>
          </w:p>
        </w:tc>
        <w:tc>
          <w:tcPr>
            <w:tcW w:w="374" w:type="pct"/>
            <w:vAlign w:val="center"/>
          </w:tcPr>
          <w:p w14:paraId="16B12961">
            <w:pPr>
              <w:jc w:val="center"/>
              <w:rPr>
                <w:rFonts w:ascii="Times New Roman" w:hAnsi="Times New Roman" w:cs="Times New Roman"/>
              </w:rPr>
            </w:pPr>
            <w:r>
              <w:rPr>
                <w:rFonts w:ascii="Times New Roman" w:hAnsi="Times New Roman" w:cs="Times New Roman"/>
              </w:rPr>
              <w:t>Hungarian</w:t>
            </w:r>
          </w:p>
        </w:tc>
        <w:tc>
          <w:tcPr>
            <w:tcW w:w="364" w:type="pct"/>
            <w:vAlign w:val="center"/>
          </w:tcPr>
          <w:p w14:paraId="14F468F5">
            <w:pPr>
              <w:jc w:val="center"/>
              <w:rPr>
                <w:rFonts w:ascii="Times New Roman" w:hAnsi="Times New Roman" w:cs="Times New Roman"/>
              </w:rPr>
            </w:pPr>
            <w:del w:id="316" w:author="蔡振辛 [2]" w:date="2026-09-24T21:08:38Z">
              <w:r>
                <w:rPr>
                  <w:rFonts w:ascii="Times New Roman" w:hAnsi="Times New Roman" w:cs="Times New Roman"/>
                </w:rPr>
                <w:delText>44 (///</w:delText>
              </w:r>
            </w:del>
            <w:ins w:id="317" w:author="蔡振辛 [2]" w:date="2026-09-24T21:08:38Z">
              <w:r>
                <w:rPr>
                  <w:rFonts w:ascii="Times New Roman" w:hAnsi="Times New Roman" w:cs="Times New Roman"/>
                </w:rPr>
                <w:t>28 (8/14</w:t>
              </w:r>
            </w:ins>
            <w:r>
              <w:rPr>
                <w:rFonts w:ascii="Times New Roman" w:hAnsi="Times New Roman" w:cs="Times New Roman"/>
              </w:rPr>
              <w:t>)</w:t>
            </w:r>
          </w:p>
        </w:tc>
        <w:tc>
          <w:tcPr>
            <w:tcW w:w="369" w:type="pct"/>
            <w:vAlign w:val="center"/>
          </w:tcPr>
          <w:p w14:paraId="724FB09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636907D0">
            <w:pPr>
              <w:jc w:val="center"/>
              <w:rPr>
                <w:rFonts w:ascii="Times New Roman" w:hAnsi="Times New Roman" w:cs="Times New Roman"/>
              </w:rPr>
            </w:pPr>
            <w:r>
              <w:rPr>
                <w:rFonts w:ascii="Times New Roman" w:hAnsi="Times New Roman" w:cs="Times New Roman"/>
              </w:rPr>
              <w:t>2</w:t>
            </w:r>
            <w:del w:id="318" w:author="蔡振辛 [2]" w:date="2026-09-24T21:08:38Z">
              <w:r>
                <w:rPr>
                  <w:rFonts w:ascii="Times New Roman" w:hAnsi="Times New Roman" w:cs="Times New Roman"/>
                </w:rPr>
                <w:delText>40</w:delText>
              </w:r>
            </w:del>
            <w:ins w:id="319" w:author="蔡振辛 [2]" w:date="2026-09-24T21:08:38Z">
              <w:r>
                <w:rPr>
                  <w:rFonts w:ascii="Times New Roman" w:hAnsi="Times New Roman" w:cs="Times New Roman"/>
                </w:rPr>
                <w:t>88</w:t>
              </w:r>
            </w:ins>
          </w:p>
        </w:tc>
        <w:tc>
          <w:tcPr>
            <w:tcW w:w="337" w:type="pct"/>
            <w:vAlign w:val="center"/>
          </w:tcPr>
          <w:p w14:paraId="64C86718">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0A44DE56">
            <w:pPr>
              <w:jc w:val="center"/>
              <w:rPr>
                <w:rFonts w:ascii="Times New Roman" w:hAnsi="Times New Roman" w:cs="Times New Roman"/>
              </w:rPr>
            </w:pPr>
            <w:del w:id="320" w:author="蔡振辛 [2]" w:date="2026-09-24T21:08:38Z">
              <w:r>
                <w:rPr>
                  <w:rFonts w:ascii="Times New Roman" w:hAnsi="Times New Roman" w:cs="Times New Roman"/>
                </w:rPr>
                <w:delText>Lab Experiment</w:delText>
              </w:r>
            </w:del>
          </w:p>
        </w:tc>
      </w:tr>
      <w:tr w14:paraId="31F8BE1C">
        <w:tblPrEx>
          <w:tblCellMar>
            <w:top w:w="0" w:type="dxa"/>
            <w:left w:w="108" w:type="dxa"/>
            <w:bottom w:w="0" w:type="dxa"/>
            <w:right w:w="108" w:type="dxa"/>
          </w:tblCellMar>
        </w:tblPrEx>
        <w:trPr>
          <w:cantSplit/>
        </w:trPr>
        <w:tc>
          <w:tcPr>
            <w:tcW w:w="234" w:type="pct"/>
            <w:vAlign w:val="center"/>
          </w:tcPr>
          <w:p w14:paraId="1D4FE8A5">
            <w:pPr>
              <w:jc w:val="center"/>
              <w:rPr>
                <w:rFonts w:ascii="Times New Roman" w:hAnsi="Times New Roman" w:cs="Times New Roman"/>
              </w:rPr>
            </w:pPr>
            <w:r>
              <w:rPr>
                <w:rFonts w:ascii="Times New Roman" w:hAnsi="Times New Roman" w:cs="Times New Roman"/>
              </w:rPr>
              <w:t>14</w:t>
            </w:r>
          </w:p>
        </w:tc>
        <w:tc>
          <w:tcPr>
            <w:tcW w:w="1103" w:type="pct"/>
            <w:vAlign w:val="center"/>
          </w:tcPr>
          <w:p w14:paraId="072316DC">
            <w:pPr>
              <w:jc w:val="center"/>
              <w:rPr>
                <w:rFonts w:ascii="Times New Roman" w:hAnsi="Times New Roman" w:cs="Times New Roman"/>
              </w:rPr>
            </w:pPr>
            <w:r>
              <w:rPr>
                <w:rFonts w:ascii="Times New Roman" w:hAnsi="Times New Roman" w:cs="Times New Roman"/>
              </w:rPr>
              <w:t>Constable_20</w:t>
            </w:r>
            <w:del w:id="321" w:author="蔡振辛 [2]" w:date="2026-09-24T21:08:38Z">
              <w:r>
                <w:rPr>
                  <w:rFonts w:ascii="Times New Roman" w:hAnsi="Times New Roman" w:cs="Times New Roman"/>
                </w:rPr>
                <w:delText>21_CogEmo</w:delText>
              </w:r>
            </w:del>
            <w:ins w:id="322" w:author="蔡振辛 [2]" w:date="2026-09-24T21:08:38Z">
              <w:r>
                <w:rPr>
                  <w:rFonts w:ascii="Times New Roman" w:hAnsi="Times New Roman" w:cs="Times New Roman"/>
                </w:rPr>
                <w:t>19_JEPHPP</w:t>
              </w:r>
            </w:ins>
          </w:p>
        </w:tc>
        <w:tc>
          <w:tcPr>
            <w:tcW w:w="545" w:type="pct"/>
            <w:vAlign w:val="center"/>
          </w:tcPr>
          <w:p w14:paraId="457AFBC2">
            <w:pPr>
              <w:jc w:val="center"/>
              <w:rPr>
                <w:rFonts w:ascii="Times New Roman" w:hAnsi="Times New Roman" w:cs="Times New Roman"/>
              </w:rPr>
            </w:pPr>
            <w:r>
              <w:rPr>
                <w:rFonts w:ascii="Times New Roman" w:hAnsi="Times New Roman" w:cs="Times New Roman"/>
              </w:rPr>
              <w:t>Constable et al.</w:t>
            </w:r>
            <w:del w:id="323" w:author="蔡振辛 [2]" w:date="2026-09-24T21:08:38Z">
              <w:r>
                <w:rPr>
                  <w:rFonts w:ascii="Times New Roman" w:hAnsi="Times New Roman" w:cs="Times New Roman"/>
                </w:rPr>
                <w:delText> </w:delText>
              </w:r>
            </w:del>
            <w:ins w:id="324" w:author="蔡振辛 [2]" w:date="2026-09-24T21:08:38Z">
              <w:r>
                <w:rPr>
                  <w:rFonts w:ascii="Times New Roman" w:hAnsi="Times New Roman" w:cs="Times New Roman"/>
                </w:rPr>
                <w:t xml:space="preserve"> </w:t>
              </w:r>
            </w:ins>
            <w:r>
              <w:rPr>
                <w:rFonts w:ascii="Times New Roman" w:hAnsi="Times New Roman" w:cs="Times New Roman"/>
              </w:rPr>
              <w:t>(20</w:t>
            </w:r>
            <w:del w:id="325" w:author="蔡振辛 [2]" w:date="2026-09-24T21:08:38Z">
              <w:r>
                <w:rPr>
                  <w:rFonts w:ascii="Times New Roman" w:hAnsi="Times New Roman" w:cs="Times New Roman"/>
                </w:rPr>
                <w:delText>2</w:delText>
              </w:r>
            </w:del>
            <w:r>
              <w:rPr>
                <w:rFonts w:ascii="Times New Roman" w:hAnsi="Times New Roman" w:cs="Times New Roman"/>
              </w:rPr>
              <w:t>1</w:t>
            </w:r>
            <w:ins w:id="326" w:author="蔡振辛 [2]" w:date="2026-09-24T21:08:38Z">
              <w:r>
                <w:rPr>
                  <w:rFonts w:ascii="Times New Roman" w:hAnsi="Times New Roman" w:cs="Times New Roman"/>
                </w:rPr>
                <w:t>9</w:t>
              </w:r>
            </w:ins>
            <w:r>
              <w:rPr>
                <w:rFonts w:ascii="Times New Roman" w:hAnsi="Times New Roman" w:cs="Times New Roman"/>
              </w:rPr>
              <w:t>)</w:t>
            </w:r>
          </w:p>
        </w:tc>
        <w:tc>
          <w:tcPr>
            <w:tcW w:w="250" w:type="pct"/>
            <w:vAlign w:val="center"/>
          </w:tcPr>
          <w:p w14:paraId="05B7E8B1">
            <w:pPr>
              <w:jc w:val="center"/>
              <w:rPr>
                <w:rFonts w:ascii="Times New Roman" w:hAnsi="Times New Roman" w:cs="Times New Roman"/>
              </w:rPr>
            </w:pPr>
            <w:r>
              <w:rPr>
                <w:rFonts w:ascii="Times New Roman" w:hAnsi="Times New Roman" w:cs="Times New Roman"/>
              </w:rPr>
              <w:t>Exp</w:t>
            </w:r>
            <w:del w:id="327" w:author="蔡振辛 [2]" w:date="2026-09-24T21:08:38Z">
              <w:r>
                <w:rPr>
                  <w:rFonts w:ascii="Times New Roman" w:hAnsi="Times New Roman" w:cs="Times New Roman"/>
                </w:rPr>
                <w:delText>1</w:delText>
              </w:r>
            </w:del>
            <w:ins w:id="328" w:author="蔡振辛 [2]" w:date="2026-09-24T21:08:38Z">
              <w:r>
                <w:rPr>
                  <w:rFonts w:ascii="Times New Roman" w:hAnsi="Times New Roman" w:cs="Times New Roman"/>
                </w:rPr>
                <w:t>4</w:t>
              </w:r>
            </w:ins>
          </w:p>
        </w:tc>
        <w:tc>
          <w:tcPr>
            <w:tcW w:w="341" w:type="pct"/>
            <w:vAlign w:val="center"/>
          </w:tcPr>
          <w:p w14:paraId="10BEF179">
            <w:pPr>
              <w:jc w:val="center"/>
              <w:rPr>
                <w:rFonts w:ascii="Times New Roman" w:hAnsi="Times New Roman" w:cs="Times New Roman"/>
              </w:rPr>
            </w:pPr>
            <w:ins w:id="329" w:author="蔡振辛 [2]" w:date="2026-09-24T21:08:38Z">
              <w:r>
                <w:rPr>
                  <w:rFonts w:ascii="Times New Roman" w:hAnsi="Times New Roman" w:cs="Times New Roman"/>
                </w:rPr>
                <w:t>H</w:t>
              </w:r>
            </w:ins>
            <w:r>
              <w:rPr>
                <w:rFonts w:ascii="Times New Roman" w:hAnsi="Times New Roman" w:cs="Times New Roman"/>
              </w:rPr>
              <w:t>un</w:t>
            </w:r>
            <w:del w:id="330" w:author="蔡振辛 [2]" w:date="2026-09-24T21:08:38Z">
              <w:r>
                <w:rPr>
                  <w:rFonts w:ascii="Times New Roman" w:hAnsi="Times New Roman" w:cs="Times New Roman"/>
                </w:rPr>
                <w:delText>ited Kingdom</w:delText>
              </w:r>
            </w:del>
            <w:ins w:id="331" w:author="蔡振辛 [2]" w:date="2026-09-24T21:08:38Z">
              <w:r>
                <w:rPr>
                  <w:rFonts w:ascii="Times New Roman" w:hAnsi="Times New Roman" w:cs="Times New Roman"/>
                </w:rPr>
                <w:t>gary</w:t>
              </w:r>
            </w:ins>
          </w:p>
        </w:tc>
        <w:tc>
          <w:tcPr>
            <w:tcW w:w="374" w:type="pct"/>
            <w:vAlign w:val="center"/>
          </w:tcPr>
          <w:p w14:paraId="09FD7B70">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5D64B000">
            <w:pPr>
              <w:jc w:val="center"/>
              <w:rPr>
                <w:rFonts w:ascii="Times New Roman" w:hAnsi="Times New Roman" w:cs="Times New Roman"/>
              </w:rPr>
            </w:pPr>
            <w:del w:id="332" w:author="蔡振辛 [2]" w:date="2026-09-24T21:08:38Z">
              <w:r>
                <w:rPr>
                  <w:rFonts w:ascii="Times New Roman" w:hAnsi="Times New Roman" w:cs="Times New Roman"/>
                </w:rPr>
                <w:delText>28 (16/12</w:delText>
              </w:r>
            </w:del>
            <w:ins w:id="333" w:author="蔡振辛 [2]" w:date="2026-09-24T21:08:38Z">
              <w:r>
                <w:rPr>
                  <w:rFonts w:ascii="Times New Roman" w:hAnsi="Times New Roman" w:cs="Times New Roman"/>
                </w:rPr>
                <w:t>40 (14/26</w:t>
              </w:r>
            </w:ins>
            <w:r>
              <w:rPr>
                <w:rFonts w:ascii="Times New Roman" w:hAnsi="Times New Roman" w:cs="Times New Roman"/>
              </w:rPr>
              <w:t>)</w:t>
            </w:r>
          </w:p>
        </w:tc>
        <w:tc>
          <w:tcPr>
            <w:tcW w:w="369" w:type="pct"/>
            <w:vAlign w:val="center"/>
          </w:tcPr>
          <w:p w14:paraId="2F8BFE47">
            <w:pPr>
              <w:jc w:val="center"/>
              <w:rPr>
                <w:rFonts w:ascii="Times New Roman" w:hAnsi="Times New Roman" w:cs="Times New Roman"/>
              </w:rPr>
            </w:pPr>
            <w:r>
              <w:rPr>
                <w:rFonts w:ascii="Times New Roman" w:hAnsi="Times New Roman" w:cs="Times New Roman"/>
              </w:rPr>
              <w:t>g</w:t>
            </w:r>
            <w:del w:id="334" w:author="蔡振辛 [2]" w:date="2026-09-24T21:08:38Z">
              <w:r>
                <w:rPr>
                  <w:rFonts w:ascii="Times New Roman" w:hAnsi="Times New Roman" w:cs="Times New Roman"/>
                </w:rPr>
                <w:delText>rey scale squares</w:delText>
              </w:r>
            </w:del>
            <w:ins w:id="335" w:author="蔡振辛 [2]" w:date="2026-09-24T21:08:38Z">
              <w:r>
                <w:rPr>
                  <w:rFonts w:ascii="Times New Roman" w:hAnsi="Times New Roman" w:cs="Times New Roman"/>
                </w:rPr>
                <w:t>eometric shape</w:t>
              </w:r>
            </w:ins>
          </w:p>
        </w:tc>
        <w:tc>
          <w:tcPr>
            <w:tcW w:w="553" w:type="pct"/>
            <w:vAlign w:val="center"/>
          </w:tcPr>
          <w:p w14:paraId="61F3FDEA">
            <w:pPr>
              <w:jc w:val="center"/>
              <w:rPr>
                <w:rFonts w:ascii="Times New Roman" w:hAnsi="Times New Roman" w:cs="Times New Roman"/>
              </w:rPr>
            </w:pPr>
            <w:del w:id="336" w:author="蔡振辛 [2]" w:date="2026-09-24T21:08:38Z">
              <w:r>
                <w:rPr>
                  <w:rFonts w:ascii="Times New Roman" w:hAnsi="Times New Roman" w:cs="Times New Roman"/>
                </w:rPr>
                <w:delText>384</w:delText>
              </w:r>
            </w:del>
            <w:ins w:id="337" w:author="蔡振辛 [2]" w:date="2026-09-24T21:08:38Z">
              <w:r>
                <w:rPr>
                  <w:rFonts w:ascii="Times New Roman" w:hAnsi="Times New Roman" w:cs="Times New Roman"/>
                </w:rPr>
                <w:t>640</w:t>
              </w:r>
            </w:ins>
          </w:p>
        </w:tc>
        <w:tc>
          <w:tcPr>
            <w:tcW w:w="337" w:type="pct"/>
            <w:vAlign w:val="center"/>
          </w:tcPr>
          <w:p w14:paraId="294570A5">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49F636E5">
            <w:pPr>
              <w:jc w:val="center"/>
              <w:rPr>
                <w:rFonts w:ascii="Times New Roman" w:hAnsi="Times New Roman" w:cs="Times New Roman"/>
              </w:rPr>
            </w:pPr>
            <w:del w:id="338" w:author="蔡振辛 [2]" w:date="2026-09-24T21:08:38Z">
              <w:r>
                <w:rPr>
                  <w:rFonts w:ascii="Times New Roman" w:hAnsi="Times New Roman" w:cs="Times New Roman"/>
                </w:rPr>
                <w:delText>Lab Experiment</w:delText>
              </w:r>
            </w:del>
          </w:p>
        </w:tc>
      </w:tr>
      <w:tr w14:paraId="52093060">
        <w:tblPrEx>
          <w:tblCellMar>
            <w:top w:w="0" w:type="dxa"/>
            <w:left w:w="108" w:type="dxa"/>
            <w:bottom w:w="0" w:type="dxa"/>
            <w:right w:w="108" w:type="dxa"/>
          </w:tblCellMar>
        </w:tblPrEx>
        <w:trPr>
          <w:cantSplit/>
        </w:trPr>
        <w:tc>
          <w:tcPr>
            <w:tcW w:w="234" w:type="pct"/>
            <w:vAlign w:val="center"/>
          </w:tcPr>
          <w:p w14:paraId="172B2511">
            <w:pPr>
              <w:jc w:val="center"/>
              <w:rPr>
                <w:rFonts w:ascii="Times New Roman" w:hAnsi="Times New Roman" w:cs="Times New Roman"/>
              </w:rPr>
            </w:pPr>
            <w:r>
              <w:rPr>
                <w:rFonts w:ascii="Times New Roman" w:hAnsi="Times New Roman" w:cs="Times New Roman"/>
              </w:rPr>
              <w:t>15</w:t>
            </w:r>
          </w:p>
        </w:tc>
        <w:tc>
          <w:tcPr>
            <w:tcW w:w="1103" w:type="pct"/>
            <w:vAlign w:val="center"/>
          </w:tcPr>
          <w:p w14:paraId="42A9D6FE">
            <w:pPr>
              <w:jc w:val="center"/>
              <w:rPr>
                <w:rFonts w:ascii="Times New Roman" w:hAnsi="Times New Roman" w:cs="Times New Roman"/>
              </w:rPr>
            </w:pPr>
            <w:r>
              <w:rPr>
                <w:rFonts w:ascii="Times New Roman" w:hAnsi="Times New Roman" w:cs="Times New Roman"/>
              </w:rPr>
              <w:t>Constable_202</w:t>
            </w:r>
            <w:del w:id="339" w:author="蔡振辛 [2]" w:date="2026-09-24T21:08:38Z">
              <w:r>
                <w:rPr>
                  <w:rFonts w:ascii="Times New Roman" w:hAnsi="Times New Roman" w:cs="Times New Roman"/>
                </w:rPr>
                <w:delText>1_CogEmo</w:delText>
              </w:r>
            </w:del>
            <w:ins w:id="340" w:author="蔡振辛 [2]" w:date="2026-09-24T21:08:38Z">
              <w:r>
                <w:rPr>
                  <w:rFonts w:ascii="Times New Roman" w:hAnsi="Times New Roman" w:cs="Times New Roman"/>
                </w:rPr>
                <w:t>0_ActaPsych</w:t>
              </w:r>
            </w:ins>
          </w:p>
        </w:tc>
        <w:tc>
          <w:tcPr>
            <w:tcW w:w="545" w:type="pct"/>
            <w:vAlign w:val="center"/>
          </w:tcPr>
          <w:p w14:paraId="3F93C0DA">
            <w:pPr>
              <w:jc w:val="center"/>
              <w:rPr>
                <w:rFonts w:ascii="Times New Roman" w:hAnsi="Times New Roman" w:cs="Times New Roman"/>
              </w:rPr>
            </w:pPr>
            <w:r>
              <w:rPr>
                <w:rFonts w:ascii="Times New Roman" w:hAnsi="Times New Roman" w:cs="Times New Roman"/>
              </w:rPr>
              <w:t xml:space="preserve">Constable </w:t>
            </w:r>
            <w:del w:id="341" w:author="蔡振辛 [2]" w:date="2026-09-24T21:08:38Z">
              <w:r>
                <w:rPr>
                  <w:rFonts w:ascii="Times New Roman" w:hAnsi="Times New Roman" w:cs="Times New Roman"/>
                </w:rPr>
                <w:delText>et al. </w:delText>
              </w:r>
            </w:del>
            <w:ins w:id="342" w:author="蔡振辛 [2]" w:date="2026-09-24T21:08:38Z">
              <w:r>
                <w:rPr>
                  <w:rFonts w:ascii="Times New Roman" w:hAnsi="Times New Roman" w:cs="Times New Roman"/>
                </w:rPr>
                <w:t xml:space="preserve">&amp; Knoblich </w:t>
              </w:r>
            </w:ins>
            <w:r>
              <w:rPr>
                <w:rFonts w:ascii="Times New Roman" w:hAnsi="Times New Roman" w:cs="Times New Roman"/>
              </w:rPr>
              <w:t>(202</w:t>
            </w:r>
            <w:del w:id="343" w:author="蔡振辛 [2]" w:date="2026-09-24T21:08:38Z">
              <w:r>
                <w:rPr>
                  <w:rFonts w:ascii="Times New Roman" w:hAnsi="Times New Roman" w:cs="Times New Roman"/>
                </w:rPr>
                <w:delText>1</w:delText>
              </w:r>
            </w:del>
            <w:ins w:id="344" w:author="蔡振辛 [2]" w:date="2026-09-24T21:08:38Z">
              <w:r>
                <w:rPr>
                  <w:rFonts w:ascii="Times New Roman" w:hAnsi="Times New Roman" w:cs="Times New Roman"/>
                </w:rPr>
                <w:t>0</w:t>
              </w:r>
            </w:ins>
            <w:r>
              <w:rPr>
                <w:rFonts w:ascii="Times New Roman" w:hAnsi="Times New Roman" w:cs="Times New Roman"/>
              </w:rPr>
              <w:t>)</w:t>
            </w:r>
          </w:p>
        </w:tc>
        <w:tc>
          <w:tcPr>
            <w:tcW w:w="250" w:type="pct"/>
            <w:vAlign w:val="center"/>
          </w:tcPr>
          <w:p w14:paraId="15F3F62B">
            <w:pPr>
              <w:jc w:val="center"/>
              <w:rPr>
                <w:rFonts w:ascii="Times New Roman" w:hAnsi="Times New Roman" w:cs="Times New Roman"/>
              </w:rPr>
            </w:pPr>
            <w:r>
              <w:rPr>
                <w:rFonts w:ascii="Times New Roman" w:hAnsi="Times New Roman" w:cs="Times New Roman"/>
              </w:rPr>
              <w:t>Exp1</w:t>
            </w:r>
          </w:p>
        </w:tc>
        <w:tc>
          <w:tcPr>
            <w:tcW w:w="341" w:type="pct"/>
            <w:vAlign w:val="center"/>
          </w:tcPr>
          <w:p w14:paraId="68B88B08">
            <w:pPr>
              <w:jc w:val="center"/>
              <w:rPr>
                <w:rFonts w:ascii="Times New Roman" w:hAnsi="Times New Roman" w:cs="Times New Roman"/>
              </w:rPr>
            </w:pPr>
            <w:ins w:id="345" w:author="蔡振辛 [2]" w:date="2026-09-24T21:08:38Z">
              <w:r>
                <w:rPr>
                  <w:rFonts w:ascii="Times New Roman" w:hAnsi="Times New Roman" w:cs="Times New Roman"/>
                </w:rPr>
                <w:t>H</w:t>
              </w:r>
            </w:ins>
            <w:r>
              <w:rPr>
                <w:rFonts w:ascii="Times New Roman" w:hAnsi="Times New Roman" w:cs="Times New Roman"/>
              </w:rPr>
              <w:t>un</w:t>
            </w:r>
            <w:del w:id="346" w:author="蔡振辛 [2]" w:date="2026-09-24T21:08:38Z">
              <w:r>
                <w:rPr>
                  <w:rFonts w:ascii="Times New Roman" w:hAnsi="Times New Roman" w:cs="Times New Roman"/>
                </w:rPr>
                <w:delText>ited Kingdom</w:delText>
              </w:r>
            </w:del>
            <w:ins w:id="347" w:author="蔡振辛 [2]" w:date="2026-09-24T21:08:38Z">
              <w:r>
                <w:rPr>
                  <w:rFonts w:ascii="Times New Roman" w:hAnsi="Times New Roman" w:cs="Times New Roman"/>
                </w:rPr>
                <w:t>gary</w:t>
              </w:r>
            </w:ins>
          </w:p>
        </w:tc>
        <w:tc>
          <w:tcPr>
            <w:tcW w:w="374" w:type="pct"/>
            <w:vAlign w:val="center"/>
          </w:tcPr>
          <w:p w14:paraId="2E91A588">
            <w:pPr>
              <w:jc w:val="center"/>
              <w:rPr>
                <w:rFonts w:ascii="Times New Roman" w:hAnsi="Times New Roman" w:cs="Times New Roman"/>
              </w:rPr>
            </w:pPr>
            <w:del w:id="348" w:author="蔡振辛 [2]" w:date="2026-09-24T21:08:38Z">
              <w:r>
                <w:rPr>
                  <w:rFonts w:ascii="Times New Roman" w:hAnsi="Times New Roman" w:cs="Times New Roman"/>
                </w:rPr>
                <w:delText>English</w:delText>
              </w:r>
            </w:del>
            <w:ins w:id="349" w:author="蔡振辛 [2]" w:date="2026-09-24T21:08:38Z">
              <w:r>
                <w:rPr>
                  <w:rFonts w:ascii="Times New Roman" w:hAnsi="Times New Roman" w:cs="Times New Roman"/>
                </w:rPr>
                <w:t>Hungarian</w:t>
              </w:r>
            </w:ins>
          </w:p>
        </w:tc>
        <w:tc>
          <w:tcPr>
            <w:tcW w:w="364" w:type="pct"/>
            <w:vAlign w:val="center"/>
          </w:tcPr>
          <w:p w14:paraId="7D0354E5">
            <w:pPr>
              <w:jc w:val="center"/>
              <w:rPr>
                <w:rFonts w:ascii="Times New Roman" w:hAnsi="Times New Roman" w:cs="Times New Roman"/>
              </w:rPr>
            </w:pPr>
            <w:del w:id="350" w:author="蔡振辛 [2]" w:date="2026-09-24T21:08:38Z">
              <w:r>
                <w:rPr>
                  <w:rFonts w:ascii="Times New Roman" w:hAnsi="Times New Roman" w:cs="Times New Roman"/>
                </w:rPr>
                <w:delText>28 (9/19)</w:delText>
              </w:r>
            </w:del>
            <w:ins w:id="351" w:author="蔡振辛 [2]" w:date="2026-09-24T21:08:38Z">
              <w:r>
                <w:rPr>
                  <w:rFonts w:ascii="Times New Roman" w:hAnsi="Times New Roman" w:cs="Times New Roman"/>
                </w:rPr>
                <w:t>48</w:t>
              </w:r>
            </w:ins>
          </w:p>
        </w:tc>
        <w:tc>
          <w:tcPr>
            <w:tcW w:w="369" w:type="pct"/>
            <w:vAlign w:val="center"/>
          </w:tcPr>
          <w:p w14:paraId="3362F69C">
            <w:pPr>
              <w:jc w:val="center"/>
              <w:rPr>
                <w:rFonts w:ascii="Times New Roman" w:hAnsi="Times New Roman" w:cs="Times New Roman"/>
              </w:rPr>
            </w:pPr>
            <w:r>
              <w:rPr>
                <w:rFonts w:ascii="Times New Roman" w:hAnsi="Times New Roman" w:cs="Times New Roman"/>
              </w:rPr>
              <w:t>g</w:t>
            </w:r>
            <w:del w:id="352" w:author="蔡振辛 [2]" w:date="2026-09-24T21:08:38Z">
              <w:r>
                <w:rPr>
                  <w:rFonts w:ascii="Times New Roman" w:hAnsi="Times New Roman" w:cs="Times New Roman"/>
                </w:rPr>
                <w:delText>rey scale squares</w:delText>
              </w:r>
            </w:del>
            <w:ins w:id="353" w:author="蔡振辛 [2]" w:date="2026-09-24T21:08:38Z">
              <w:r>
                <w:rPr>
                  <w:rFonts w:ascii="Times New Roman" w:hAnsi="Times New Roman" w:cs="Times New Roman"/>
                </w:rPr>
                <w:t>eometric shape</w:t>
              </w:r>
            </w:ins>
          </w:p>
        </w:tc>
        <w:tc>
          <w:tcPr>
            <w:tcW w:w="553" w:type="pct"/>
            <w:vAlign w:val="center"/>
          </w:tcPr>
          <w:p w14:paraId="2F36A2B9">
            <w:pPr>
              <w:jc w:val="center"/>
              <w:rPr>
                <w:rFonts w:ascii="Times New Roman" w:hAnsi="Times New Roman" w:cs="Times New Roman"/>
              </w:rPr>
            </w:pPr>
            <w:del w:id="354" w:author="蔡振辛 [2]" w:date="2026-09-24T21:08:38Z">
              <w:r>
                <w:rPr>
                  <w:rFonts w:ascii="Times New Roman" w:hAnsi="Times New Roman" w:cs="Times New Roman"/>
                </w:rPr>
                <w:delText>384</w:delText>
              </w:r>
            </w:del>
            <w:ins w:id="355" w:author="蔡振辛 [2]" w:date="2026-09-24T21:08:38Z">
              <w:r>
                <w:rPr>
                  <w:rFonts w:ascii="Times New Roman" w:hAnsi="Times New Roman" w:cs="Times New Roman"/>
                </w:rPr>
                <w:t>240</w:t>
              </w:r>
            </w:ins>
          </w:p>
        </w:tc>
        <w:tc>
          <w:tcPr>
            <w:tcW w:w="337" w:type="pct"/>
            <w:vAlign w:val="center"/>
          </w:tcPr>
          <w:p w14:paraId="48011AC0">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0F21AD37">
            <w:pPr>
              <w:jc w:val="center"/>
              <w:rPr>
                <w:rFonts w:ascii="Times New Roman" w:hAnsi="Times New Roman" w:cs="Times New Roman"/>
              </w:rPr>
            </w:pPr>
            <w:r>
              <w:rPr>
                <w:rFonts w:ascii="Times New Roman" w:hAnsi="Times New Roman" w:cs="Times New Roman"/>
              </w:rPr>
              <w:t>Lab Experiment</w:t>
            </w:r>
          </w:p>
        </w:tc>
      </w:tr>
      <w:tr w14:paraId="65D9E85A">
        <w:tblPrEx>
          <w:tblCellMar>
            <w:top w:w="0" w:type="dxa"/>
            <w:left w:w="108" w:type="dxa"/>
            <w:bottom w:w="0" w:type="dxa"/>
            <w:right w:w="108" w:type="dxa"/>
          </w:tblCellMar>
        </w:tblPrEx>
        <w:trPr>
          <w:cantSplit/>
        </w:trPr>
        <w:tc>
          <w:tcPr>
            <w:tcW w:w="234" w:type="pct"/>
            <w:vAlign w:val="center"/>
          </w:tcPr>
          <w:p w14:paraId="3A7E115F">
            <w:pPr>
              <w:jc w:val="center"/>
              <w:rPr>
                <w:rFonts w:ascii="Times New Roman" w:hAnsi="Times New Roman" w:cs="Times New Roman"/>
              </w:rPr>
            </w:pPr>
            <w:r>
              <w:rPr>
                <w:rFonts w:ascii="Times New Roman" w:hAnsi="Times New Roman" w:cs="Times New Roman"/>
              </w:rPr>
              <w:t>16</w:t>
            </w:r>
          </w:p>
        </w:tc>
        <w:tc>
          <w:tcPr>
            <w:tcW w:w="1103" w:type="pct"/>
            <w:vAlign w:val="center"/>
          </w:tcPr>
          <w:p w14:paraId="322DD38D">
            <w:pPr>
              <w:jc w:val="center"/>
              <w:rPr>
                <w:rFonts w:ascii="Times New Roman" w:hAnsi="Times New Roman" w:cs="Times New Roman"/>
              </w:rPr>
            </w:pPr>
            <w:r>
              <w:rPr>
                <w:rFonts w:ascii="Times New Roman" w:hAnsi="Times New Roman" w:cs="Times New Roman"/>
              </w:rPr>
              <w:t>Constable_202</w:t>
            </w:r>
            <w:del w:id="356" w:author="蔡振辛 [2]" w:date="2026-09-24T21:08:38Z">
              <w:r>
                <w:rPr>
                  <w:rFonts w:ascii="Times New Roman" w:hAnsi="Times New Roman" w:cs="Times New Roman"/>
                </w:rPr>
                <w:delText>1_CogEmo</w:delText>
              </w:r>
            </w:del>
            <w:ins w:id="357" w:author="蔡振辛 [2]" w:date="2026-09-24T21:08:38Z">
              <w:r>
                <w:rPr>
                  <w:rFonts w:ascii="Times New Roman" w:hAnsi="Times New Roman" w:cs="Times New Roman"/>
                </w:rPr>
                <w:t>0_ActaPsych</w:t>
              </w:r>
            </w:ins>
          </w:p>
        </w:tc>
        <w:tc>
          <w:tcPr>
            <w:tcW w:w="545" w:type="pct"/>
            <w:vAlign w:val="center"/>
          </w:tcPr>
          <w:p w14:paraId="1D35A57D">
            <w:pPr>
              <w:jc w:val="center"/>
              <w:rPr>
                <w:rFonts w:ascii="Times New Roman" w:hAnsi="Times New Roman" w:cs="Times New Roman"/>
              </w:rPr>
            </w:pPr>
            <w:r>
              <w:rPr>
                <w:rFonts w:ascii="Times New Roman" w:hAnsi="Times New Roman" w:cs="Times New Roman"/>
              </w:rPr>
              <w:t xml:space="preserve">Constable </w:t>
            </w:r>
            <w:del w:id="358" w:author="蔡振辛 [2]" w:date="2026-09-24T21:08:38Z">
              <w:r>
                <w:rPr>
                  <w:rFonts w:ascii="Times New Roman" w:hAnsi="Times New Roman" w:cs="Times New Roman"/>
                </w:rPr>
                <w:delText>et al. </w:delText>
              </w:r>
            </w:del>
            <w:ins w:id="359" w:author="蔡振辛 [2]" w:date="2026-09-24T21:08:38Z">
              <w:r>
                <w:rPr>
                  <w:rFonts w:ascii="Times New Roman" w:hAnsi="Times New Roman" w:cs="Times New Roman"/>
                </w:rPr>
                <w:t xml:space="preserve">&amp; Knoblich </w:t>
              </w:r>
            </w:ins>
            <w:r>
              <w:rPr>
                <w:rFonts w:ascii="Times New Roman" w:hAnsi="Times New Roman" w:cs="Times New Roman"/>
              </w:rPr>
              <w:t>(202</w:t>
            </w:r>
            <w:del w:id="360" w:author="蔡振辛 [2]" w:date="2026-09-24T21:08:38Z">
              <w:r>
                <w:rPr>
                  <w:rFonts w:ascii="Times New Roman" w:hAnsi="Times New Roman" w:cs="Times New Roman"/>
                </w:rPr>
                <w:delText>1</w:delText>
              </w:r>
            </w:del>
            <w:ins w:id="361" w:author="蔡振辛 [2]" w:date="2026-09-24T21:08:38Z">
              <w:r>
                <w:rPr>
                  <w:rFonts w:ascii="Times New Roman" w:hAnsi="Times New Roman" w:cs="Times New Roman"/>
                </w:rPr>
                <w:t>0</w:t>
              </w:r>
            </w:ins>
            <w:r>
              <w:rPr>
                <w:rFonts w:ascii="Times New Roman" w:hAnsi="Times New Roman" w:cs="Times New Roman"/>
              </w:rPr>
              <w:t>)</w:t>
            </w:r>
          </w:p>
        </w:tc>
        <w:tc>
          <w:tcPr>
            <w:tcW w:w="250" w:type="pct"/>
            <w:vAlign w:val="center"/>
          </w:tcPr>
          <w:p w14:paraId="3E1930F1">
            <w:pPr>
              <w:jc w:val="center"/>
              <w:rPr>
                <w:rFonts w:ascii="Times New Roman" w:hAnsi="Times New Roman" w:cs="Times New Roman"/>
              </w:rPr>
            </w:pPr>
            <w:r>
              <w:rPr>
                <w:rFonts w:ascii="Times New Roman" w:hAnsi="Times New Roman" w:cs="Times New Roman"/>
              </w:rPr>
              <w:t>Exp</w:t>
            </w:r>
            <w:del w:id="362" w:author="蔡振辛 [2]" w:date="2026-09-24T21:08:38Z">
              <w:r>
                <w:rPr>
                  <w:rFonts w:ascii="Times New Roman" w:hAnsi="Times New Roman" w:cs="Times New Roman"/>
                </w:rPr>
                <w:delText>2</w:delText>
              </w:r>
            </w:del>
            <w:ins w:id="363" w:author="蔡振辛 [2]" w:date="2026-09-24T21:08:38Z">
              <w:r>
                <w:rPr>
                  <w:rFonts w:ascii="Times New Roman" w:hAnsi="Times New Roman" w:cs="Times New Roman"/>
                </w:rPr>
                <w:t>1</w:t>
              </w:r>
            </w:ins>
          </w:p>
        </w:tc>
        <w:tc>
          <w:tcPr>
            <w:tcW w:w="341" w:type="pct"/>
            <w:vAlign w:val="center"/>
          </w:tcPr>
          <w:p w14:paraId="469842DC">
            <w:pPr>
              <w:jc w:val="center"/>
              <w:rPr>
                <w:rFonts w:ascii="Times New Roman" w:hAnsi="Times New Roman" w:cs="Times New Roman"/>
              </w:rPr>
            </w:pPr>
            <w:r>
              <w:rPr>
                <w:rFonts w:ascii="Times New Roman" w:hAnsi="Times New Roman" w:cs="Times New Roman"/>
              </w:rPr>
              <w:t>Hungary</w:t>
            </w:r>
          </w:p>
        </w:tc>
        <w:tc>
          <w:tcPr>
            <w:tcW w:w="374" w:type="pct"/>
            <w:vAlign w:val="center"/>
          </w:tcPr>
          <w:p w14:paraId="2FEB58CF">
            <w:pPr>
              <w:jc w:val="center"/>
              <w:rPr>
                <w:rFonts w:ascii="Times New Roman" w:hAnsi="Times New Roman" w:cs="Times New Roman"/>
              </w:rPr>
            </w:pPr>
            <w:del w:id="364" w:author="蔡振辛 [2]" w:date="2026-09-24T21:08:38Z">
              <w:r>
                <w:rPr>
                  <w:rFonts w:ascii="Times New Roman" w:hAnsi="Times New Roman" w:cs="Times New Roman"/>
                </w:rPr>
                <w:delText>English</w:delText>
              </w:r>
            </w:del>
            <w:ins w:id="365" w:author="蔡振辛 [2]" w:date="2026-09-24T21:08:38Z">
              <w:r>
                <w:rPr>
                  <w:rFonts w:ascii="Times New Roman" w:hAnsi="Times New Roman" w:cs="Times New Roman"/>
                </w:rPr>
                <w:t>Hungarian</w:t>
              </w:r>
            </w:ins>
          </w:p>
        </w:tc>
        <w:tc>
          <w:tcPr>
            <w:tcW w:w="364" w:type="pct"/>
            <w:vAlign w:val="center"/>
          </w:tcPr>
          <w:p w14:paraId="3EE1873B">
            <w:pPr>
              <w:jc w:val="center"/>
              <w:rPr>
                <w:rFonts w:ascii="Times New Roman" w:hAnsi="Times New Roman" w:cs="Times New Roman"/>
              </w:rPr>
            </w:pPr>
            <w:del w:id="366" w:author="蔡振辛 [2]" w:date="2026-09-24T21:08:38Z">
              <w:r>
                <w:rPr>
                  <w:rFonts w:ascii="Times New Roman" w:hAnsi="Times New Roman" w:cs="Times New Roman"/>
                </w:rPr>
                <w:delText>28 (13/15)</w:delText>
              </w:r>
            </w:del>
            <w:ins w:id="367" w:author="蔡振辛 [2]" w:date="2026-09-24T21:08:38Z">
              <w:r>
                <w:rPr>
                  <w:rFonts w:ascii="Times New Roman" w:hAnsi="Times New Roman" w:cs="Times New Roman"/>
                </w:rPr>
                <w:t>44</w:t>
              </w:r>
            </w:ins>
          </w:p>
        </w:tc>
        <w:tc>
          <w:tcPr>
            <w:tcW w:w="369" w:type="pct"/>
            <w:vAlign w:val="center"/>
          </w:tcPr>
          <w:p w14:paraId="733E6983">
            <w:pPr>
              <w:jc w:val="center"/>
              <w:rPr>
                <w:rFonts w:ascii="Times New Roman" w:hAnsi="Times New Roman" w:cs="Times New Roman"/>
              </w:rPr>
            </w:pPr>
            <w:r>
              <w:rPr>
                <w:rFonts w:ascii="Times New Roman" w:hAnsi="Times New Roman" w:cs="Times New Roman"/>
              </w:rPr>
              <w:t>g</w:t>
            </w:r>
            <w:del w:id="368" w:author="蔡振辛 [2]" w:date="2026-09-24T21:08:38Z">
              <w:r>
                <w:rPr>
                  <w:rFonts w:ascii="Times New Roman" w:hAnsi="Times New Roman" w:cs="Times New Roman"/>
                </w:rPr>
                <w:delText>rey scale squares</w:delText>
              </w:r>
            </w:del>
            <w:ins w:id="369" w:author="蔡振辛 [2]" w:date="2026-09-24T21:08:38Z">
              <w:r>
                <w:rPr>
                  <w:rFonts w:ascii="Times New Roman" w:hAnsi="Times New Roman" w:cs="Times New Roman"/>
                </w:rPr>
                <w:t>eometric shape</w:t>
              </w:r>
            </w:ins>
          </w:p>
        </w:tc>
        <w:tc>
          <w:tcPr>
            <w:tcW w:w="553" w:type="pct"/>
            <w:vAlign w:val="center"/>
          </w:tcPr>
          <w:p w14:paraId="35138166">
            <w:pPr>
              <w:jc w:val="center"/>
              <w:rPr>
                <w:rFonts w:ascii="Times New Roman" w:hAnsi="Times New Roman" w:cs="Times New Roman"/>
              </w:rPr>
            </w:pPr>
            <w:del w:id="370" w:author="蔡振辛 [2]" w:date="2026-09-24T21:08:38Z">
              <w:r>
                <w:rPr>
                  <w:rFonts w:ascii="Times New Roman" w:hAnsi="Times New Roman" w:cs="Times New Roman"/>
                </w:rPr>
                <w:delText>192</w:delText>
              </w:r>
            </w:del>
            <w:ins w:id="371" w:author="蔡振辛 [2]" w:date="2026-09-24T21:08:38Z">
              <w:r>
                <w:rPr>
                  <w:rFonts w:ascii="Times New Roman" w:hAnsi="Times New Roman" w:cs="Times New Roman"/>
                </w:rPr>
                <w:t>240</w:t>
              </w:r>
            </w:ins>
          </w:p>
        </w:tc>
        <w:tc>
          <w:tcPr>
            <w:tcW w:w="337" w:type="pct"/>
            <w:vAlign w:val="center"/>
          </w:tcPr>
          <w:p w14:paraId="24219DA2">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4F3D8D65">
            <w:pPr>
              <w:jc w:val="center"/>
              <w:rPr>
                <w:rFonts w:ascii="Times New Roman" w:hAnsi="Times New Roman" w:cs="Times New Roman"/>
              </w:rPr>
            </w:pPr>
            <w:r>
              <w:rPr>
                <w:rFonts w:ascii="Times New Roman" w:hAnsi="Times New Roman" w:cs="Times New Roman"/>
              </w:rPr>
              <w:t>Lab Experiment</w:t>
            </w:r>
          </w:p>
        </w:tc>
      </w:tr>
      <w:tr w14:paraId="72371E09">
        <w:tblPrEx>
          <w:tblCellMar>
            <w:top w:w="0" w:type="dxa"/>
            <w:left w:w="108" w:type="dxa"/>
            <w:bottom w:w="0" w:type="dxa"/>
            <w:right w:w="108" w:type="dxa"/>
          </w:tblCellMar>
        </w:tblPrEx>
        <w:trPr>
          <w:cantSplit/>
        </w:trPr>
        <w:tc>
          <w:tcPr>
            <w:tcW w:w="234" w:type="pct"/>
            <w:vAlign w:val="center"/>
          </w:tcPr>
          <w:p w14:paraId="5F01AA57">
            <w:pPr>
              <w:jc w:val="center"/>
              <w:rPr>
                <w:rFonts w:ascii="Times New Roman" w:hAnsi="Times New Roman" w:cs="Times New Roman"/>
              </w:rPr>
            </w:pPr>
            <w:r>
              <w:rPr>
                <w:rFonts w:ascii="Times New Roman" w:hAnsi="Times New Roman" w:cs="Times New Roman"/>
              </w:rPr>
              <w:t>17</w:t>
            </w:r>
          </w:p>
        </w:tc>
        <w:tc>
          <w:tcPr>
            <w:tcW w:w="1103" w:type="pct"/>
            <w:vAlign w:val="center"/>
          </w:tcPr>
          <w:p w14:paraId="2EEA8F76">
            <w:pPr>
              <w:jc w:val="center"/>
              <w:rPr>
                <w:rFonts w:ascii="Times New Roman" w:hAnsi="Times New Roman" w:cs="Times New Roman"/>
              </w:rPr>
            </w:pPr>
            <w:r>
              <w:rPr>
                <w:rFonts w:ascii="Times New Roman" w:hAnsi="Times New Roman" w:cs="Times New Roman"/>
              </w:rPr>
              <w:t>Constable_2021_CogEmo</w:t>
            </w:r>
          </w:p>
        </w:tc>
        <w:tc>
          <w:tcPr>
            <w:tcW w:w="545" w:type="pct"/>
            <w:vAlign w:val="center"/>
          </w:tcPr>
          <w:p w14:paraId="1DDD15E3">
            <w:pPr>
              <w:jc w:val="center"/>
              <w:rPr>
                <w:rFonts w:ascii="Times New Roman" w:hAnsi="Times New Roman" w:cs="Times New Roman"/>
              </w:rPr>
            </w:pPr>
            <w:r>
              <w:rPr>
                <w:rFonts w:ascii="Times New Roman" w:hAnsi="Times New Roman" w:cs="Times New Roman"/>
              </w:rPr>
              <w:t>Constable et al.</w:t>
            </w:r>
            <w:del w:id="372" w:author="蔡振辛 [2]" w:date="2026-09-24T21:08:38Z">
              <w:r>
                <w:rPr>
                  <w:rFonts w:ascii="Times New Roman" w:hAnsi="Times New Roman" w:cs="Times New Roman"/>
                </w:rPr>
                <w:delText> </w:delText>
              </w:r>
            </w:del>
            <w:ins w:id="373" w:author="蔡振辛 [2]" w:date="2026-09-24T21:08:38Z">
              <w:r>
                <w:rPr>
                  <w:rFonts w:ascii="Times New Roman" w:hAnsi="Times New Roman" w:cs="Times New Roman"/>
                </w:rPr>
                <w:t xml:space="preserve"> </w:t>
              </w:r>
            </w:ins>
            <w:r>
              <w:rPr>
                <w:rFonts w:ascii="Times New Roman" w:hAnsi="Times New Roman" w:cs="Times New Roman"/>
              </w:rPr>
              <w:t>(2021)</w:t>
            </w:r>
          </w:p>
        </w:tc>
        <w:tc>
          <w:tcPr>
            <w:tcW w:w="250" w:type="pct"/>
            <w:vAlign w:val="center"/>
          </w:tcPr>
          <w:p w14:paraId="328D8BF8">
            <w:pPr>
              <w:jc w:val="center"/>
              <w:rPr>
                <w:rFonts w:ascii="Times New Roman" w:hAnsi="Times New Roman" w:cs="Times New Roman"/>
              </w:rPr>
            </w:pPr>
            <w:r>
              <w:rPr>
                <w:rFonts w:ascii="Times New Roman" w:hAnsi="Times New Roman" w:cs="Times New Roman"/>
              </w:rPr>
              <w:t>Exp</w:t>
            </w:r>
            <w:del w:id="374" w:author="蔡振辛 [2]" w:date="2026-09-24T21:08:38Z">
              <w:r>
                <w:rPr>
                  <w:rFonts w:ascii="Times New Roman" w:hAnsi="Times New Roman" w:cs="Times New Roman"/>
                </w:rPr>
                <w:delText>2</w:delText>
              </w:r>
            </w:del>
            <w:ins w:id="375" w:author="蔡振辛 [2]" w:date="2026-09-24T21:08:38Z">
              <w:r>
                <w:rPr>
                  <w:rFonts w:ascii="Times New Roman" w:hAnsi="Times New Roman" w:cs="Times New Roman"/>
                </w:rPr>
                <w:t>1</w:t>
              </w:r>
            </w:ins>
          </w:p>
        </w:tc>
        <w:tc>
          <w:tcPr>
            <w:tcW w:w="341" w:type="pct"/>
            <w:vAlign w:val="center"/>
          </w:tcPr>
          <w:p w14:paraId="0C4C9D59">
            <w:pPr>
              <w:jc w:val="center"/>
              <w:rPr>
                <w:rFonts w:ascii="Times New Roman" w:hAnsi="Times New Roman" w:cs="Times New Roman"/>
              </w:rPr>
            </w:pPr>
            <w:del w:id="376" w:author="蔡振辛 [2]" w:date="2026-09-24T21:08:38Z">
              <w:r>
                <w:rPr>
                  <w:rFonts w:ascii="Times New Roman" w:hAnsi="Times New Roman" w:cs="Times New Roman"/>
                </w:rPr>
                <w:delText>H</w:delText>
              </w:r>
            </w:del>
            <w:r>
              <w:rPr>
                <w:rFonts w:ascii="Times New Roman" w:hAnsi="Times New Roman" w:cs="Times New Roman"/>
              </w:rPr>
              <w:t>Un</w:t>
            </w:r>
            <w:del w:id="377" w:author="蔡振辛 [2]" w:date="2026-09-24T21:08:38Z">
              <w:r>
                <w:rPr>
                  <w:rFonts w:ascii="Times New Roman" w:hAnsi="Times New Roman" w:cs="Times New Roman"/>
                </w:rPr>
                <w:delText>gary</w:delText>
              </w:r>
            </w:del>
            <w:ins w:id="378" w:author="蔡振辛 [2]" w:date="2026-09-24T21:08:38Z">
              <w:r>
                <w:rPr>
                  <w:rFonts w:ascii="Times New Roman" w:hAnsi="Times New Roman" w:cs="Times New Roman"/>
                </w:rPr>
                <w:t>ited Kingdom</w:t>
              </w:r>
            </w:ins>
          </w:p>
        </w:tc>
        <w:tc>
          <w:tcPr>
            <w:tcW w:w="374" w:type="pct"/>
            <w:vAlign w:val="center"/>
          </w:tcPr>
          <w:p w14:paraId="22F73ACE">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413FE908">
            <w:pPr>
              <w:jc w:val="center"/>
              <w:rPr>
                <w:rFonts w:ascii="Times New Roman" w:hAnsi="Times New Roman" w:cs="Times New Roman"/>
              </w:rPr>
            </w:pPr>
            <w:r>
              <w:rPr>
                <w:rFonts w:ascii="Times New Roman" w:hAnsi="Times New Roman" w:cs="Times New Roman"/>
              </w:rPr>
              <w:t>28 (1</w:t>
            </w:r>
            <w:del w:id="379" w:author="蔡振辛 [2]" w:date="2026-09-24T21:08:38Z">
              <w:r>
                <w:rPr>
                  <w:rFonts w:ascii="Times New Roman" w:hAnsi="Times New Roman" w:cs="Times New Roman"/>
                </w:rPr>
                <w:delText>5/13</w:delText>
              </w:r>
            </w:del>
            <w:ins w:id="380" w:author="蔡振辛 [2]" w:date="2026-09-24T21:08:38Z">
              <w:r>
                <w:rPr>
                  <w:rFonts w:ascii="Times New Roman" w:hAnsi="Times New Roman" w:cs="Times New Roman"/>
                </w:rPr>
                <w:t>6/12</w:t>
              </w:r>
            </w:ins>
            <w:r>
              <w:rPr>
                <w:rFonts w:ascii="Times New Roman" w:hAnsi="Times New Roman" w:cs="Times New Roman"/>
              </w:rPr>
              <w:t>)</w:t>
            </w:r>
          </w:p>
        </w:tc>
        <w:tc>
          <w:tcPr>
            <w:tcW w:w="369" w:type="pct"/>
            <w:vAlign w:val="center"/>
          </w:tcPr>
          <w:p w14:paraId="54ED3BBC">
            <w:pPr>
              <w:jc w:val="center"/>
              <w:rPr>
                <w:rFonts w:ascii="Times New Roman" w:hAnsi="Times New Roman" w:cs="Times New Roman"/>
              </w:rPr>
            </w:pPr>
            <w:del w:id="381" w:author="蔡振辛 [2]" w:date="2026-09-24T21:08:38Z">
              <w:r>
                <w:rPr>
                  <w:rFonts w:ascii="Times New Roman" w:hAnsi="Times New Roman" w:cs="Times New Roman"/>
                </w:rPr>
                <w:delText>grey scale squares</w:delText>
              </w:r>
            </w:del>
            <w:ins w:id="382" w:author="蔡振辛 [2]" w:date="2026-09-24T21:08:38Z">
              <w:r>
                <w:rPr>
                  <w:rFonts w:ascii="Times New Roman" w:hAnsi="Times New Roman" w:cs="Times New Roman"/>
                </w:rPr>
                <w:t>face</w:t>
              </w:r>
            </w:ins>
          </w:p>
        </w:tc>
        <w:tc>
          <w:tcPr>
            <w:tcW w:w="553" w:type="pct"/>
            <w:vAlign w:val="center"/>
          </w:tcPr>
          <w:p w14:paraId="5C929035">
            <w:pPr>
              <w:jc w:val="center"/>
              <w:rPr>
                <w:rFonts w:ascii="Times New Roman" w:hAnsi="Times New Roman" w:cs="Times New Roman"/>
              </w:rPr>
            </w:pPr>
            <w:del w:id="383" w:author="蔡振辛 [2]" w:date="2026-09-24T21:08:38Z">
              <w:r>
                <w:rPr>
                  <w:rFonts w:ascii="Times New Roman" w:hAnsi="Times New Roman" w:cs="Times New Roman"/>
                </w:rPr>
                <w:delText>192</w:delText>
              </w:r>
            </w:del>
            <w:ins w:id="384" w:author="蔡振辛 [2]" w:date="2026-09-24T21:08:38Z">
              <w:r>
                <w:rPr>
                  <w:rFonts w:ascii="Times New Roman" w:hAnsi="Times New Roman" w:cs="Times New Roman"/>
                </w:rPr>
                <w:t>384</w:t>
              </w:r>
            </w:ins>
          </w:p>
        </w:tc>
        <w:tc>
          <w:tcPr>
            <w:tcW w:w="337" w:type="pct"/>
            <w:vAlign w:val="center"/>
          </w:tcPr>
          <w:p w14:paraId="1B2A9CA8">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33F05BD5">
            <w:pPr>
              <w:jc w:val="center"/>
              <w:rPr>
                <w:rFonts w:ascii="Times New Roman" w:hAnsi="Times New Roman" w:cs="Times New Roman"/>
              </w:rPr>
            </w:pPr>
            <w:r>
              <w:rPr>
                <w:rFonts w:ascii="Times New Roman" w:hAnsi="Times New Roman" w:cs="Times New Roman"/>
              </w:rPr>
              <w:t>Lab Experiment</w:t>
            </w:r>
          </w:p>
        </w:tc>
      </w:tr>
      <w:tr w14:paraId="2F280FAE">
        <w:tblPrEx>
          <w:tblCellMar>
            <w:top w:w="0" w:type="dxa"/>
            <w:left w:w="108" w:type="dxa"/>
            <w:bottom w:w="0" w:type="dxa"/>
            <w:right w:w="108" w:type="dxa"/>
          </w:tblCellMar>
        </w:tblPrEx>
        <w:trPr>
          <w:cantSplit/>
        </w:trPr>
        <w:tc>
          <w:tcPr>
            <w:tcW w:w="234" w:type="pct"/>
            <w:vAlign w:val="center"/>
          </w:tcPr>
          <w:p w14:paraId="4CA42D9C">
            <w:pPr>
              <w:jc w:val="center"/>
              <w:rPr>
                <w:rFonts w:ascii="Times New Roman" w:hAnsi="Times New Roman" w:cs="Times New Roman"/>
              </w:rPr>
            </w:pPr>
            <w:r>
              <w:rPr>
                <w:rFonts w:ascii="Times New Roman" w:hAnsi="Times New Roman" w:cs="Times New Roman"/>
              </w:rPr>
              <w:t>18</w:t>
            </w:r>
          </w:p>
        </w:tc>
        <w:tc>
          <w:tcPr>
            <w:tcW w:w="1103" w:type="pct"/>
            <w:vAlign w:val="center"/>
          </w:tcPr>
          <w:p w14:paraId="7DC752EE">
            <w:pPr>
              <w:jc w:val="center"/>
              <w:rPr>
                <w:rFonts w:ascii="Times New Roman" w:hAnsi="Times New Roman" w:cs="Times New Roman"/>
              </w:rPr>
            </w:pPr>
            <w:del w:id="385" w:author="蔡振辛 [2]" w:date="2026-09-24T21:08:38Z">
              <w:r>
                <w:rPr>
                  <w:rFonts w:ascii="Times New Roman" w:hAnsi="Times New Roman" w:cs="Times New Roman"/>
                </w:rPr>
                <w:delText>Dalmaso_2024_ConsciousCog</w:delText>
              </w:r>
            </w:del>
            <w:ins w:id="386" w:author="蔡振辛 [2]" w:date="2026-09-24T21:08:38Z">
              <w:r>
                <w:rPr>
                  <w:rFonts w:ascii="Times New Roman" w:hAnsi="Times New Roman" w:cs="Times New Roman"/>
                </w:rPr>
                <w:t>Constable_2021_CogEmo</w:t>
              </w:r>
            </w:ins>
          </w:p>
        </w:tc>
        <w:tc>
          <w:tcPr>
            <w:tcW w:w="545" w:type="pct"/>
            <w:vAlign w:val="center"/>
          </w:tcPr>
          <w:p w14:paraId="49C8318E">
            <w:pPr>
              <w:jc w:val="center"/>
              <w:rPr>
                <w:rFonts w:ascii="Times New Roman" w:hAnsi="Times New Roman" w:cs="Times New Roman"/>
              </w:rPr>
            </w:pPr>
            <w:del w:id="387" w:author="蔡振辛 [2]" w:date="2026-09-24T21:08:38Z">
              <w:r>
                <w:rPr>
                  <w:rFonts w:ascii="Times New Roman" w:hAnsi="Times New Roman" w:cs="Times New Roman"/>
                </w:rPr>
                <w:delText>Mario Dalmaso</w:delText>
              </w:r>
            </w:del>
            <w:ins w:id="388" w:author="蔡振辛 [2]" w:date="2026-09-24T21:08:38Z">
              <w:r>
                <w:rPr>
                  <w:rFonts w:ascii="Times New Roman" w:hAnsi="Times New Roman" w:cs="Times New Roman"/>
                </w:rPr>
                <w:t>Constable</w:t>
              </w:r>
            </w:ins>
            <w:r>
              <w:rPr>
                <w:rFonts w:ascii="Times New Roman" w:hAnsi="Times New Roman" w:cs="Times New Roman"/>
              </w:rPr>
              <w:t xml:space="preserve"> et al.</w:t>
            </w:r>
            <w:del w:id="389" w:author="蔡振辛 [2]" w:date="2026-09-24T21:08:38Z">
              <w:r>
                <w:rPr>
                  <w:rFonts w:ascii="Times New Roman" w:hAnsi="Times New Roman" w:cs="Times New Roman"/>
                </w:rPr>
                <w:delText> </w:delText>
              </w:r>
            </w:del>
            <w:ins w:id="390" w:author="蔡振辛 [2]" w:date="2026-09-24T21:08:38Z">
              <w:r>
                <w:rPr>
                  <w:rFonts w:ascii="Times New Roman" w:hAnsi="Times New Roman" w:cs="Times New Roman"/>
                </w:rPr>
                <w:t xml:space="preserve"> </w:t>
              </w:r>
            </w:ins>
            <w:r>
              <w:rPr>
                <w:rFonts w:ascii="Times New Roman" w:hAnsi="Times New Roman" w:cs="Times New Roman"/>
              </w:rPr>
              <w:t>(202</w:t>
            </w:r>
            <w:del w:id="391" w:author="蔡振辛 [2]" w:date="2026-09-24T21:08:38Z">
              <w:r>
                <w:rPr>
                  <w:rFonts w:ascii="Times New Roman" w:hAnsi="Times New Roman" w:cs="Times New Roman"/>
                </w:rPr>
                <w:delText>4</w:delText>
              </w:r>
            </w:del>
            <w:ins w:id="392" w:author="蔡振辛 [2]" w:date="2026-09-24T21:08:38Z">
              <w:r>
                <w:rPr>
                  <w:rFonts w:ascii="Times New Roman" w:hAnsi="Times New Roman" w:cs="Times New Roman"/>
                </w:rPr>
                <w:t>1</w:t>
              </w:r>
            </w:ins>
            <w:r>
              <w:rPr>
                <w:rFonts w:ascii="Times New Roman" w:hAnsi="Times New Roman" w:cs="Times New Roman"/>
              </w:rPr>
              <w:t>)</w:t>
            </w:r>
          </w:p>
        </w:tc>
        <w:tc>
          <w:tcPr>
            <w:tcW w:w="250" w:type="pct"/>
            <w:vAlign w:val="center"/>
          </w:tcPr>
          <w:p w14:paraId="3CF6297C">
            <w:pPr>
              <w:jc w:val="center"/>
              <w:rPr>
                <w:rFonts w:ascii="Times New Roman" w:hAnsi="Times New Roman" w:cs="Times New Roman"/>
              </w:rPr>
            </w:pPr>
            <w:r>
              <w:rPr>
                <w:rFonts w:ascii="Times New Roman" w:hAnsi="Times New Roman" w:cs="Times New Roman"/>
              </w:rPr>
              <w:t>Exp1</w:t>
            </w:r>
          </w:p>
        </w:tc>
        <w:tc>
          <w:tcPr>
            <w:tcW w:w="341" w:type="pct"/>
            <w:vAlign w:val="center"/>
          </w:tcPr>
          <w:p w14:paraId="350B941F">
            <w:pPr>
              <w:jc w:val="center"/>
              <w:rPr>
                <w:rFonts w:ascii="Times New Roman" w:hAnsi="Times New Roman" w:cs="Times New Roman"/>
              </w:rPr>
            </w:pPr>
            <w:del w:id="393" w:author="蔡振辛 [2]" w:date="2026-09-24T21:08:38Z">
              <w:r>
                <w:rPr>
                  <w:rFonts w:ascii="Times New Roman" w:hAnsi="Times New Roman" w:cs="Times New Roman"/>
                </w:rPr>
                <w:delText>Japan</w:delText>
              </w:r>
            </w:del>
            <w:ins w:id="394" w:author="蔡振辛 [2]" w:date="2026-09-24T21:08:38Z">
              <w:r>
                <w:rPr>
                  <w:rFonts w:ascii="Times New Roman" w:hAnsi="Times New Roman" w:cs="Times New Roman"/>
                </w:rPr>
                <w:t>United Kingdom</w:t>
              </w:r>
            </w:ins>
          </w:p>
        </w:tc>
        <w:tc>
          <w:tcPr>
            <w:tcW w:w="374" w:type="pct"/>
            <w:vAlign w:val="center"/>
          </w:tcPr>
          <w:p w14:paraId="11B0D6B9">
            <w:pPr>
              <w:jc w:val="center"/>
              <w:rPr>
                <w:rFonts w:ascii="Times New Roman" w:hAnsi="Times New Roman" w:cs="Times New Roman"/>
              </w:rPr>
            </w:pPr>
            <w:del w:id="395" w:author="蔡振辛 [2]" w:date="2026-09-24T21:08:38Z">
              <w:r>
                <w:rPr>
                  <w:rFonts w:ascii="Times New Roman" w:hAnsi="Times New Roman" w:cs="Times New Roman"/>
                </w:rPr>
                <w:delText>Japanese</w:delText>
              </w:r>
            </w:del>
            <w:ins w:id="396" w:author="蔡振辛 [2]" w:date="2026-09-24T21:08:38Z">
              <w:r>
                <w:rPr>
                  <w:rFonts w:ascii="Times New Roman" w:hAnsi="Times New Roman" w:cs="Times New Roman"/>
                </w:rPr>
                <w:t>English</w:t>
              </w:r>
            </w:ins>
          </w:p>
        </w:tc>
        <w:tc>
          <w:tcPr>
            <w:tcW w:w="364" w:type="pct"/>
            <w:vAlign w:val="center"/>
          </w:tcPr>
          <w:p w14:paraId="41E98779">
            <w:pPr>
              <w:jc w:val="center"/>
              <w:rPr>
                <w:rFonts w:ascii="Times New Roman" w:hAnsi="Times New Roman" w:cs="Times New Roman"/>
              </w:rPr>
            </w:pPr>
            <w:del w:id="397" w:author="蔡振辛 [2]" w:date="2026-09-24T21:08:38Z">
              <w:r>
                <w:rPr>
                  <w:rFonts w:ascii="Times New Roman" w:hAnsi="Times New Roman" w:cs="Times New Roman"/>
                </w:rPr>
                <w:delText>40</w:delText>
              </w:r>
            </w:del>
            <w:ins w:id="398" w:author="蔡振辛 [2]" w:date="2026-09-24T21:08:38Z">
              <w:r>
                <w:rPr>
                  <w:rFonts w:ascii="Times New Roman" w:hAnsi="Times New Roman" w:cs="Times New Roman"/>
                </w:rPr>
                <w:t>28</w:t>
              </w:r>
            </w:ins>
            <w:r>
              <w:rPr>
                <w:rFonts w:ascii="Times New Roman" w:hAnsi="Times New Roman" w:cs="Times New Roman"/>
              </w:rPr>
              <w:t xml:space="preserve"> (</w:t>
            </w:r>
            <w:del w:id="399" w:author="蔡振辛 [2]" w:date="2026-09-24T21:08:38Z">
              <w:r>
                <w:rPr>
                  <w:rFonts w:ascii="Times New Roman" w:hAnsi="Times New Roman" w:cs="Times New Roman"/>
                </w:rPr>
                <w:delText>1</w:delText>
              </w:r>
            </w:del>
            <w:r>
              <w:rPr>
                <w:rFonts w:ascii="Times New Roman" w:hAnsi="Times New Roman" w:cs="Times New Roman"/>
              </w:rPr>
              <w:t>9/</w:t>
            </w:r>
            <w:del w:id="400" w:author="蔡振辛 [2]" w:date="2026-09-24T21:08:38Z">
              <w:r>
                <w:rPr>
                  <w:rFonts w:ascii="Times New Roman" w:hAnsi="Times New Roman" w:cs="Times New Roman"/>
                </w:rPr>
                <w:delText>2</w:delText>
              </w:r>
            </w:del>
            <w:r>
              <w:rPr>
                <w:rFonts w:ascii="Times New Roman" w:hAnsi="Times New Roman" w:cs="Times New Roman"/>
              </w:rPr>
              <w:t>1</w:t>
            </w:r>
            <w:ins w:id="401" w:author="蔡振辛 [2]" w:date="2026-09-24T21:08:38Z">
              <w:r>
                <w:rPr>
                  <w:rFonts w:ascii="Times New Roman" w:hAnsi="Times New Roman" w:cs="Times New Roman"/>
                </w:rPr>
                <w:t>9</w:t>
              </w:r>
            </w:ins>
            <w:r>
              <w:rPr>
                <w:rFonts w:ascii="Times New Roman" w:hAnsi="Times New Roman" w:cs="Times New Roman"/>
              </w:rPr>
              <w:t>)</w:t>
            </w:r>
          </w:p>
        </w:tc>
        <w:tc>
          <w:tcPr>
            <w:tcW w:w="369" w:type="pct"/>
            <w:vAlign w:val="center"/>
          </w:tcPr>
          <w:p w14:paraId="65B8E757">
            <w:pPr>
              <w:jc w:val="center"/>
              <w:rPr>
                <w:rFonts w:ascii="Times New Roman" w:hAnsi="Times New Roman" w:cs="Times New Roman"/>
              </w:rPr>
            </w:pPr>
            <w:r>
              <w:rPr>
                <w:rFonts w:ascii="Times New Roman" w:hAnsi="Times New Roman" w:cs="Times New Roman"/>
              </w:rPr>
              <w:t>face</w:t>
            </w:r>
          </w:p>
        </w:tc>
        <w:tc>
          <w:tcPr>
            <w:tcW w:w="553" w:type="pct"/>
            <w:vAlign w:val="center"/>
          </w:tcPr>
          <w:p w14:paraId="099E8C6E">
            <w:pPr>
              <w:jc w:val="center"/>
              <w:rPr>
                <w:rFonts w:ascii="Times New Roman" w:hAnsi="Times New Roman" w:cs="Times New Roman"/>
              </w:rPr>
            </w:pPr>
            <w:r>
              <w:rPr>
                <w:rFonts w:ascii="Times New Roman" w:hAnsi="Times New Roman" w:cs="Times New Roman"/>
              </w:rPr>
              <w:t>3</w:t>
            </w:r>
            <w:del w:id="402" w:author="蔡振辛 [2]" w:date="2026-09-24T21:08:38Z">
              <w:r>
                <w:rPr>
                  <w:rFonts w:ascii="Times New Roman" w:hAnsi="Times New Roman" w:cs="Times New Roman"/>
                </w:rPr>
                <w:delText>60</w:delText>
              </w:r>
            </w:del>
            <w:ins w:id="403" w:author="蔡振辛 [2]" w:date="2026-09-24T21:08:38Z">
              <w:r>
                <w:rPr>
                  <w:rFonts w:ascii="Times New Roman" w:hAnsi="Times New Roman" w:cs="Times New Roman"/>
                </w:rPr>
                <w:t>84</w:t>
              </w:r>
            </w:ins>
          </w:p>
        </w:tc>
        <w:tc>
          <w:tcPr>
            <w:tcW w:w="337" w:type="pct"/>
            <w:vAlign w:val="center"/>
          </w:tcPr>
          <w:p w14:paraId="1922943D">
            <w:pPr>
              <w:jc w:val="center"/>
              <w:rPr>
                <w:rFonts w:ascii="Times New Roman" w:hAnsi="Times New Roman" w:cs="Times New Roman"/>
              </w:rPr>
            </w:pPr>
            <w:del w:id="404" w:author="蔡振辛 [2]" w:date="2026-09-24T21:08:38Z">
              <w:r>
                <w:rPr>
                  <w:rFonts w:ascii="Times New Roman" w:hAnsi="Times New Roman" w:cs="Times New Roman"/>
                </w:rPr>
                <w:delText>CC BY 4.0</w:delText>
              </w:r>
            </w:del>
            <w:ins w:id="405" w:author="蔡振辛 [2]" w:date="2026-09-24T21:08:38Z">
              <w:r>
                <w:rPr>
                  <w:rFonts w:ascii="Times New Roman" w:hAnsi="Times New Roman" w:cs="Times New Roman"/>
                </w:rPr>
                <w:t>No License</w:t>
              </w:r>
            </w:ins>
          </w:p>
        </w:tc>
        <w:tc>
          <w:tcPr>
            <w:tcW w:w="525" w:type="pct"/>
            <w:vAlign w:val="center"/>
          </w:tcPr>
          <w:p w14:paraId="5CE13FD5">
            <w:pPr>
              <w:jc w:val="center"/>
              <w:rPr>
                <w:rFonts w:ascii="Times New Roman" w:hAnsi="Times New Roman" w:cs="Times New Roman"/>
              </w:rPr>
            </w:pPr>
            <w:r>
              <w:rPr>
                <w:rFonts w:ascii="Times New Roman" w:hAnsi="Times New Roman" w:cs="Times New Roman"/>
              </w:rPr>
              <w:t>Lab Experiment</w:t>
            </w:r>
          </w:p>
        </w:tc>
      </w:tr>
      <w:tr w14:paraId="76A40075">
        <w:tblPrEx>
          <w:tblCellMar>
            <w:top w:w="0" w:type="dxa"/>
            <w:left w:w="108" w:type="dxa"/>
            <w:bottom w:w="0" w:type="dxa"/>
            <w:right w:w="108" w:type="dxa"/>
          </w:tblCellMar>
        </w:tblPrEx>
        <w:trPr>
          <w:cantSplit/>
        </w:trPr>
        <w:tc>
          <w:tcPr>
            <w:tcW w:w="234" w:type="pct"/>
            <w:vAlign w:val="center"/>
          </w:tcPr>
          <w:p w14:paraId="52416B3F">
            <w:pPr>
              <w:jc w:val="center"/>
              <w:rPr>
                <w:rFonts w:ascii="Times New Roman" w:hAnsi="Times New Roman" w:cs="Times New Roman"/>
              </w:rPr>
            </w:pPr>
            <w:r>
              <w:rPr>
                <w:rFonts w:ascii="Times New Roman" w:hAnsi="Times New Roman" w:cs="Times New Roman"/>
              </w:rPr>
              <w:t>19</w:t>
            </w:r>
          </w:p>
        </w:tc>
        <w:tc>
          <w:tcPr>
            <w:tcW w:w="1103" w:type="pct"/>
            <w:vAlign w:val="center"/>
          </w:tcPr>
          <w:p w14:paraId="6C283459">
            <w:pPr>
              <w:jc w:val="center"/>
              <w:rPr>
                <w:rFonts w:ascii="Times New Roman" w:hAnsi="Times New Roman" w:cs="Times New Roman"/>
              </w:rPr>
            </w:pPr>
            <w:del w:id="406" w:author="蔡振辛 [2]" w:date="2026-09-24T21:08:38Z">
              <w:r>
                <w:rPr>
                  <w:rFonts w:ascii="Times New Roman" w:hAnsi="Times New Roman" w:cs="Times New Roman"/>
                </w:rPr>
                <w:delText>Dalmaso_2024_ConsciousCog</w:delText>
              </w:r>
            </w:del>
            <w:ins w:id="407" w:author="蔡振辛 [2]" w:date="2026-09-24T21:08:38Z">
              <w:r>
                <w:rPr>
                  <w:rFonts w:ascii="Times New Roman" w:hAnsi="Times New Roman" w:cs="Times New Roman"/>
                </w:rPr>
                <w:t>Constable_2021_CogEmo</w:t>
              </w:r>
            </w:ins>
          </w:p>
        </w:tc>
        <w:tc>
          <w:tcPr>
            <w:tcW w:w="545" w:type="pct"/>
            <w:vAlign w:val="center"/>
          </w:tcPr>
          <w:p w14:paraId="1CB0AD3F">
            <w:pPr>
              <w:jc w:val="center"/>
              <w:rPr>
                <w:rFonts w:ascii="Times New Roman" w:hAnsi="Times New Roman" w:cs="Times New Roman"/>
              </w:rPr>
            </w:pPr>
            <w:del w:id="408" w:author="蔡振辛 [2]" w:date="2026-09-24T21:08:38Z">
              <w:r>
                <w:rPr>
                  <w:rFonts w:ascii="Times New Roman" w:hAnsi="Times New Roman" w:cs="Times New Roman"/>
                </w:rPr>
                <w:delText>Mario Dalmaso</w:delText>
              </w:r>
            </w:del>
            <w:ins w:id="409" w:author="蔡振辛 [2]" w:date="2026-09-24T21:08:38Z">
              <w:r>
                <w:rPr>
                  <w:rFonts w:ascii="Times New Roman" w:hAnsi="Times New Roman" w:cs="Times New Roman"/>
                </w:rPr>
                <w:t>Constable</w:t>
              </w:r>
            </w:ins>
            <w:r>
              <w:rPr>
                <w:rFonts w:ascii="Times New Roman" w:hAnsi="Times New Roman" w:cs="Times New Roman"/>
              </w:rPr>
              <w:t xml:space="preserve"> et al.</w:t>
            </w:r>
            <w:del w:id="410" w:author="蔡振辛 [2]" w:date="2026-09-24T21:08:38Z">
              <w:r>
                <w:rPr>
                  <w:rFonts w:ascii="Times New Roman" w:hAnsi="Times New Roman" w:cs="Times New Roman"/>
                </w:rPr>
                <w:delText> </w:delText>
              </w:r>
            </w:del>
            <w:ins w:id="411" w:author="蔡振辛 [2]" w:date="2026-09-24T21:08:38Z">
              <w:r>
                <w:rPr>
                  <w:rFonts w:ascii="Times New Roman" w:hAnsi="Times New Roman" w:cs="Times New Roman"/>
                </w:rPr>
                <w:t xml:space="preserve"> </w:t>
              </w:r>
            </w:ins>
            <w:r>
              <w:rPr>
                <w:rFonts w:ascii="Times New Roman" w:hAnsi="Times New Roman" w:cs="Times New Roman"/>
              </w:rPr>
              <w:t>(202</w:t>
            </w:r>
            <w:del w:id="412" w:author="蔡振辛 [2]" w:date="2026-09-24T21:08:38Z">
              <w:r>
                <w:rPr>
                  <w:rFonts w:ascii="Times New Roman" w:hAnsi="Times New Roman" w:cs="Times New Roman"/>
                </w:rPr>
                <w:delText>4</w:delText>
              </w:r>
            </w:del>
            <w:ins w:id="413" w:author="蔡振辛 [2]" w:date="2026-09-24T21:08:38Z">
              <w:r>
                <w:rPr>
                  <w:rFonts w:ascii="Times New Roman" w:hAnsi="Times New Roman" w:cs="Times New Roman"/>
                </w:rPr>
                <w:t>1</w:t>
              </w:r>
            </w:ins>
            <w:r>
              <w:rPr>
                <w:rFonts w:ascii="Times New Roman" w:hAnsi="Times New Roman" w:cs="Times New Roman"/>
              </w:rPr>
              <w:t>)</w:t>
            </w:r>
          </w:p>
        </w:tc>
        <w:tc>
          <w:tcPr>
            <w:tcW w:w="250" w:type="pct"/>
            <w:vAlign w:val="center"/>
          </w:tcPr>
          <w:p w14:paraId="37D89E84">
            <w:pPr>
              <w:jc w:val="center"/>
              <w:rPr>
                <w:rFonts w:ascii="Times New Roman" w:hAnsi="Times New Roman" w:cs="Times New Roman"/>
              </w:rPr>
            </w:pPr>
            <w:r>
              <w:rPr>
                <w:rFonts w:ascii="Times New Roman" w:hAnsi="Times New Roman" w:cs="Times New Roman"/>
              </w:rPr>
              <w:t>Exp2</w:t>
            </w:r>
          </w:p>
        </w:tc>
        <w:tc>
          <w:tcPr>
            <w:tcW w:w="341" w:type="pct"/>
            <w:vAlign w:val="center"/>
          </w:tcPr>
          <w:p w14:paraId="4066A340">
            <w:pPr>
              <w:jc w:val="center"/>
              <w:rPr>
                <w:rFonts w:ascii="Times New Roman" w:hAnsi="Times New Roman" w:cs="Times New Roman"/>
              </w:rPr>
            </w:pPr>
            <w:del w:id="414" w:author="蔡振辛 [2]" w:date="2026-09-24T21:08:38Z">
              <w:r>
                <w:rPr>
                  <w:rFonts w:ascii="Times New Roman" w:hAnsi="Times New Roman" w:cs="Times New Roman"/>
                </w:rPr>
                <w:delText>Ital</w:delText>
              </w:r>
            </w:del>
            <w:ins w:id="415" w:author="蔡振辛 [2]" w:date="2026-09-24T21:08:38Z">
              <w:r>
                <w:rPr>
                  <w:rFonts w:ascii="Times New Roman" w:hAnsi="Times New Roman" w:cs="Times New Roman"/>
                </w:rPr>
                <w:t>Hungar</w:t>
              </w:r>
            </w:ins>
            <w:r>
              <w:rPr>
                <w:rFonts w:ascii="Times New Roman" w:hAnsi="Times New Roman" w:cs="Times New Roman"/>
              </w:rPr>
              <w:t>y</w:t>
            </w:r>
          </w:p>
        </w:tc>
        <w:tc>
          <w:tcPr>
            <w:tcW w:w="374" w:type="pct"/>
            <w:vAlign w:val="center"/>
          </w:tcPr>
          <w:p w14:paraId="14207990">
            <w:pPr>
              <w:jc w:val="center"/>
              <w:rPr>
                <w:rFonts w:ascii="Times New Roman" w:hAnsi="Times New Roman" w:cs="Times New Roman"/>
              </w:rPr>
            </w:pPr>
            <w:del w:id="416" w:author="蔡振辛 [2]" w:date="2026-09-24T21:08:38Z">
              <w:r>
                <w:rPr>
                  <w:rFonts w:ascii="Times New Roman" w:hAnsi="Times New Roman" w:cs="Times New Roman"/>
                </w:rPr>
                <w:delText>Italian</w:delText>
              </w:r>
            </w:del>
            <w:ins w:id="417" w:author="蔡振辛 [2]" w:date="2026-09-24T21:08:38Z">
              <w:r>
                <w:rPr>
                  <w:rFonts w:ascii="Times New Roman" w:hAnsi="Times New Roman" w:cs="Times New Roman"/>
                </w:rPr>
                <w:t>English</w:t>
              </w:r>
            </w:ins>
          </w:p>
        </w:tc>
        <w:tc>
          <w:tcPr>
            <w:tcW w:w="364" w:type="pct"/>
            <w:vAlign w:val="center"/>
          </w:tcPr>
          <w:p w14:paraId="35EF09E6">
            <w:pPr>
              <w:jc w:val="center"/>
              <w:rPr>
                <w:rFonts w:ascii="Times New Roman" w:hAnsi="Times New Roman" w:cs="Times New Roman"/>
              </w:rPr>
            </w:pPr>
            <w:del w:id="418" w:author="蔡振辛 [2]" w:date="2026-09-24T21:08:38Z">
              <w:r>
                <w:rPr>
                  <w:rFonts w:ascii="Times New Roman" w:hAnsi="Times New Roman" w:cs="Times New Roman"/>
                </w:rPr>
                <w:delText>40 (16/24</w:delText>
              </w:r>
            </w:del>
            <w:ins w:id="419" w:author="蔡振辛 [2]" w:date="2026-09-24T21:08:38Z">
              <w:r>
                <w:rPr>
                  <w:rFonts w:ascii="Times New Roman" w:hAnsi="Times New Roman" w:cs="Times New Roman"/>
                </w:rPr>
                <w:t>28 (13/15</w:t>
              </w:r>
            </w:ins>
            <w:r>
              <w:rPr>
                <w:rFonts w:ascii="Times New Roman" w:hAnsi="Times New Roman" w:cs="Times New Roman"/>
              </w:rPr>
              <w:t>)</w:t>
            </w:r>
          </w:p>
        </w:tc>
        <w:tc>
          <w:tcPr>
            <w:tcW w:w="369" w:type="pct"/>
            <w:vAlign w:val="center"/>
          </w:tcPr>
          <w:p w14:paraId="4C239B05">
            <w:pPr>
              <w:jc w:val="center"/>
              <w:rPr>
                <w:rFonts w:ascii="Times New Roman" w:hAnsi="Times New Roman" w:cs="Times New Roman"/>
              </w:rPr>
            </w:pPr>
            <w:del w:id="420" w:author="蔡振辛 [2]" w:date="2026-09-24T21:08:38Z">
              <w:r>
                <w:rPr>
                  <w:rFonts w:ascii="Times New Roman" w:hAnsi="Times New Roman" w:cs="Times New Roman"/>
                </w:rPr>
                <w:delText>face</w:delText>
              </w:r>
            </w:del>
            <w:ins w:id="421" w:author="蔡振辛 [2]" w:date="2026-09-24T21:08:38Z">
              <w:r>
                <w:rPr>
                  <w:rFonts w:ascii="Times New Roman" w:hAnsi="Times New Roman" w:cs="Times New Roman"/>
                </w:rPr>
                <w:t>grey scale squares</w:t>
              </w:r>
            </w:ins>
          </w:p>
        </w:tc>
        <w:tc>
          <w:tcPr>
            <w:tcW w:w="553" w:type="pct"/>
            <w:vAlign w:val="center"/>
          </w:tcPr>
          <w:p w14:paraId="33B80611">
            <w:pPr>
              <w:jc w:val="center"/>
              <w:rPr>
                <w:rFonts w:ascii="Times New Roman" w:hAnsi="Times New Roman" w:cs="Times New Roman"/>
              </w:rPr>
            </w:pPr>
            <w:del w:id="422" w:author="蔡振辛 [2]" w:date="2026-09-24T21:08:38Z">
              <w:r>
                <w:rPr>
                  <w:rFonts w:ascii="Times New Roman" w:hAnsi="Times New Roman" w:cs="Times New Roman"/>
                </w:rPr>
                <w:delText>360</w:delText>
              </w:r>
            </w:del>
            <w:ins w:id="423" w:author="蔡振辛 [2]" w:date="2026-09-24T21:08:38Z">
              <w:r>
                <w:rPr>
                  <w:rFonts w:ascii="Times New Roman" w:hAnsi="Times New Roman" w:cs="Times New Roman"/>
                </w:rPr>
                <w:t>192</w:t>
              </w:r>
            </w:ins>
          </w:p>
        </w:tc>
        <w:tc>
          <w:tcPr>
            <w:tcW w:w="337" w:type="pct"/>
            <w:vAlign w:val="center"/>
          </w:tcPr>
          <w:p w14:paraId="710A9F07">
            <w:pPr>
              <w:jc w:val="center"/>
              <w:rPr>
                <w:rFonts w:ascii="Times New Roman" w:hAnsi="Times New Roman" w:cs="Times New Roman"/>
              </w:rPr>
            </w:pPr>
            <w:del w:id="424" w:author="蔡振辛 [2]" w:date="2026-09-24T21:08:38Z">
              <w:r>
                <w:rPr>
                  <w:rFonts w:ascii="Times New Roman" w:hAnsi="Times New Roman" w:cs="Times New Roman"/>
                </w:rPr>
                <w:delText>CC BY 4.0</w:delText>
              </w:r>
            </w:del>
            <w:ins w:id="425" w:author="蔡振辛 [2]" w:date="2026-09-24T21:08:38Z">
              <w:r>
                <w:rPr>
                  <w:rFonts w:ascii="Times New Roman" w:hAnsi="Times New Roman" w:cs="Times New Roman"/>
                </w:rPr>
                <w:t>No License</w:t>
              </w:r>
            </w:ins>
          </w:p>
        </w:tc>
        <w:tc>
          <w:tcPr>
            <w:tcW w:w="525" w:type="pct"/>
            <w:vAlign w:val="center"/>
          </w:tcPr>
          <w:p w14:paraId="4AE2FA26">
            <w:pPr>
              <w:jc w:val="center"/>
              <w:rPr>
                <w:rFonts w:ascii="Times New Roman" w:hAnsi="Times New Roman" w:cs="Times New Roman"/>
              </w:rPr>
            </w:pPr>
            <w:r>
              <w:rPr>
                <w:rFonts w:ascii="Times New Roman" w:hAnsi="Times New Roman" w:cs="Times New Roman"/>
              </w:rPr>
              <w:t>Lab Experiment</w:t>
            </w:r>
          </w:p>
        </w:tc>
      </w:tr>
      <w:tr w14:paraId="62ED674A">
        <w:tblPrEx>
          <w:tblCellMar>
            <w:top w:w="0" w:type="dxa"/>
            <w:left w:w="108" w:type="dxa"/>
            <w:bottom w:w="0" w:type="dxa"/>
            <w:right w:w="108" w:type="dxa"/>
          </w:tblCellMar>
        </w:tblPrEx>
        <w:trPr>
          <w:cantSplit/>
        </w:trPr>
        <w:tc>
          <w:tcPr>
            <w:tcW w:w="234" w:type="pct"/>
            <w:vAlign w:val="center"/>
          </w:tcPr>
          <w:p w14:paraId="274CE55C">
            <w:pPr>
              <w:jc w:val="center"/>
              <w:rPr>
                <w:rFonts w:ascii="Times New Roman" w:hAnsi="Times New Roman" w:cs="Times New Roman"/>
              </w:rPr>
            </w:pPr>
            <w:r>
              <w:rPr>
                <w:rFonts w:ascii="Times New Roman" w:hAnsi="Times New Roman" w:cs="Times New Roman"/>
              </w:rPr>
              <w:t>20</w:t>
            </w:r>
          </w:p>
        </w:tc>
        <w:tc>
          <w:tcPr>
            <w:tcW w:w="1103" w:type="pct"/>
            <w:vAlign w:val="center"/>
          </w:tcPr>
          <w:p w14:paraId="02EB8C05">
            <w:pPr>
              <w:jc w:val="center"/>
              <w:rPr>
                <w:rFonts w:ascii="Times New Roman" w:hAnsi="Times New Roman" w:cs="Times New Roman"/>
              </w:rPr>
            </w:pPr>
            <w:del w:id="426" w:author="蔡振辛 [2]" w:date="2026-09-24T21:08:38Z">
              <w:r>
                <w:rPr>
                  <w:rFonts w:ascii="Times New Roman" w:hAnsi="Times New Roman" w:cs="Times New Roman"/>
                </w:rPr>
                <w:delText>Feldborg_2021_IJERPH</w:delText>
              </w:r>
            </w:del>
            <w:ins w:id="427" w:author="蔡振辛 [2]" w:date="2026-09-24T21:08:38Z">
              <w:r>
                <w:rPr>
                  <w:rFonts w:ascii="Times New Roman" w:hAnsi="Times New Roman" w:cs="Times New Roman"/>
                </w:rPr>
                <w:t>Constable_2021_Cog</w:t>
              </w:r>
            </w:ins>
            <w:ins w:id="428" w:author="蔡振辛 [2]" w:date="2026-09-24T21:08:39Z">
              <w:r>
                <w:rPr>
                  <w:rFonts w:ascii="Times New Roman" w:hAnsi="Times New Roman" w:cs="Times New Roman"/>
                </w:rPr>
                <w:t>Emo</w:t>
              </w:r>
            </w:ins>
          </w:p>
        </w:tc>
        <w:tc>
          <w:tcPr>
            <w:tcW w:w="545" w:type="pct"/>
            <w:vAlign w:val="center"/>
          </w:tcPr>
          <w:p w14:paraId="34024F27">
            <w:pPr>
              <w:jc w:val="center"/>
              <w:rPr>
                <w:rFonts w:ascii="Times New Roman" w:hAnsi="Times New Roman" w:cs="Times New Roman"/>
              </w:rPr>
            </w:pPr>
            <w:del w:id="429" w:author="蔡振辛 [2]" w:date="2026-09-24T21:08:39Z">
              <w:r>
                <w:rPr>
                  <w:rFonts w:ascii="Times New Roman" w:hAnsi="Times New Roman" w:cs="Times New Roman"/>
                </w:rPr>
                <w:delText>M Feldborg</w:delText>
              </w:r>
            </w:del>
            <w:ins w:id="430" w:author="蔡振辛 [2]" w:date="2026-09-24T21:08:39Z">
              <w:r>
                <w:rPr>
                  <w:rFonts w:ascii="Times New Roman" w:hAnsi="Times New Roman" w:cs="Times New Roman"/>
                </w:rPr>
                <w:t>Constable</w:t>
              </w:r>
            </w:ins>
            <w:r>
              <w:rPr>
                <w:rFonts w:ascii="Times New Roman" w:hAnsi="Times New Roman" w:cs="Times New Roman"/>
              </w:rPr>
              <w:t xml:space="preserve"> et al.</w:t>
            </w:r>
            <w:del w:id="431" w:author="蔡振辛 [2]" w:date="2026-09-24T21:08:39Z">
              <w:r>
                <w:rPr>
                  <w:rFonts w:ascii="Times New Roman" w:hAnsi="Times New Roman" w:cs="Times New Roman"/>
                </w:rPr>
                <w:delText> </w:delText>
              </w:r>
            </w:del>
            <w:ins w:id="432" w:author="蔡振辛 [2]" w:date="2026-09-24T21:08:39Z">
              <w:r>
                <w:rPr>
                  <w:rFonts w:ascii="Times New Roman" w:hAnsi="Times New Roman" w:cs="Times New Roman"/>
                </w:rPr>
                <w:t xml:space="preserve"> </w:t>
              </w:r>
            </w:ins>
            <w:r>
              <w:rPr>
                <w:rFonts w:ascii="Times New Roman" w:hAnsi="Times New Roman" w:cs="Times New Roman"/>
              </w:rPr>
              <w:t>(2021)</w:t>
            </w:r>
          </w:p>
        </w:tc>
        <w:tc>
          <w:tcPr>
            <w:tcW w:w="250" w:type="pct"/>
            <w:vAlign w:val="center"/>
          </w:tcPr>
          <w:p w14:paraId="5DCA4766">
            <w:pPr>
              <w:jc w:val="center"/>
              <w:rPr>
                <w:rFonts w:ascii="Times New Roman" w:hAnsi="Times New Roman" w:cs="Times New Roman"/>
              </w:rPr>
            </w:pPr>
            <w:r>
              <w:rPr>
                <w:rFonts w:ascii="Times New Roman" w:hAnsi="Times New Roman" w:cs="Times New Roman"/>
              </w:rPr>
              <w:t>Exp</w:t>
            </w:r>
            <w:del w:id="433" w:author="蔡振辛 [2]" w:date="2026-09-24T21:08:39Z">
              <w:r>
                <w:rPr>
                  <w:rFonts w:ascii="Times New Roman" w:hAnsi="Times New Roman" w:cs="Times New Roman"/>
                </w:rPr>
                <w:delText>1</w:delText>
              </w:r>
            </w:del>
            <w:ins w:id="434" w:author="蔡振辛 [2]" w:date="2026-09-24T21:08:39Z">
              <w:r>
                <w:rPr>
                  <w:rFonts w:ascii="Times New Roman" w:hAnsi="Times New Roman" w:cs="Times New Roman"/>
                </w:rPr>
                <w:t>2</w:t>
              </w:r>
            </w:ins>
          </w:p>
        </w:tc>
        <w:tc>
          <w:tcPr>
            <w:tcW w:w="341" w:type="pct"/>
            <w:vAlign w:val="center"/>
          </w:tcPr>
          <w:p w14:paraId="516B2D3B">
            <w:pPr>
              <w:jc w:val="center"/>
              <w:rPr>
                <w:rFonts w:ascii="Times New Roman" w:hAnsi="Times New Roman" w:cs="Times New Roman"/>
              </w:rPr>
            </w:pPr>
            <w:del w:id="435" w:author="蔡振辛 [2]" w:date="2026-09-24T21:08:39Z">
              <w:r>
                <w:rPr>
                  <w:rFonts w:ascii="Times New Roman" w:hAnsi="Times New Roman" w:cs="Times New Roman"/>
                </w:rPr>
                <w:delText>UK</w:delText>
              </w:r>
            </w:del>
            <w:ins w:id="436" w:author="蔡振辛 [2]" w:date="2026-09-24T21:08:39Z">
              <w:r>
                <w:rPr>
                  <w:rFonts w:ascii="Times New Roman" w:hAnsi="Times New Roman" w:cs="Times New Roman"/>
                </w:rPr>
                <w:t>Hungary</w:t>
              </w:r>
            </w:ins>
          </w:p>
        </w:tc>
        <w:tc>
          <w:tcPr>
            <w:tcW w:w="374" w:type="pct"/>
            <w:vAlign w:val="center"/>
          </w:tcPr>
          <w:p w14:paraId="2D23C525">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7096E7D6">
            <w:pPr>
              <w:jc w:val="center"/>
              <w:rPr>
                <w:rFonts w:ascii="Times New Roman" w:hAnsi="Times New Roman" w:cs="Times New Roman"/>
              </w:rPr>
            </w:pPr>
            <w:del w:id="437" w:author="蔡振辛 [2]" w:date="2026-09-24T21:08:39Z">
              <w:r>
                <w:rPr>
                  <w:rFonts w:ascii="Times New Roman" w:hAnsi="Times New Roman" w:cs="Times New Roman"/>
                </w:rPr>
                <w:delText>4</w:delText>
              </w:r>
            </w:del>
            <w:ins w:id="438" w:author="蔡振辛 [2]" w:date="2026-09-24T21:08:39Z">
              <w:r>
                <w:rPr>
                  <w:rFonts w:ascii="Times New Roman" w:hAnsi="Times New Roman" w:cs="Times New Roman"/>
                </w:rPr>
                <w:t>2</w:t>
              </w:r>
            </w:ins>
            <w:r>
              <w:rPr>
                <w:rFonts w:ascii="Times New Roman" w:hAnsi="Times New Roman" w:cs="Times New Roman"/>
              </w:rPr>
              <w:t>8 (</w:t>
            </w:r>
            <w:ins w:id="439" w:author="蔡振辛 [2]" w:date="2026-09-24T21:08:39Z">
              <w:r>
                <w:rPr>
                  <w:rFonts w:ascii="Times New Roman" w:hAnsi="Times New Roman" w:cs="Times New Roman"/>
                </w:rPr>
                <w:t>1</w:t>
              </w:r>
            </w:ins>
            <w:r>
              <w:rPr>
                <w:rFonts w:ascii="Times New Roman" w:hAnsi="Times New Roman" w:cs="Times New Roman"/>
              </w:rPr>
              <w:t>5/</w:t>
            </w:r>
            <w:del w:id="440" w:author="蔡振辛 [2]" w:date="2026-09-24T21:08:39Z">
              <w:r>
                <w:rPr>
                  <w:rFonts w:ascii="Times New Roman" w:hAnsi="Times New Roman" w:cs="Times New Roman"/>
                </w:rPr>
                <w:delText>4</w:delText>
              </w:r>
            </w:del>
            <w:ins w:id="441" w:author="蔡振辛 [2]" w:date="2026-09-24T21:08:39Z">
              <w:r>
                <w:rPr>
                  <w:rFonts w:ascii="Times New Roman" w:hAnsi="Times New Roman" w:cs="Times New Roman"/>
                </w:rPr>
                <w:t>1</w:t>
              </w:r>
            </w:ins>
            <w:r>
              <w:rPr>
                <w:rFonts w:ascii="Times New Roman" w:hAnsi="Times New Roman" w:cs="Times New Roman"/>
              </w:rPr>
              <w:t>3)</w:t>
            </w:r>
          </w:p>
        </w:tc>
        <w:tc>
          <w:tcPr>
            <w:tcW w:w="369" w:type="pct"/>
            <w:vAlign w:val="center"/>
          </w:tcPr>
          <w:p w14:paraId="73B47999">
            <w:pPr>
              <w:jc w:val="center"/>
              <w:rPr>
                <w:rFonts w:ascii="Times New Roman" w:hAnsi="Times New Roman" w:cs="Times New Roman"/>
              </w:rPr>
            </w:pPr>
            <w:r>
              <w:rPr>
                <w:rFonts w:ascii="Times New Roman" w:hAnsi="Times New Roman" w:cs="Times New Roman"/>
              </w:rPr>
              <w:t>g</w:t>
            </w:r>
            <w:del w:id="442" w:author="蔡振辛 [2]" w:date="2026-09-24T21:08:39Z">
              <w:r>
                <w:rPr>
                  <w:rFonts w:ascii="Times New Roman" w:hAnsi="Times New Roman" w:cs="Times New Roman"/>
                </w:rPr>
                <w:delText>eometric shape and face</w:delText>
              </w:r>
            </w:del>
            <w:ins w:id="443" w:author="蔡振辛 [2]" w:date="2026-09-24T21:08:39Z">
              <w:r>
                <w:rPr>
                  <w:rFonts w:ascii="Times New Roman" w:hAnsi="Times New Roman" w:cs="Times New Roman"/>
                </w:rPr>
                <w:t>rey scale squares</w:t>
              </w:r>
            </w:ins>
          </w:p>
        </w:tc>
        <w:tc>
          <w:tcPr>
            <w:tcW w:w="553" w:type="pct"/>
            <w:vAlign w:val="center"/>
          </w:tcPr>
          <w:p w14:paraId="15EE1A5B">
            <w:pPr>
              <w:jc w:val="center"/>
              <w:rPr>
                <w:rFonts w:ascii="Times New Roman" w:hAnsi="Times New Roman" w:cs="Times New Roman"/>
              </w:rPr>
            </w:pPr>
            <w:del w:id="444" w:author="蔡振辛 [2]" w:date="2026-09-24T21:08:39Z">
              <w:r>
                <w:rPr>
                  <w:rFonts w:ascii="Times New Roman" w:hAnsi="Times New Roman" w:cs="Times New Roman"/>
                </w:rPr>
                <w:delText>320</w:delText>
              </w:r>
            </w:del>
            <w:ins w:id="445" w:author="蔡振辛 [2]" w:date="2026-09-24T21:08:39Z">
              <w:r>
                <w:rPr>
                  <w:rFonts w:ascii="Times New Roman" w:hAnsi="Times New Roman" w:cs="Times New Roman"/>
                </w:rPr>
                <w:t>192</w:t>
              </w:r>
            </w:ins>
          </w:p>
        </w:tc>
        <w:tc>
          <w:tcPr>
            <w:tcW w:w="337" w:type="pct"/>
            <w:vAlign w:val="center"/>
          </w:tcPr>
          <w:p w14:paraId="50793AF9">
            <w:pPr>
              <w:jc w:val="center"/>
              <w:rPr>
                <w:rFonts w:ascii="Times New Roman" w:hAnsi="Times New Roman" w:cs="Times New Roman"/>
              </w:rPr>
            </w:pPr>
            <w:del w:id="446" w:author="蔡振辛 [2]" w:date="2026-09-24T21:08:39Z">
              <w:r>
                <w:rPr>
                  <w:rFonts w:ascii="Times New Roman" w:hAnsi="Times New Roman" w:cs="Times New Roman"/>
                </w:rPr>
                <w:delText>CC BY 4.0</w:delText>
              </w:r>
            </w:del>
            <w:ins w:id="447" w:author="蔡振辛 [2]" w:date="2026-09-24T21:08:39Z">
              <w:r>
                <w:rPr>
                  <w:rFonts w:ascii="Times New Roman" w:hAnsi="Times New Roman" w:cs="Times New Roman"/>
                </w:rPr>
                <w:t>No License</w:t>
              </w:r>
            </w:ins>
          </w:p>
        </w:tc>
        <w:tc>
          <w:tcPr>
            <w:tcW w:w="525" w:type="pct"/>
            <w:vAlign w:val="center"/>
          </w:tcPr>
          <w:p w14:paraId="746A32AF">
            <w:pPr>
              <w:jc w:val="center"/>
              <w:rPr>
                <w:rFonts w:ascii="Times New Roman" w:hAnsi="Times New Roman" w:cs="Times New Roman"/>
              </w:rPr>
            </w:pPr>
            <w:del w:id="448" w:author="蔡振辛 [2]" w:date="2026-09-24T21:08:39Z">
              <w:r>
                <w:rPr>
                  <w:rFonts w:ascii="Times New Roman" w:hAnsi="Times New Roman" w:cs="Times New Roman"/>
                </w:rPr>
                <w:delText>Online</w:delText>
              </w:r>
            </w:del>
            <w:ins w:id="449" w:author="蔡振辛 [2]" w:date="2026-09-24T21:08:39Z">
              <w:r>
                <w:rPr>
                  <w:rFonts w:ascii="Times New Roman" w:hAnsi="Times New Roman" w:cs="Times New Roman"/>
                </w:rPr>
                <w:t>Lab</w:t>
              </w:r>
            </w:ins>
            <w:r>
              <w:rPr>
                <w:rFonts w:ascii="Times New Roman" w:hAnsi="Times New Roman" w:cs="Times New Roman"/>
              </w:rPr>
              <w:t xml:space="preserve"> Experiment</w:t>
            </w:r>
          </w:p>
        </w:tc>
      </w:tr>
      <w:tr w14:paraId="72397137">
        <w:tblPrEx>
          <w:tblCellMar>
            <w:top w:w="0" w:type="dxa"/>
            <w:left w:w="108" w:type="dxa"/>
            <w:bottom w:w="0" w:type="dxa"/>
            <w:right w:w="108" w:type="dxa"/>
          </w:tblCellMar>
        </w:tblPrEx>
        <w:trPr>
          <w:cantSplit/>
        </w:trPr>
        <w:tc>
          <w:tcPr>
            <w:tcW w:w="234" w:type="pct"/>
            <w:vAlign w:val="center"/>
          </w:tcPr>
          <w:p w14:paraId="036E04A5">
            <w:pPr>
              <w:jc w:val="center"/>
              <w:rPr>
                <w:rFonts w:ascii="Times New Roman" w:hAnsi="Times New Roman" w:cs="Times New Roman"/>
              </w:rPr>
            </w:pPr>
            <w:r>
              <w:rPr>
                <w:rFonts w:ascii="Times New Roman" w:hAnsi="Times New Roman" w:cs="Times New Roman"/>
              </w:rPr>
              <w:t>21</w:t>
            </w:r>
          </w:p>
        </w:tc>
        <w:tc>
          <w:tcPr>
            <w:tcW w:w="1103" w:type="pct"/>
            <w:vAlign w:val="center"/>
          </w:tcPr>
          <w:p w14:paraId="4DDF5365">
            <w:pPr>
              <w:jc w:val="center"/>
              <w:rPr>
                <w:rFonts w:ascii="Times New Roman" w:hAnsi="Times New Roman" w:cs="Times New Roman"/>
              </w:rPr>
            </w:pPr>
            <w:del w:id="450" w:author="蔡振辛 [2]" w:date="2026-09-24T21:08:39Z">
              <w:r>
                <w:rPr>
                  <w:rFonts w:ascii="Times New Roman" w:hAnsi="Times New Roman" w:cs="Times New Roman"/>
                </w:rPr>
                <w:delText>Feldborg_2021_IJERPH</w:delText>
              </w:r>
            </w:del>
            <w:ins w:id="451" w:author="蔡振辛 [2]" w:date="2026-09-24T21:08:39Z">
              <w:r>
                <w:rPr>
                  <w:rFonts w:ascii="Times New Roman" w:hAnsi="Times New Roman" w:cs="Times New Roman"/>
                </w:rPr>
                <w:t>Dalmaso_2024_ConsciousCog</w:t>
              </w:r>
            </w:ins>
          </w:p>
        </w:tc>
        <w:tc>
          <w:tcPr>
            <w:tcW w:w="545" w:type="pct"/>
            <w:vAlign w:val="center"/>
          </w:tcPr>
          <w:p w14:paraId="2AC582AF">
            <w:pPr>
              <w:jc w:val="center"/>
              <w:rPr>
                <w:rFonts w:ascii="Times New Roman" w:hAnsi="Times New Roman" w:cs="Times New Roman"/>
              </w:rPr>
            </w:pPr>
            <w:r>
              <w:rPr>
                <w:rFonts w:ascii="Times New Roman" w:hAnsi="Times New Roman" w:cs="Times New Roman"/>
              </w:rPr>
              <w:t>M</w:t>
            </w:r>
            <w:del w:id="452" w:author="蔡振辛 [2]" w:date="2026-09-24T21:08:39Z">
              <w:r>
                <w:rPr>
                  <w:rFonts w:ascii="Times New Roman" w:hAnsi="Times New Roman" w:cs="Times New Roman"/>
                </w:rPr>
                <w:delText xml:space="preserve"> Feldborg</w:delText>
              </w:r>
            </w:del>
            <w:ins w:id="453" w:author="蔡振辛 [2]" w:date="2026-09-24T21:08:39Z">
              <w:r>
                <w:rPr>
                  <w:rFonts w:ascii="Times New Roman" w:hAnsi="Times New Roman" w:cs="Times New Roman"/>
                </w:rPr>
                <w:t>ario Dalmaso</w:t>
              </w:r>
            </w:ins>
            <w:r>
              <w:rPr>
                <w:rFonts w:ascii="Times New Roman" w:hAnsi="Times New Roman" w:cs="Times New Roman"/>
              </w:rPr>
              <w:t xml:space="preserve"> et al.</w:t>
            </w:r>
            <w:del w:id="454" w:author="蔡振辛 [2]" w:date="2026-09-24T21:08:39Z">
              <w:r>
                <w:rPr>
                  <w:rFonts w:ascii="Times New Roman" w:hAnsi="Times New Roman" w:cs="Times New Roman"/>
                </w:rPr>
                <w:delText> </w:delText>
              </w:r>
            </w:del>
            <w:ins w:id="455" w:author="蔡振辛 [2]" w:date="2026-09-24T21:08:39Z">
              <w:r>
                <w:rPr>
                  <w:rFonts w:ascii="Times New Roman" w:hAnsi="Times New Roman" w:cs="Times New Roman"/>
                </w:rPr>
                <w:t xml:space="preserve"> </w:t>
              </w:r>
            </w:ins>
            <w:r>
              <w:rPr>
                <w:rFonts w:ascii="Times New Roman" w:hAnsi="Times New Roman" w:cs="Times New Roman"/>
              </w:rPr>
              <w:t>(202</w:t>
            </w:r>
            <w:del w:id="456" w:author="蔡振辛 [2]" w:date="2026-09-24T21:08:39Z">
              <w:r>
                <w:rPr>
                  <w:rFonts w:ascii="Times New Roman" w:hAnsi="Times New Roman" w:cs="Times New Roman"/>
                </w:rPr>
                <w:delText>1</w:delText>
              </w:r>
            </w:del>
            <w:ins w:id="457" w:author="蔡振辛 [2]" w:date="2026-09-24T21:08:39Z">
              <w:r>
                <w:rPr>
                  <w:rFonts w:ascii="Times New Roman" w:hAnsi="Times New Roman" w:cs="Times New Roman"/>
                </w:rPr>
                <w:t>4</w:t>
              </w:r>
            </w:ins>
            <w:r>
              <w:rPr>
                <w:rFonts w:ascii="Times New Roman" w:hAnsi="Times New Roman" w:cs="Times New Roman"/>
              </w:rPr>
              <w:t>)</w:t>
            </w:r>
          </w:p>
        </w:tc>
        <w:tc>
          <w:tcPr>
            <w:tcW w:w="250" w:type="pct"/>
            <w:vAlign w:val="center"/>
          </w:tcPr>
          <w:p w14:paraId="7F7B32DF">
            <w:pPr>
              <w:jc w:val="center"/>
              <w:rPr>
                <w:rFonts w:ascii="Times New Roman" w:hAnsi="Times New Roman" w:cs="Times New Roman"/>
              </w:rPr>
            </w:pPr>
            <w:r>
              <w:rPr>
                <w:rFonts w:ascii="Times New Roman" w:hAnsi="Times New Roman" w:cs="Times New Roman"/>
              </w:rPr>
              <w:t>Exp1</w:t>
            </w:r>
          </w:p>
        </w:tc>
        <w:tc>
          <w:tcPr>
            <w:tcW w:w="341" w:type="pct"/>
            <w:vAlign w:val="center"/>
          </w:tcPr>
          <w:p w14:paraId="044A63BF">
            <w:pPr>
              <w:jc w:val="center"/>
              <w:rPr>
                <w:rFonts w:ascii="Times New Roman" w:hAnsi="Times New Roman" w:cs="Times New Roman"/>
              </w:rPr>
            </w:pPr>
            <w:del w:id="458" w:author="蔡振辛 [2]" w:date="2026-09-24T21:08:39Z">
              <w:r>
                <w:rPr>
                  <w:rFonts w:ascii="Times New Roman" w:hAnsi="Times New Roman" w:cs="Times New Roman"/>
                </w:rPr>
                <w:delText>UK</w:delText>
              </w:r>
            </w:del>
            <w:ins w:id="459" w:author="蔡振辛 [2]" w:date="2026-09-24T21:08:39Z">
              <w:r>
                <w:rPr>
                  <w:rFonts w:ascii="Times New Roman" w:hAnsi="Times New Roman" w:cs="Times New Roman"/>
                </w:rPr>
                <w:t>Japan</w:t>
              </w:r>
            </w:ins>
          </w:p>
        </w:tc>
        <w:tc>
          <w:tcPr>
            <w:tcW w:w="374" w:type="pct"/>
            <w:vAlign w:val="center"/>
          </w:tcPr>
          <w:p w14:paraId="168D5DB4">
            <w:pPr>
              <w:jc w:val="center"/>
              <w:rPr>
                <w:rFonts w:ascii="Times New Roman" w:hAnsi="Times New Roman" w:cs="Times New Roman"/>
              </w:rPr>
            </w:pPr>
            <w:del w:id="460" w:author="蔡振辛 [2]" w:date="2026-09-24T21:08:39Z">
              <w:r>
                <w:rPr>
                  <w:rFonts w:ascii="Times New Roman" w:hAnsi="Times New Roman" w:cs="Times New Roman"/>
                </w:rPr>
                <w:delText>English</w:delText>
              </w:r>
            </w:del>
            <w:ins w:id="461" w:author="蔡振辛 [2]" w:date="2026-09-24T21:08:39Z">
              <w:r>
                <w:rPr>
                  <w:rFonts w:ascii="Times New Roman" w:hAnsi="Times New Roman" w:cs="Times New Roman"/>
                </w:rPr>
                <w:t>Japanese</w:t>
              </w:r>
            </w:ins>
          </w:p>
        </w:tc>
        <w:tc>
          <w:tcPr>
            <w:tcW w:w="364" w:type="pct"/>
            <w:vAlign w:val="center"/>
          </w:tcPr>
          <w:p w14:paraId="1DAB2017">
            <w:pPr>
              <w:jc w:val="center"/>
              <w:rPr>
                <w:rFonts w:ascii="Times New Roman" w:hAnsi="Times New Roman" w:cs="Times New Roman"/>
              </w:rPr>
            </w:pPr>
            <w:del w:id="462" w:author="蔡振辛 [2]" w:date="2026-09-24T21:08:39Z">
              <w:r>
                <w:rPr>
                  <w:rFonts w:ascii="Times New Roman" w:hAnsi="Times New Roman" w:cs="Times New Roman"/>
                </w:rPr>
                <w:delText>5</w:delText>
              </w:r>
            </w:del>
            <w:r>
              <w:rPr>
                <w:rFonts w:ascii="Times New Roman" w:hAnsi="Times New Roman" w:cs="Times New Roman"/>
              </w:rPr>
              <w:t>4</w:t>
            </w:r>
            <w:ins w:id="463" w:author="蔡振辛 [2]" w:date="2026-09-24T21:08:39Z">
              <w:r>
                <w:rPr>
                  <w:rFonts w:ascii="Times New Roman" w:hAnsi="Times New Roman" w:cs="Times New Roman"/>
                </w:rPr>
                <w:t>0</w:t>
              </w:r>
            </w:ins>
            <w:r>
              <w:rPr>
                <w:rFonts w:ascii="Times New Roman" w:hAnsi="Times New Roman" w:cs="Times New Roman"/>
              </w:rPr>
              <w:t xml:space="preserve"> (1</w:t>
            </w:r>
            <w:del w:id="464" w:author="蔡振辛 [2]" w:date="2026-09-24T21:08:39Z">
              <w:r>
                <w:rPr>
                  <w:rFonts w:ascii="Times New Roman" w:hAnsi="Times New Roman" w:cs="Times New Roman"/>
                </w:rPr>
                <w:delText>2/40</w:delText>
              </w:r>
            </w:del>
            <w:ins w:id="465" w:author="蔡振辛 [2]" w:date="2026-09-24T21:08:39Z">
              <w:r>
                <w:rPr>
                  <w:rFonts w:ascii="Times New Roman" w:hAnsi="Times New Roman" w:cs="Times New Roman"/>
                </w:rPr>
                <w:t>9/21</w:t>
              </w:r>
            </w:ins>
            <w:r>
              <w:rPr>
                <w:rFonts w:ascii="Times New Roman" w:hAnsi="Times New Roman" w:cs="Times New Roman"/>
              </w:rPr>
              <w:t>)</w:t>
            </w:r>
          </w:p>
        </w:tc>
        <w:tc>
          <w:tcPr>
            <w:tcW w:w="369" w:type="pct"/>
            <w:vAlign w:val="center"/>
          </w:tcPr>
          <w:p w14:paraId="15CDFA53">
            <w:pPr>
              <w:jc w:val="center"/>
              <w:rPr>
                <w:rFonts w:ascii="Times New Roman" w:hAnsi="Times New Roman" w:cs="Times New Roman"/>
              </w:rPr>
            </w:pPr>
            <w:del w:id="466" w:author="蔡振辛 [2]" w:date="2026-09-24T21:08:39Z">
              <w:r>
                <w:rPr>
                  <w:rFonts w:ascii="Times New Roman" w:hAnsi="Times New Roman" w:cs="Times New Roman"/>
                </w:rPr>
                <w:delText xml:space="preserve">geometric shape and </w:delText>
              </w:r>
            </w:del>
            <w:r>
              <w:rPr>
                <w:rFonts w:ascii="Times New Roman" w:hAnsi="Times New Roman" w:cs="Times New Roman"/>
              </w:rPr>
              <w:t>face</w:t>
            </w:r>
          </w:p>
        </w:tc>
        <w:tc>
          <w:tcPr>
            <w:tcW w:w="553" w:type="pct"/>
            <w:vAlign w:val="center"/>
          </w:tcPr>
          <w:p w14:paraId="659871DA">
            <w:pPr>
              <w:jc w:val="center"/>
              <w:rPr>
                <w:rFonts w:ascii="Times New Roman" w:hAnsi="Times New Roman" w:cs="Times New Roman"/>
              </w:rPr>
            </w:pPr>
            <w:r>
              <w:rPr>
                <w:rFonts w:ascii="Times New Roman" w:hAnsi="Times New Roman" w:cs="Times New Roman"/>
              </w:rPr>
              <w:t>3</w:t>
            </w:r>
            <w:del w:id="467" w:author="蔡振辛 [2]" w:date="2026-09-24T21:08:39Z">
              <w:r>
                <w:rPr>
                  <w:rFonts w:ascii="Times New Roman" w:hAnsi="Times New Roman" w:cs="Times New Roman"/>
                </w:rPr>
                <w:delText>2</w:delText>
              </w:r>
            </w:del>
            <w:ins w:id="468" w:author="蔡振辛 [2]" w:date="2026-09-24T21:08:39Z">
              <w:r>
                <w:rPr>
                  <w:rFonts w:ascii="Times New Roman" w:hAnsi="Times New Roman" w:cs="Times New Roman"/>
                </w:rPr>
                <w:t>6</w:t>
              </w:r>
            </w:ins>
            <w:r>
              <w:rPr>
                <w:rFonts w:ascii="Times New Roman" w:hAnsi="Times New Roman" w:cs="Times New Roman"/>
              </w:rPr>
              <w:t>0</w:t>
            </w:r>
          </w:p>
        </w:tc>
        <w:tc>
          <w:tcPr>
            <w:tcW w:w="337" w:type="pct"/>
            <w:vAlign w:val="center"/>
          </w:tcPr>
          <w:p w14:paraId="43FCD24D">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5FE3B3B7">
            <w:pPr>
              <w:jc w:val="center"/>
              <w:rPr>
                <w:rFonts w:ascii="Times New Roman" w:hAnsi="Times New Roman" w:cs="Times New Roman"/>
              </w:rPr>
            </w:pPr>
            <w:del w:id="469" w:author="蔡振辛 [2]" w:date="2026-09-24T21:08:39Z">
              <w:r>
                <w:rPr>
                  <w:rFonts w:ascii="Times New Roman" w:hAnsi="Times New Roman" w:cs="Times New Roman"/>
                </w:rPr>
                <w:delText>Online</w:delText>
              </w:r>
            </w:del>
            <w:ins w:id="470" w:author="蔡振辛 [2]" w:date="2026-09-24T21:08:39Z">
              <w:r>
                <w:rPr>
                  <w:rFonts w:ascii="Times New Roman" w:hAnsi="Times New Roman" w:cs="Times New Roman"/>
                </w:rPr>
                <w:t>Lab</w:t>
              </w:r>
            </w:ins>
            <w:r>
              <w:rPr>
                <w:rFonts w:ascii="Times New Roman" w:hAnsi="Times New Roman" w:cs="Times New Roman"/>
              </w:rPr>
              <w:t xml:space="preserve"> Experiment</w:t>
            </w:r>
          </w:p>
        </w:tc>
      </w:tr>
      <w:tr w14:paraId="39A1C3AC">
        <w:tblPrEx>
          <w:tblCellMar>
            <w:top w:w="0" w:type="dxa"/>
            <w:left w:w="108" w:type="dxa"/>
            <w:bottom w:w="0" w:type="dxa"/>
            <w:right w:w="108" w:type="dxa"/>
          </w:tblCellMar>
        </w:tblPrEx>
        <w:trPr>
          <w:cantSplit/>
        </w:trPr>
        <w:tc>
          <w:tcPr>
            <w:tcW w:w="234" w:type="pct"/>
            <w:vAlign w:val="center"/>
          </w:tcPr>
          <w:p w14:paraId="52663488">
            <w:pPr>
              <w:jc w:val="center"/>
              <w:rPr>
                <w:rFonts w:ascii="Times New Roman" w:hAnsi="Times New Roman" w:cs="Times New Roman"/>
              </w:rPr>
            </w:pPr>
            <w:r>
              <w:rPr>
                <w:rFonts w:ascii="Times New Roman" w:hAnsi="Times New Roman" w:cs="Times New Roman"/>
              </w:rPr>
              <w:t>22</w:t>
            </w:r>
          </w:p>
        </w:tc>
        <w:tc>
          <w:tcPr>
            <w:tcW w:w="1103" w:type="pct"/>
            <w:vAlign w:val="center"/>
          </w:tcPr>
          <w:p w14:paraId="03EE5A75">
            <w:pPr>
              <w:jc w:val="center"/>
              <w:rPr>
                <w:rFonts w:ascii="Times New Roman" w:hAnsi="Times New Roman" w:cs="Times New Roman"/>
              </w:rPr>
            </w:pPr>
            <w:del w:id="471" w:author="蔡振辛 [2]" w:date="2026-09-24T21:08:39Z">
              <w:r>
                <w:rPr>
                  <w:rFonts w:ascii="Times New Roman" w:hAnsi="Times New Roman" w:cs="Times New Roman"/>
                </w:rPr>
                <w:delText>Golubickis_2021_ActaPsych</w:delText>
              </w:r>
            </w:del>
            <w:ins w:id="472" w:author="蔡振辛 [2]" w:date="2026-09-24T21:08:39Z">
              <w:r>
                <w:rPr>
                  <w:rFonts w:ascii="Times New Roman" w:hAnsi="Times New Roman" w:cs="Times New Roman"/>
                </w:rPr>
                <w:t>Dalmaso_2024_ConsciousCog</w:t>
              </w:r>
            </w:ins>
          </w:p>
        </w:tc>
        <w:tc>
          <w:tcPr>
            <w:tcW w:w="545" w:type="pct"/>
            <w:vAlign w:val="center"/>
          </w:tcPr>
          <w:p w14:paraId="2A4B1355">
            <w:pPr>
              <w:jc w:val="center"/>
              <w:rPr>
                <w:rFonts w:ascii="Times New Roman" w:hAnsi="Times New Roman" w:cs="Times New Roman"/>
              </w:rPr>
            </w:pPr>
            <w:del w:id="473" w:author="蔡振辛 [2]" w:date="2026-09-24T21:08:39Z">
              <w:r>
                <w:rPr>
                  <w:rFonts w:ascii="Times New Roman" w:hAnsi="Times New Roman" w:cs="Times New Roman"/>
                </w:rPr>
                <w:delText>Golubickis &amp; Macrae</w:delText>
              </w:r>
            </w:del>
            <w:ins w:id="474" w:author="蔡振辛 [2]" w:date="2026-09-24T21:08:39Z">
              <w:r>
                <w:rPr>
                  <w:rFonts w:ascii="Times New Roman" w:hAnsi="Times New Roman" w:cs="Times New Roman"/>
                </w:rPr>
                <w:t>Mario Dalmaso et al.</w:t>
              </w:r>
            </w:ins>
            <w:r>
              <w:rPr>
                <w:rFonts w:ascii="Times New Roman" w:hAnsi="Times New Roman" w:cs="Times New Roman"/>
              </w:rPr>
              <w:t xml:space="preserve"> (202</w:t>
            </w:r>
            <w:del w:id="475" w:author="蔡振辛 [2]" w:date="2026-09-24T21:08:39Z">
              <w:r>
                <w:rPr>
                  <w:rFonts w:ascii="Times New Roman" w:hAnsi="Times New Roman" w:cs="Times New Roman"/>
                </w:rPr>
                <w:delText>1</w:delText>
              </w:r>
            </w:del>
            <w:ins w:id="476" w:author="蔡振辛 [2]" w:date="2026-09-24T21:08:39Z">
              <w:r>
                <w:rPr>
                  <w:rFonts w:ascii="Times New Roman" w:hAnsi="Times New Roman" w:cs="Times New Roman"/>
                </w:rPr>
                <w:t>4</w:t>
              </w:r>
            </w:ins>
            <w:r>
              <w:rPr>
                <w:rFonts w:ascii="Times New Roman" w:hAnsi="Times New Roman" w:cs="Times New Roman"/>
              </w:rPr>
              <w:t>)</w:t>
            </w:r>
          </w:p>
        </w:tc>
        <w:tc>
          <w:tcPr>
            <w:tcW w:w="250" w:type="pct"/>
            <w:vAlign w:val="center"/>
          </w:tcPr>
          <w:p w14:paraId="52EE4211">
            <w:pPr>
              <w:jc w:val="center"/>
              <w:rPr>
                <w:rFonts w:ascii="Times New Roman" w:hAnsi="Times New Roman" w:cs="Times New Roman"/>
              </w:rPr>
            </w:pPr>
            <w:r>
              <w:rPr>
                <w:rFonts w:ascii="Times New Roman" w:hAnsi="Times New Roman" w:cs="Times New Roman"/>
              </w:rPr>
              <w:t>Exp</w:t>
            </w:r>
            <w:del w:id="477" w:author="蔡振辛 [2]" w:date="2026-09-24T21:08:39Z">
              <w:r>
                <w:rPr>
                  <w:rFonts w:ascii="Times New Roman" w:hAnsi="Times New Roman" w:cs="Times New Roman"/>
                </w:rPr>
                <w:delText>1</w:delText>
              </w:r>
            </w:del>
            <w:ins w:id="478" w:author="蔡振辛 [2]" w:date="2026-09-24T21:08:39Z">
              <w:r>
                <w:rPr>
                  <w:rFonts w:ascii="Times New Roman" w:hAnsi="Times New Roman" w:cs="Times New Roman"/>
                </w:rPr>
                <w:t>2</w:t>
              </w:r>
            </w:ins>
          </w:p>
        </w:tc>
        <w:tc>
          <w:tcPr>
            <w:tcW w:w="341" w:type="pct"/>
            <w:vAlign w:val="center"/>
          </w:tcPr>
          <w:p w14:paraId="2285D8F6">
            <w:pPr>
              <w:jc w:val="center"/>
              <w:rPr>
                <w:rFonts w:ascii="Times New Roman" w:hAnsi="Times New Roman" w:cs="Times New Roman"/>
              </w:rPr>
            </w:pPr>
            <w:del w:id="479" w:author="蔡振辛 [2]" w:date="2026-09-24T21:08:39Z">
              <w:r>
                <w:rPr>
                  <w:rFonts w:ascii="Times New Roman" w:hAnsi="Times New Roman" w:cs="Times New Roman"/>
                </w:rPr>
                <w:delText>Un</w:delText>
              </w:r>
            </w:del>
            <w:r>
              <w:rPr>
                <w:rFonts w:ascii="Times New Roman" w:hAnsi="Times New Roman" w:cs="Times New Roman"/>
              </w:rPr>
              <w:t>It</w:t>
            </w:r>
            <w:del w:id="480" w:author="蔡振辛 [2]" w:date="2026-09-24T21:08:39Z">
              <w:r>
                <w:rPr>
                  <w:rFonts w:ascii="Times New Roman" w:hAnsi="Times New Roman" w:cs="Times New Roman"/>
                </w:rPr>
                <w:delText>ed Kingdom</w:delText>
              </w:r>
            </w:del>
            <w:ins w:id="481" w:author="蔡振辛 [2]" w:date="2026-09-24T21:08:39Z">
              <w:r>
                <w:rPr>
                  <w:rFonts w:ascii="Times New Roman" w:hAnsi="Times New Roman" w:cs="Times New Roman"/>
                </w:rPr>
                <w:t>aly</w:t>
              </w:r>
            </w:ins>
          </w:p>
        </w:tc>
        <w:tc>
          <w:tcPr>
            <w:tcW w:w="374" w:type="pct"/>
            <w:vAlign w:val="center"/>
          </w:tcPr>
          <w:p w14:paraId="541E4C44">
            <w:pPr>
              <w:jc w:val="center"/>
              <w:rPr>
                <w:rFonts w:ascii="Times New Roman" w:hAnsi="Times New Roman" w:cs="Times New Roman"/>
              </w:rPr>
            </w:pPr>
            <w:del w:id="482" w:author="蔡振辛 [2]" w:date="2026-09-24T21:08:39Z">
              <w:r>
                <w:rPr>
                  <w:rFonts w:ascii="Times New Roman" w:hAnsi="Times New Roman" w:cs="Times New Roman"/>
                </w:rPr>
                <w:delText>English</w:delText>
              </w:r>
            </w:del>
            <w:ins w:id="483" w:author="蔡振辛 [2]" w:date="2026-09-24T21:08:39Z">
              <w:r>
                <w:rPr>
                  <w:rFonts w:ascii="Times New Roman" w:hAnsi="Times New Roman" w:cs="Times New Roman"/>
                </w:rPr>
                <w:t>Italian</w:t>
              </w:r>
            </w:ins>
          </w:p>
        </w:tc>
        <w:tc>
          <w:tcPr>
            <w:tcW w:w="364" w:type="pct"/>
            <w:vAlign w:val="center"/>
          </w:tcPr>
          <w:p w14:paraId="55C23BBC">
            <w:pPr>
              <w:jc w:val="center"/>
              <w:rPr>
                <w:rFonts w:ascii="Times New Roman" w:hAnsi="Times New Roman" w:cs="Times New Roman"/>
              </w:rPr>
            </w:pPr>
            <w:del w:id="484" w:author="蔡振辛 [2]" w:date="2026-09-24T21:08:39Z">
              <w:r>
                <w:rPr>
                  <w:rFonts w:ascii="Times New Roman" w:hAnsi="Times New Roman" w:cs="Times New Roman"/>
                </w:rPr>
                <w:delText>30 (9/21</w:delText>
              </w:r>
            </w:del>
            <w:ins w:id="485" w:author="蔡振辛 [2]" w:date="2026-09-24T21:08:39Z">
              <w:r>
                <w:rPr>
                  <w:rFonts w:ascii="Times New Roman" w:hAnsi="Times New Roman" w:cs="Times New Roman"/>
                </w:rPr>
                <w:t>40 (16/24</w:t>
              </w:r>
            </w:ins>
            <w:r>
              <w:rPr>
                <w:rFonts w:ascii="Times New Roman" w:hAnsi="Times New Roman" w:cs="Times New Roman"/>
              </w:rPr>
              <w:t>)</w:t>
            </w:r>
          </w:p>
        </w:tc>
        <w:tc>
          <w:tcPr>
            <w:tcW w:w="369" w:type="pct"/>
            <w:vAlign w:val="center"/>
          </w:tcPr>
          <w:p w14:paraId="420E2041">
            <w:pPr>
              <w:jc w:val="center"/>
              <w:rPr>
                <w:rFonts w:ascii="Times New Roman" w:hAnsi="Times New Roman" w:cs="Times New Roman"/>
              </w:rPr>
            </w:pPr>
            <w:del w:id="486" w:author="蔡振辛 [2]" w:date="2026-09-24T21:08:39Z">
              <w:r>
                <w:rPr>
                  <w:rFonts w:ascii="Times New Roman" w:hAnsi="Times New Roman" w:cs="Times New Roman"/>
                </w:rPr>
                <w:delText>geometric shap</w:delText>
              </w:r>
            </w:del>
            <w:ins w:id="487" w:author="蔡振辛 [2]" w:date="2026-09-24T21:08:39Z">
              <w:r>
                <w:rPr>
                  <w:rFonts w:ascii="Times New Roman" w:hAnsi="Times New Roman" w:cs="Times New Roman"/>
                </w:rPr>
                <w:t>fac</w:t>
              </w:r>
            </w:ins>
            <w:r>
              <w:rPr>
                <w:rFonts w:ascii="Times New Roman" w:hAnsi="Times New Roman" w:cs="Times New Roman"/>
              </w:rPr>
              <w:t>e</w:t>
            </w:r>
          </w:p>
        </w:tc>
        <w:tc>
          <w:tcPr>
            <w:tcW w:w="553" w:type="pct"/>
            <w:vAlign w:val="center"/>
          </w:tcPr>
          <w:p w14:paraId="60FD4D41">
            <w:pPr>
              <w:jc w:val="center"/>
              <w:rPr>
                <w:rFonts w:ascii="Times New Roman" w:hAnsi="Times New Roman" w:cs="Times New Roman"/>
              </w:rPr>
            </w:pPr>
            <w:r>
              <w:rPr>
                <w:rFonts w:ascii="Times New Roman" w:hAnsi="Times New Roman" w:cs="Times New Roman"/>
              </w:rPr>
              <w:t>360</w:t>
            </w:r>
          </w:p>
        </w:tc>
        <w:tc>
          <w:tcPr>
            <w:tcW w:w="337" w:type="pct"/>
            <w:vAlign w:val="center"/>
          </w:tcPr>
          <w:p w14:paraId="45288DA8">
            <w:pPr>
              <w:jc w:val="center"/>
              <w:rPr>
                <w:rFonts w:ascii="Times New Roman" w:hAnsi="Times New Roman" w:cs="Times New Roman"/>
              </w:rPr>
            </w:pPr>
            <w:del w:id="488" w:author="蔡振辛 [2]" w:date="2026-09-24T21:08:39Z">
              <w:r>
                <w:rPr>
                  <w:rFonts w:ascii="Times New Roman" w:hAnsi="Times New Roman" w:cs="Times New Roman"/>
                </w:rPr>
                <w:delText>NA</w:delText>
              </w:r>
            </w:del>
            <w:ins w:id="489" w:author="蔡振辛 [2]" w:date="2026-09-24T21:08:39Z">
              <w:r>
                <w:rPr>
                  <w:rFonts w:ascii="Times New Roman" w:hAnsi="Times New Roman" w:cs="Times New Roman"/>
                </w:rPr>
                <w:t>CC BY 4.0</w:t>
              </w:r>
            </w:ins>
          </w:p>
        </w:tc>
        <w:tc>
          <w:tcPr>
            <w:tcW w:w="525" w:type="pct"/>
            <w:vAlign w:val="center"/>
          </w:tcPr>
          <w:p w14:paraId="70C712EB">
            <w:pPr>
              <w:jc w:val="center"/>
              <w:rPr>
                <w:rFonts w:ascii="Times New Roman" w:hAnsi="Times New Roman" w:cs="Times New Roman"/>
              </w:rPr>
            </w:pPr>
            <w:del w:id="490" w:author="蔡振辛 [2]" w:date="2026-09-24T21:08:39Z">
              <w:r>
                <w:rPr>
                  <w:rFonts w:ascii="Times New Roman" w:hAnsi="Times New Roman" w:cs="Times New Roman"/>
                </w:rPr>
                <w:delText>Online</w:delText>
              </w:r>
            </w:del>
            <w:ins w:id="491" w:author="蔡振辛 [2]" w:date="2026-09-24T21:08:39Z">
              <w:r>
                <w:rPr>
                  <w:rFonts w:ascii="Times New Roman" w:hAnsi="Times New Roman" w:cs="Times New Roman"/>
                </w:rPr>
                <w:t>Lab</w:t>
              </w:r>
            </w:ins>
            <w:r>
              <w:rPr>
                <w:rFonts w:ascii="Times New Roman" w:hAnsi="Times New Roman" w:cs="Times New Roman"/>
              </w:rPr>
              <w:t xml:space="preserve"> Experiment</w:t>
            </w:r>
          </w:p>
        </w:tc>
      </w:tr>
      <w:tr w14:paraId="226DECF7">
        <w:tblPrEx>
          <w:tblCellMar>
            <w:top w:w="0" w:type="dxa"/>
            <w:left w:w="108" w:type="dxa"/>
            <w:bottom w:w="0" w:type="dxa"/>
            <w:right w:w="108" w:type="dxa"/>
          </w:tblCellMar>
        </w:tblPrEx>
        <w:trPr>
          <w:cantSplit/>
        </w:trPr>
        <w:tc>
          <w:tcPr>
            <w:tcW w:w="234" w:type="pct"/>
            <w:vAlign w:val="center"/>
          </w:tcPr>
          <w:p w14:paraId="21A844E6">
            <w:pPr>
              <w:jc w:val="center"/>
              <w:rPr>
                <w:rFonts w:ascii="Times New Roman" w:hAnsi="Times New Roman" w:cs="Times New Roman"/>
              </w:rPr>
            </w:pPr>
            <w:r>
              <w:rPr>
                <w:rFonts w:ascii="Times New Roman" w:hAnsi="Times New Roman" w:cs="Times New Roman"/>
              </w:rPr>
              <w:t>23</w:t>
            </w:r>
          </w:p>
        </w:tc>
        <w:tc>
          <w:tcPr>
            <w:tcW w:w="1103" w:type="pct"/>
            <w:vAlign w:val="center"/>
          </w:tcPr>
          <w:p w14:paraId="2754FC15">
            <w:pPr>
              <w:jc w:val="center"/>
              <w:rPr>
                <w:rFonts w:ascii="Times New Roman" w:hAnsi="Times New Roman" w:cs="Times New Roman"/>
              </w:rPr>
            </w:pPr>
            <w:del w:id="492" w:author="蔡振辛 [2]" w:date="2026-09-24T21:08:39Z">
              <w:r>
                <w:rPr>
                  <w:rFonts w:ascii="Times New Roman" w:hAnsi="Times New Roman" w:cs="Times New Roman"/>
                </w:rPr>
                <w:delText>Golubickis_2021_ActaPsyc</w:delText>
              </w:r>
            </w:del>
            <w:ins w:id="493" w:author="蔡振辛 [2]" w:date="2026-09-24T21:08:39Z">
              <w:r>
                <w:rPr>
                  <w:rFonts w:ascii="Times New Roman" w:hAnsi="Times New Roman" w:cs="Times New Roman"/>
                </w:rPr>
                <w:t>Feldborg_2021_IJERP</w:t>
              </w:r>
            </w:ins>
            <w:r>
              <w:rPr>
                <w:rFonts w:ascii="Times New Roman" w:hAnsi="Times New Roman" w:cs="Times New Roman"/>
              </w:rPr>
              <w:t>H</w:t>
            </w:r>
          </w:p>
        </w:tc>
        <w:tc>
          <w:tcPr>
            <w:tcW w:w="545" w:type="pct"/>
            <w:vAlign w:val="center"/>
          </w:tcPr>
          <w:p w14:paraId="17F35A0D">
            <w:pPr>
              <w:jc w:val="center"/>
              <w:rPr>
                <w:rFonts w:ascii="Times New Roman" w:hAnsi="Times New Roman" w:cs="Times New Roman"/>
              </w:rPr>
            </w:pPr>
            <w:del w:id="494" w:author="蔡振辛 [2]" w:date="2026-09-24T21:08:39Z">
              <w:r>
                <w:rPr>
                  <w:rFonts w:ascii="Times New Roman" w:hAnsi="Times New Roman" w:cs="Times New Roman"/>
                </w:rPr>
                <w:delText>Golubickis &amp; Macrae</w:delText>
              </w:r>
            </w:del>
            <w:ins w:id="495" w:author="蔡振辛 [2]" w:date="2026-09-24T21:08:39Z">
              <w:r>
                <w:rPr>
                  <w:rFonts w:ascii="Times New Roman" w:hAnsi="Times New Roman" w:cs="Times New Roman"/>
                </w:rPr>
                <w:t>M Feldborg et al.</w:t>
              </w:r>
            </w:ins>
            <w:r>
              <w:rPr>
                <w:rFonts w:ascii="Times New Roman" w:hAnsi="Times New Roman" w:cs="Times New Roman"/>
              </w:rPr>
              <w:t xml:space="preserve"> (2021)</w:t>
            </w:r>
          </w:p>
        </w:tc>
        <w:tc>
          <w:tcPr>
            <w:tcW w:w="250" w:type="pct"/>
            <w:vAlign w:val="center"/>
          </w:tcPr>
          <w:p w14:paraId="057E4D46">
            <w:pPr>
              <w:jc w:val="center"/>
              <w:rPr>
                <w:rFonts w:ascii="Times New Roman" w:hAnsi="Times New Roman" w:cs="Times New Roman"/>
              </w:rPr>
            </w:pPr>
            <w:r>
              <w:rPr>
                <w:rFonts w:ascii="Times New Roman" w:hAnsi="Times New Roman" w:cs="Times New Roman"/>
              </w:rPr>
              <w:t>Exp</w:t>
            </w:r>
            <w:del w:id="496" w:author="蔡振辛 [2]" w:date="2026-09-24T21:08:39Z">
              <w:r>
                <w:rPr>
                  <w:rFonts w:ascii="Times New Roman" w:hAnsi="Times New Roman" w:cs="Times New Roman"/>
                </w:rPr>
                <w:delText>2</w:delText>
              </w:r>
            </w:del>
            <w:ins w:id="497" w:author="蔡振辛 [2]" w:date="2026-09-24T21:08:39Z">
              <w:r>
                <w:rPr>
                  <w:rFonts w:ascii="Times New Roman" w:hAnsi="Times New Roman" w:cs="Times New Roman"/>
                </w:rPr>
                <w:t>1</w:t>
              </w:r>
            </w:ins>
          </w:p>
        </w:tc>
        <w:tc>
          <w:tcPr>
            <w:tcW w:w="341" w:type="pct"/>
            <w:vAlign w:val="center"/>
          </w:tcPr>
          <w:p w14:paraId="0CA46F95">
            <w:pPr>
              <w:jc w:val="center"/>
              <w:rPr>
                <w:rFonts w:ascii="Times New Roman" w:hAnsi="Times New Roman" w:cs="Times New Roman"/>
              </w:rPr>
            </w:pPr>
            <w:r>
              <w:rPr>
                <w:rFonts w:ascii="Times New Roman" w:hAnsi="Times New Roman" w:cs="Times New Roman"/>
              </w:rPr>
              <w:t>U</w:t>
            </w:r>
            <w:del w:id="498" w:author="蔡振辛 [2]" w:date="2026-09-24T21:08:39Z">
              <w:r>
                <w:rPr>
                  <w:rFonts w:ascii="Times New Roman" w:hAnsi="Times New Roman" w:cs="Times New Roman"/>
                </w:rPr>
                <w:delText>nited Kingdom</w:delText>
              </w:r>
            </w:del>
            <w:ins w:id="499" w:author="蔡振辛 [2]" w:date="2026-09-24T21:08:39Z">
              <w:r>
                <w:rPr>
                  <w:rFonts w:ascii="Times New Roman" w:hAnsi="Times New Roman" w:cs="Times New Roman"/>
                </w:rPr>
                <w:t>K</w:t>
              </w:r>
            </w:ins>
          </w:p>
        </w:tc>
        <w:tc>
          <w:tcPr>
            <w:tcW w:w="374" w:type="pct"/>
            <w:vAlign w:val="center"/>
          </w:tcPr>
          <w:p w14:paraId="4B7E454A">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5F538195">
            <w:pPr>
              <w:jc w:val="center"/>
              <w:rPr>
                <w:rFonts w:ascii="Times New Roman" w:hAnsi="Times New Roman" w:cs="Times New Roman"/>
              </w:rPr>
            </w:pPr>
            <w:del w:id="500" w:author="蔡振辛 [2]" w:date="2026-09-24T21:08:39Z">
              <w:r>
                <w:rPr>
                  <w:rFonts w:ascii="Times New Roman" w:hAnsi="Times New Roman" w:cs="Times New Roman"/>
                </w:rPr>
                <w:delText>2</w:delText>
              </w:r>
            </w:del>
            <w:r>
              <w:rPr>
                <w:rFonts w:ascii="Times New Roman" w:hAnsi="Times New Roman" w:cs="Times New Roman"/>
              </w:rPr>
              <w:t>5</w:t>
            </w:r>
            <w:ins w:id="501" w:author="蔡振辛 [2]" w:date="2026-09-24T21:08:39Z">
              <w:r>
                <w:rPr>
                  <w:rFonts w:ascii="Times New Roman" w:hAnsi="Times New Roman" w:cs="Times New Roman"/>
                </w:rPr>
                <w:t>3</w:t>
              </w:r>
            </w:ins>
            <w:r>
              <w:rPr>
                <w:rFonts w:ascii="Times New Roman" w:hAnsi="Times New Roman" w:cs="Times New Roman"/>
              </w:rPr>
              <w:t xml:space="preserve"> (</w:t>
            </w:r>
            <w:del w:id="502" w:author="蔡振辛 [2]" w:date="2026-09-24T21:08:39Z">
              <w:r>
                <w:rPr>
                  <w:rFonts w:ascii="Times New Roman" w:hAnsi="Times New Roman" w:cs="Times New Roman"/>
                </w:rPr>
                <w:delText>8/17</w:delText>
              </w:r>
            </w:del>
            <w:ins w:id="503" w:author="蔡振辛 [2]" w:date="2026-09-24T21:08:39Z">
              <w:r>
                <w:rPr>
                  <w:rFonts w:ascii="Times New Roman" w:hAnsi="Times New Roman" w:cs="Times New Roman"/>
                </w:rPr>
                <w:t>10/43</w:t>
              </w:r>
            </w:ins>
            <w:r>
              <w:rPr>
                <w:rFonts w:ascii="Times New Roman" w:hAnsi="Times New Roman" w:cs="Times New Roman"/>
              </w:rPr>
              <w:t>)</w:t>
            </w:r>
          </w:p>
        </w:tc>
        <w:tc>
          <w:tcPr>
            <w:tcW w:w="369" w:type="pct"/>
            <w:vAlign w:val="center"/>
          </w:tcPr>
          <w:p w14:paraId="7950E781">
            <w:pPr>
              <w:jc w:val="center"/>
              <w:rPr>
                <w:rFonts w:ascii="Times New Roman" w:hAnsi="Times New Roman" w:cs="Times New Roman"/>
              </w:rPr>
            </w:pPr>
            <w:r>
              <w:rPr>
                <w:rFonts w:ascii="Times New Roman" w:hAnsi="Times New Roman" w:cs="Times New Roman"/>
              </w:rPr>
              <w:t>geometric shape</w:t>
            </w:r>
            <w:ins w:id="504" w:author="蔡振辛 [2]" w:date="2026-09-24T21:08:39Z">
              <w:r>
                <w:rPr>
                  <w:rFonts w:ascii="Times New Roman" w:hAnsi="Times New Roman" w:cs="Times New Roman"/>
                </w:rPr>
                <w:t xml:space="preserve"> and face</w:t>
              </w:r>
            </w:ins>
          </w:p>
        </w:tc>
        <w:tc>
          <w:tcPr>
            <w:tcW w:w="553" w:type="pct"/>
            <w:vAlign w:val="center"/>
          </w:tcPr>
          <w:p w14:paraId="1318831F">
            <w:pPr>
              <w:jc w:val="center"/>
              <w:rPr>
                <w:rFonts w:ascii="Times New Roman" w:hAnsi="Times New Roman" w:cs="Times New Roman"/>
              </w:rPr>
            </w:pPr>
            <w:r>
              <w:rPr>
                <w:rFonts w:ascii="Times New Roman" w:hAnsi="Times New Roman" w:cs="Times New Roman"/>
              </w:rPr>
              <w:t>3</w:t>
            </w:r>
            <w:del w:id="505" w:author="蔡振辛 [2]" w:date="2026-09-24T21:08:39Z">
              <w:r>
                <w:rPr>
                  <w:rFonts w:ascii="Times New Roman" w:hAnsi="Times New Roman" w:cs="Times New Roman"/>
                </w:rPr>
                <w:delText>6</w:delText>
              </w:r>
            </w:del>
            <w:ins w:id="506" w:author="蔡振辛 [2]" w:date="2026-09-24T21:08:39Z">
              <w:r>
                <w:rPr>
                  <w:rFonts w:ascii="Times New Roman" w:hAnsi="Times New Roman" w:cs="Times New Roman"/>
                </w:rPr>
                <w:t>2</w:t>
              </w:r>
            </w:ins>
            <w:r>
              <w:rPr>
                <w:rFonts w:ascii="Times New Roman" w:hAnsi="Times New Roman" w:cs="Times New Roman"/>
              </w:rPr>
              <w:t>0</w:t>
            </w:r>
          </w:p>
        </w:tc>
        <w:tc>
          <w:tcPr>
            <w:tcW w:w="337" w:type="pct"/>
            <w:vAlign w:val="center"/>
          </w:tcPr>
          <w:p w14:paraId="1E4EA11F">
            <w:pPr>
              <w:jc w:val="center"/>
              <w:rPr>
                <w:rFonts w:ascii="Times New Roman" w:hAnsi="Times New Roman" w:cs="Times New Roman"/>
              </w:rPr>
            </w:pPr>
            <w:del w:id="507" w:author="蔡振辛 [2]" w:date="2026-09-24T21:08:39Z">
              <w:r>
                <w:rPr>
                  <w:rFonts w:ascii="Times New Roman" w:hAnsi="Times New Roman" w:cs="Times New Roman"/>
                </w:rPr>
                <w:delText>NA</w:delText>
              </w:r>
            </w:del>
            <w:ins w:id="508" w:author="蔡振辛 [2]" w:date="2026-09-24T21:08:39Z">
              <w:r>
                <w:rPr>
                  <w:rFonts w:ascii="Times New Roman" w:hAnsi="Times New Roman" w:cs="Times New Roman"/>
                </w:rPr>
                <w:t>CC BY 4.0</w:t>
              </w:r>
            </w:ins>
          </w:p>
        </w:tc>
        <w:tc>
          <w:tcPr>
            <w:tcW w:w="525" w:type="pct"/>
            <w:vAlign w:val="center"/>
          </w:tcPr>
          <w:p w14:paraId="2AF8482C">
            <w:pPr>
              <w:jc w:val="center"/>
              <w:rPr>
                <w:rFonts w:ascii="Times New Roman" w:hAnsi="Times New Roman" w:cs="Times New Roman"/>
              </w:rPr>
            </w:pPr>
            <w:r>
              <w:rPr>
                <w:rFonts w:ascii="Times New Roman" w:hAnsi="Times New Roman" w:cs="Times New Roman"/>
              </w:rPr>
              <w:t>Online Experiment</w:t>
            </w:r>
          </w:p>
        </w:tc>
      </w:tr>
      <w:tr w14:paraId="2E7ABA1A">
        <w:tblPrEx>
          <w:tblCellMar>
            <w:top w:w="0" w:type="dxa"/>
            <w:left w:w="108" w:type="dxa"/>
            <w:bottom w:w="0" w:type="dxa"/>
            <w:right w:w="108" w:type="dxa"/>
          </w:tblCellMar>
        </w:tblPrEx>
        <w:trPr>
          <w:cantSplit/>
        </w:trPr>
        <w:tc>
          <w:tcPr>
            <w:tcW w:w="234" w:type="pct"/>
            <w:vAlign w:val="center"/>
          </w:tcPr>
          <w:p w14:paraId="1EB3FB7E">
            <w:pPr>
              <w:jc w:val="center"/>
              <w:rPr>
                <w:rFonts w:ascii="Times New Roman" w:hAnsi="Times New Roman" w:cs="Times New Roman"/>
              </w:rPr>
            </w:pPr>
            <w:r>
              <w:rPr>
                <w:rFonts w:ascii="Times New Roman" w:hAnsi="Times New Roman" w:cs="Times New Roman"/>
              </w:rPr>
              <w:t>24</w:t>
            </w:r>
          </w:p>
        </w:tc>
        <w:tc>
          <w:tcPr>
            <w:tcW w:w="1103" w:type="pct"/>
            <w:vAlign w:val="center"/>
          </w:tcPr>
          <w:p w14:paraId="65746590">
            <w:pPr>
              <w:jc w:val="center"/>
              <w:rPr>
                <w:rFonts w:ascii="Times New Roman" w:hAnsi="Times New Roman" w:cs="Times New Roman"/>
              </w:rPr>
            </w:pPr>
            <w:del w:id="509" w:author="蔡振辛 [2]" w:date="2026-09-24T21:08:39Z">
              <w:r>
                <w:rPr>
                  <w:rFonts w:ascii="Times New Roman" w:hAnsi="Times New Roman" w:cs="Times New Roman"/>
                </w:rPr>
                <w:delText>Haciahmet_2023_Psychophysiol</w:delText>
              </w:r>
            </w:del>
            <w:ins w:id="510" w:author="蔡振辛 [2]" w:date="2026-09-24T21:08:39Z">
              <w:r>
                <w:rPr>
                  <w:rFonts w:ascii="Times New Roman" w:hAnsi="Times New Roman" w:cs="Times New Roman"/>
                </w:rPr>
                <w:t>Feldborg_2021_IJERPH</w:t>
              </w:r>
            </w:ins>
          </w:p>
        </w:tc>
        <w:tc>
          <w:tcPr>
            <w:tcW w:w="545" w:type="pct"/>
            <w:vAlign w:val="center"/>
          </w:tcPr>
          <w:p w14:paraId="1F3CF539">
            <w:pPr>
              <w:jc w:val="center"/>
              <w:rPr>
                <w:rFonts w:ascii="Times New Roman" w:hAnsi="Times New Roman" w:cs="Times New Roman"/>
              </w:rPr>
            </w:pPr>
            <w:del w:id="511" w:author="蔡振辛 [2]" w:date="2026-09-24T21:08:39Z">
              <w:r>
                <w:rPr>
                  <w:rFonts w:ascii="Times New Roman" w:hAnsi="Times New Roman" w:cs="Times New Roman"/>
                </w:rPr>
                <w:delText>Haciahmet</w:delText>
              </w:r>
            </w:del>
            <w:ins w:id="512" w:author="蔡振辛 [2]" w:date="2026-09-24T21:08:39Z">
              <w:r>
                <w:rPr>
                  <w:rFonts w:ascii="Times New Roman" w:hAnsi="Times New Roman" w:cs="Times New Roman"/>
                </w:rPr>
                <w:t>M Feldborg</w:t>
              </w:r>
            </w:ins>
            <w:r>
              <w:rPr>
                <w:rFonts w:ascii="Times New Roman" w:hAnsi="Times New Roman" w:cs="Times New Roman"/>
              </w:rPr>
              <w:t xml:space="preserve"> et al.</w:t>
            </w:r>
            <w:del w:id="513" w:author="蔡振辛 [2]" w:date="2026-09-24T21:08:39Z">
              <w:r>
                <w:rPr>
                  <w:rFonts w:ascii="Times New Roman" w:hAnsi="Times New Roman" w:cs="Times New Roman"/>
                </w:rPr>
                <w:delText> </w:delText>
              </w:r>
            </w:del>
            <w:ins w:id="514" w:author="蔡振辛 [2]" w:date="2026-09-24T21:08:39Z">
              <w:r>
                <w:rPr>
                  <w:rFonts w:ascii="Times New Roman" w:hAnsi="Times New Roman" w:cs="Times New Roman"/>
                </w:rPr>
                <w:t xml:space="preserve"> </w:t>
              </w:r>
            </w:ins>
            <w:r>
              <w:rPr>
                <w:rFonts w:ascii="Times New Roman" w:hAnsi="Times New Roman" w:cs="Times New Roman"/>
              </w:rPr>
              <w:t>(202</w:t>
            </w:r>
            <w:del w:id="515" w:author="蔡振辛 [2]" w:date="2026-09-24T21:08:39Z">
              <w:r>
                <w:rPr>
                  <w:rFonts w:ascii="Times New Roman" w:hAnsi="Times New Roman" w:cs="Times New Roman"/>
                </w:rPr>
                <w:delText>3</w:delText>
              </w:r>
            </w:del>
            <w:ins w:id="516" w:author="蔡振辛 [2]" w:date="2026-09-24T21:08:39Z">
              <w:r>
                <w:rPr>
                  <w:rFonts w:ascii="Times New Roman" w:hAnsi="Times New Roman" w:cs="Times New Roman"/>
                </w:rPr>
                <w:t>1</w:t>
              </w:r>
            </w:ins>
            <w:r>
              <w:rPr>
                <w:rFonts w:ascii="Times New Roman" w:hAnsi="Times New Roman" w:cs="Times New Roman"/>
              </w:rPr>
              <w:t>)</w:t>
            </w:r>
          </w:p>
        </w:tc>
        <w:tc>
          <w:tcPr>
            <w:tcW w:w="250" w:type="pct"/>
            <w:vAlign w:val="center"/>
          </w:tcPr>
          <w:p w14:paraId="629DD321">
            <w:pPr>
              <w:jc w:val="center"/>
              <w:rPr>
                <w:rFonts w:ascii="Times New Roman" w:hAnsi="Times New Roman" w:cs="Times New Roman"/>
              </w:rPr>
            </w:pPr>
            <w:r>
              <w:rPr>
                <w:rFonts w:ascii="Times New Roman" w:hAnsi="Times New Roman" w:cs="Times New Roman"/>
              </w:rPr>
              <w:t>Exp1</w:t>
            </w:r>
          </w:p>
        </w:tc>
        <w:tc>
          <w:tcPr>
            <w:tcW w:w="341" w:type="pct"/>
            <w:vAlign w:val="center"/>
          </w:tcPr>
          <w:p w14:paraId="42A9AF95">
            <w:pPr>
              <w:jc w:val="center"/>
              <w:rPr>
                <w:rFonts w:ascii="Times New Roman" w:hAnsi="Times New Roman" w:cs="Times New Roman"/>
              </w:rPr>
            </w:pPr>
            <w:del w:id="517" w:author="蔡振辛 [2]" w:date="2026-09-24T21:08:39Z">
              <w:r>
                <w:rPr>
                  <w:rFonts w:ascii="Times New Roman" w:hAnsi="Times New Roman" w:cs="Times New Roman"/>
                </w:rPr>
                <w:delText>Germany</w:delText>
              </w:r>
            </w:del>
            <w:ins w:id="518" w:author="蔡振辛 [2]" w:date="2026-09-24T21:08:39Z">
              <w:r>
                <w:rPr>
                  <w:rFonts w:ascii="Times New Roman" w:hAnsi="Times New Roman" w:cs="Times New Roman"/>
                </w:rPr>
                <w:t>UK</w:t>
              </w:r>
            </w:ins>
          </w:p>
        </w:tc>
        <w:tc>
          <w:tcPr>
            <w:tcW w:w="374" w:type="pct"/>
            <w:vAlign w:val="center"/>
          </w:tcPr>
          <w:p w14:paraId="0DB37AC1">
            <w:pPr>
              <w:jc w:val="center"/>
              <w:rPr>
                <w:rFonts w:ascii="Times New Roman" w:hAnsi="Times New Roman" w:cs="Times New Roman"/>
              </w:rPr>
            </w:pPr>
            <w:del w:id="519" w:author="蔡振辛 [2]" w:date="2026-09-24T21:08:39Z">
              <w:r>
                <w:rPr>
                  <w:rFonts w:ascii="Times New Roman" w:hAnsi="Times New Roman" w:cs="Times New Roman"/>
                </w:rPr>
                <w:delText>G</w:delText>
              </w:r>
            </w:del>
            <w:r>
              <w:rPr>
                <w:rFonts w:ascii="Times New Roman" w:hAnsi="Times New Roman" w:cs="Times New Roman"/>
              </w:rPr>
              <w:t>E</w:t>
            </w:r>
            <w:del w:id="520" w:author="蔡振辛 [2]" w:date="2026-09-24T21:08:39Z">
              <w:r>
                <w:rPr>
                  <w:rFonts w:ascii="Times New Roman" w:hAnsi="Times New Roman" w:cs="Times New Roman"/>
                </w:rPr>
                <w:delText>rman</w:delText>
              </w:r>
            </w:del>
            <w:ins w:id="521" w:author="蔡振辛 [2]" w:date="2026-09-24T21:08:39Z">
              <w:r>
                <w:rPr>
                  <w:rFonts w:ascii="Times New Roman" w:hAnsi="Times New Roman" w:cs="Times New Roman"/>
                </w:rPr>
                <w:t>nglish</w:t>
              </w:r>
            </w:ins>
          </w:p>
        </w:tc>
        <w:tc>
          <w:tcPr>
            <w:tcW w:w="364" w:type="pct"/>
            <w:vAlign w:val="center"/>
          </w:tcPr>
          <w:p w14:paraId="77879B23">
            <w:pPr>
              <w:jc w:val="center"/>
              <w:rPr>
                <w:rFonts w:ascii="Times New Roman" w:hAnsi="Times New Roman" w:cs="Times New Roman"/>
              </w:rPr>
            </w:pPr>
            <w:r>
              <w:rPr>
                <w:rFonts w:ascii="Times New Roman" w:hAnsi="Times New Roman" w:cs="Times New Roman"/>
              </w:rPr>
              <w:t>4</w:t>
            </w:r>
            <w:del w:id="522" w:author="蔡振辛 [2]" w:date="2026-09-24T21:08:39Z">
              <w:r>
                <w:rPr>
                  <w:rFonts w:ascii="Times New Roman" w:hAnsi="Times New Roman" w:cs="Times New Roman"/>
                </w:rPr>
                <w:delText>0 (8/32</w:delText>
              </w:r>
            </w:del>
            <w:ins w:id="523" w:author="蔡振辛 [2]" w:date="2026-09-24T21:08:39Z">
              <w:r>
                <w:rPr>
                  <w:rFonts w:ascii="Times New Roman" w:hAnsi="Times New Roman" w:cs="Times New Roman"/>
                </w:rPr>
                <w:t>9 (7/40</w:t>
              </w:r>
            </w:ins>
            <w:r>
              <w:rPr>
                <w:rFonts w:ascii="Times New Roman" w:hAnsi="Times New Roman" w:cs="Times New Roman"/>
              </w:rPr>
              <w:t>)</w:t>
            </w:r>
          </w:p>
        </w:tc>
        <w:tc>
          <w:tcPr>
            <w:tcW w:w="369" w:type="pct"/>
            <w:vAlign w:val="center"/>
          </w:tcPr>
          <w:p w14:paraId="454D400C">
            <w:pPr>
              <w:jc w:val="center"/>
              <w:rPr>
                <w:rFonts w:ascii="Times New Roman" w:hAnsi="Times New Roman" w:cs="Times New Roman"/>
              </w:rPr>
            </w:pPr>
            <w:r>
              <w:rPr>
                <w:rFonts w:ascii="Times New Roman" w:hAnsi="Times New Roman" w:cs="Times New Roman"/>
              </w:rPr>
              <w:t>geometric shape</w:t>
            </w:r>
            <w:ins w:id="524" w:author="蔡振辛 [2]" w:date="2026-09-24T21:08:39Z">
              <w:r>
                <w:rPr>
                  <w:rFonts w:ascii="Times New Roman" w:hAnsi="Times New Roman" w:cs="Times New Roman"/>
                </w:rPr>
                <w:t xml:space="preserve"> and face</w:t>
              </w:r>
            </w:ins>
          </w:p>
        </w:tc>
        <w:tc>
          <w:tcPr>
            <w:tcW w:w="553" w:type="pct"/>
            <w:vAlign w:val="center"/>
          </w:tcPr>
          <w:p w14:paraId="2CBD26E2">
            <w:pPr>
              <w:jc w:val="center"/>
              <w:rPr>
                <w:rFonts w:ascii="Times New Roman" w:hAnsi="Times New Roman" w:cs="Times New Roman"/>
              </w:rPr>
            </w:pPr>
            <w:ins w:id="525" w:author="蔡振辛 [2]" w:date="2026-09-24T21:08:39Z">
              <w:r>
                <w:rPr>
                  <w:rFonts w:ascii="Times New Roman" w:hAnsi="Times New Roman" w:cs="Times New Roman"/>
                </w:rPr>
                <w:t>3</w:t>
              </w:r>
            </w:ins>
            <w:r>
              <w:rPr>
                <w:rFonts w:ascii="Times New Roman" w:hAnsi="Times New Roman" w:cs="Times New Roman"/>
              </w:rPr>
              <w:t>2</w:t>
            </w:r>
            <w:del w:id="526" w:author="蔡振辛 [2]" w:date="2026-09-24T21:08:39Z">
              <w:r>
                <w:rPr>
                  <w:rFonts w:ascii="Times New Roman" w:hAnsi="Times New Roman" w:cs="Times New Roman"/>
                </w:rPr>
                <w:delText>4</w:delText>
              </w:r>
            </w:del>
            <w:r>
              <w:rPr>
                <w:rFonts w:ascii="Times New Roman" w:hAnsi="Times New Roman" w:cs="Times New Roman"/>
              </w:rPr>
              <w:t>0</w:t>
            </w:r>
          </w:p>
        </w:tc>
        <w:tc>
          <w:tcPr>
            <w:tcW w:w="337" w:type="pct"/>
            <w:vAlign w:val="center"/>
          </w:tcPr>
          <w:p w14:paraId="6BFE033E">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450789AD">
            <w:pPr>
              <w:jc w:val="center"/>
              <w:rPr>
                <w:rFonts w:ascii="Times New Roman" w:hAnsi="Times New Roman" w:cs="Times New Roman"/>
              </w:rPr>
            </w:pPr>
            <w:del w:id="527" w:author="蔡振辛 [2]" w:date="2026-09-24T21:08:39Z">
              <w:r>
                <w:rPr>
                  <w:rFonts w:ascii="Times New Roman" w:hAnsi="Times New Roman" w:cs="Times New Roman"/>
                </w:rPr>
                <w:delText>Lab</w:delText>
              </w:r>
            </w:del>
            <w:ins w:id="528" w:author="蔡振辛 [2]" w:date="2026-09-24T21:08:39Z">
              <w:r>
                <w:rPr>
                  <w:rFonts w:ascii="Times New Roman" w:hAnsi="Times New Roman" w:cs="Times New Roman"/>
                </w:rPr>
                <w:t>Online</w:t>
              </w:r>
            </w:ins>
            <w:r>
              <w:rPr>
                <w:rFonts w:ascii="Times New Roman" w:hAnsi="Times New Roman" w:cs="Times New Roman"/>
              </w:rPr>
              <w:t xml:space="preserve"> Experiment</w:t>
            </w:r>
          </w:p>
        </w:tc>
      </w:tr>
      <w:tr w14:paraId="084CE0FA">
        <w:tblPrEx>
          <w:tblCellMar>
            <w:top w:w="0" w:type="dxa"/>
            <w:left w:w="108" w:type="dxa"/>
            <w:bottom w:w="0" w:type="dxa"/>
            <w:right w:w="108" w:type="dxa"/>
          </w:tblCellMar>
        </w:tblPrEx>
        <w:trPr>
          <w:cantSplit/>
        </w:trPr>
        <w:tc>
          <w:tcPr>
            <w:tcW w:w="234" w:type="pct"/>
            <w:vAlign w:val="center"/>
          </w:tcPr>
          <w:p w14:paraId="059C9037">
            <w:pPr>
              <w:jc w:val="center"/>
              <w:rPr>
                <w:rFonts w:ascii="Times New Roman" w:hAnsi="Times New Roman" w:cs="Times New Roman"/>
              </w:rPr>
            </w:pPr>
            <w:r>
              <w:rPr>
                <w:rFonts w:ascii="Times New Roman" w:hAnsi="Times New Roman" w:cs="Times New Roman"/>
              </w:rPr>
              <w:t>25</w:t>
            </w:r>
          </w:p>
        </w:tc>
        <w:tc>
          <w:tcPr>
            <w:tcW w:w="1103" w:type="pct"/>
            <w:vAlign w:val="center"/>
          </w:tcPr>
          <w:p w14:paraId="555FD139">
            <w:pPr>
              <w:jc w:val="center"/>
              <w:rPr>
                <w:rFonts w:ascii="Times New Roman" w:hAnsi="Times New Roman" w:cs="Times New Roman"/>
              </w:rPr>
            </w:pPr>
            <w:del w:id="529" w:author="蔡振辛 [2]" w:date="2026-09-24T21:08:39Z">
              <w:r>
                <w:rPr>
                  <w:rFonts w:ascii="Times New Roman" w:hAnsi="Times New Roman" w:cs="Times New Roman"/>
                </w:rPr>
                <w:delText>Hobbs_2023_</w:delText>
              </w:r>
            </w:del>
            <w:ins w:id="530" w:author="蔡振辛 [2]" w:date="2026-09-24T21:08:39Z">
              <w:r>
                <w:rPr>
                  <w:rFonts w:ascii="Times New Roman" w:hAnsi="Times New Roman" w:cs="Times New Roman"/>
                </w:rPr>
                <w:t>Golubickis_2021_Acta</w:t>
              </w:r>
            </w:ins>
            <w:r>
              <w:rPr>
                <w:rFonts w:ascii="Times New Roman" w:hAnsi="Times New Roman" w:cs="Times New Roman"/>
              </w:rPr>
              <w:t>Psych</w:t>
            </w:r>
            <w:del w:id="531" w:author="蔡振辛 [2]" w:date="2026-09-24T21:08:39Z">
              <w:r>
                <w:rPr>
                  <w:rFonts w:ascii="Times New Roman" w:hAnsi="Times New Roman" w:cs="Times New Roman"/>
                </w:rPr>
                <w:delText>Med</w:delText>
              </w:r>
            </w:del>
          </w:p>
        </w:tc>
        <w:tc>
          <w:tcPr>
            <w:tcW w:w="545" w:type="pct"/>
            <w:vAlign w:val="center"/>
          </w:tcPr>
          <w:p w14:paraId="4BB2866D">
            <w:pPr>
              <w:jc w:val="center"/>
              <w:rPr>
                <w:rFonts w:ascii="Times New Roman" w:hAnsi="Times New Roman" w:cs="Times New Roman"/>
              </w:rPr>
            </w:pPr>
            <w:del w:id="532" w:author="蔡振辛 [2]" w:date="2026-09-24T21:08:39Z">
              <w:r>
                <w:rPr>
                  <w:rFonts w:ascii="Times New Roman" w:hAnsi="Times New Roman" w:cs="Times New Roman"/>
                </w:rPr>
                <w:delText xml:space="preserve">Hobbs </w:delText>
              </w:r>
            </w:del>
            <w:ins w:id="533" w:author="蔡振辛 [2]" w:date="2026-09-24T21:08:39Z">
              <w:r>
                <w:rPr>
                  <w:rFonts w:ascii="Times New Roman" w:hAnsi="Times New Roman" w:cs="Times New Roman"/>
                </w:rPr>
                <w:t>Golubickis &amp; Macra</w:t>
              </w:r>
            </w:ins>
            <w:r>
              <w:rPr>
                <w:rFonts w:ascii="Times New Roman" w:hAnsi="Times New Roman" w:cs="Times New Roman"/>
              </w:rPr>
              <w:t>e</w:t>
            </w:r>
            <w:del w:id="534" w:author="蔡振辛 [2]" w:date="2026-09-24T21:08:39Z">
              <w:r>
                <w:rPr>
                  <w:rFonts w:ascii="Times New Roman" w:hAnsi="Times New Roman" w:cs="Times New Roman"/>
                </w:rPr>
                <w:delText>t</w:delText>
              </w:r>
            </w:del>
            <w:r>
              <w:rPr>
                <w:rFonts w:ascii="Times New Roman" w:hAnsi="Times New Roman" w:cs="Times New Roman"/>
              </w:rPr>
              <w:t xml:space="preserve"> </w:t>
            </w:r>
            <w:del w:id="535" w:author="蔡振辛 [2]" w:date="2026-09-24T21:08:39Z">
              <w:r>
                <w:rPr>
                  <w:rFonts w:ascii="Times New Roman" w:hAnsi="Times New Roman" w:cs="Times New Roman"/>
                </w:rPr>
                <w:delText>al. </w:delText>
              </w:r>
            </w:del>
            <w:r>
              <w:rPr>
                <w:rFonts w:ascii="Times New Roman" w:hAnsi="Times New Roman" w:cs="Times New Roman"/>
              </w:rPr>
              <w:t>(202</w:t>
            </w:r>
            <w:del w:id="536" w:author="蔡振辛 [2]" w:date="2026-09-24T21:08:39Z">
              <w:r>
                <w:rPr>
                  <w:rFonts w:ascii="Times New Roman" w:hAnsi="Times New Roman" w:cs="Times New Roman"/>
                </w:rPr>
                <w:delText>3</w:delText>
              </w:r>
            </w:del>
            <w:ins w:id="537" w:author="蔡振辛 [2]" w:date="2026-09-24T21:08:39Z">
              <w:r>
                <w:rPr>
                  <w:rFonts w:ascii="Times New Roman" w:hAnsi="Times New Roman" w:cs="Times New Roman"/>
                </w:rPr>
                <w:t>1</w:t>
              </w:r>
            </w:ins>
            <w:r>
              <w:rPr>
                <w:rFonts w:ascii="Times New Roman" w:hAnsi="Times New Roman" w:cs="Times New Roman"/>
              </w:rPr>
              <w:t>)</w:t>
            </w:r>
          </w:p>
        </w:tc>
        <w:tc>
          <w:tcPr>
            <w:tcW w:w="250" w:type="pct"/>
            <w:vAlign w:val="center"/>
          </w:tcPr>
          <w:p w14:paraId="272C997E">
            <w:pPr>
              <w:jc w:val="center"/>
              <w:rPr>
                <w:rFonts w:ascii="Times New Roman" w:hAnsi="Times New Roman" w:cs="Times New Roman"/>
              </w:rPr>
            </w:pPr>
            <w:r>
              <w:rPr>
                <w:rFonts w:ascii="Times New Roman" w:hAnsi="Times New Roman" w:cs="Times New Roman"/>
              </w:rPr>
              <w:t>Exp1</w:t>
            </w:r>
          </w:p>
        </w:tc>
        <w:tc>
          <w:tcPr>
            <w:tcW w:w="341" w:type="pct"/>
            <w:vAlign w:val="center"/>
          </w:tcPr>
          <w:p w14:paraId="6337BCFD">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39E51BD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6ECD4A81">
            <w:pPr>
              <w:jc w:val="center"/>
              <w:rPr>
                <w:rFonts w:ascii="Times New Roman" w:hAnsi="Times New Roman" w:cs="Times New Roman"/>
              </w:rPr>
            </w:pPr>
            <w:del w:id="538" w:author="蔡振辛 [2]" w:date="2026-09-24T21:08:39Z">
              <w:r>
                <w:rPr>
                  <w:rFonts w:ascii="Times New Roman" w:hAnsi="Times New Roman" w:cs="Times New Roman"/>
                </w:rPr>
                <w:delText>144 (31/112</w:delText>
              </w:r>
            </w:del>
            <w:ins w:id="539" w:author="蔡振辛 [2]" w:date="2026-09-24T21:08:39Z">
              <w:r>
                <w:rPr>
                  <w:rFonts w:ascii="Times New Roman" w:hAnsi="Times New Roman" w:cs="Times New Roman"/>
                </w:rPr>
                <w:t>30 (9/21</w:t>
              </w:r>
            </w:ins>
            <w:r>
              <w:rPr>
                <w:rFonts w:ascii="Times New Roman" w:hAnsi="Times New Roman" w:cs="Times New Roman"/>
              </w:rPr>
              <w:t>)</w:t>
            </w:r>
          </w:p>
        </w:tc>
        <w:tc>
          <w:tcPr>
            <w:tcW w:w="369" w:type="pct"/>
            <w:vAlign w:val="center"/>
          </w:tcPr>
          <w:p w14:paraId="3AAAD976">
            <w:pPr>
              <w:jc w:val="center"/>
              <w:rPr>
                <w:rFonts w:ascii="Times New Roman" w:hAnsi="Times New Roman" w:cs="Times New Roman"/>
              </w:rPr>
            </w:pPr>
            <w:r>
              <w:rPr>
                <w:rFonts w:ascii="Times New Roman" w:hAnsi="Times New Roman" w:cs="Times New Roman"/>
              </w:rPr>
              <w:t>geometric shape</w:t>
            </w:r>
            <w:del w:id="540" w:author="蔡振辛 [2]" w:date="2026-09-24T21:08:39Z">
              <w:r>
                <w:rPr>
                  <w:rFonts w:ascii="Times New Roman" w:hAnsi="Times New Roman" w:cs="Times New Roman"/>
                </w:rPr>
                <w:delText xml:space="preserve"> and face and currency</w:delText>
              </w:r>
            </w:del>
          </w:p>
        </w:tc>
        <w:tc>
          <w:tcPr>
            <w:tcW w:w="553" w:type="pct"/>
            <w:vAlign w:val="center"/>
          </w:tcPr>
          <w:p w14:paraId="63497E5B">
            <w:pPr>
              <w:jc w:val="center"/>
              <w:rPr>
                <w:rFonts w:ascii="Times New Roman" w:hAnsi="Times New Roman" w:cs="Times New Roman"/>
              </w:rPr>
            </w:pPr>
            <w:r>
              <w:rPr>
                <w:rFonts w:ascii="Times New Roman" w:hAnsi="Times New Roman" w:cs="Times New Roman"/>
              </w:rPr>
              <w:t>360</w:t>
            </w:r>
          </w:p>
        </w:tc>
        <w:tc>
          <w:tcPr>
            <w:tcW w:w="337" w:type="pct"/>
            <w:vAlign w:val="center"/>
          </w:tcPr>
          <w:p w14:paraId="7E289D33">
            <w:pPr>
              <w:jc w:val="center"/>
              <w:rPr>
                <w:rFonts w:ascii="Times New Roman" w:hAnsi="Times New Roman" w:cs="Times New Roman"/>
              </w:rPr>
            </w:pPr>
            <w:del w:id="541" w:author="蔡振辛 [2]" w:date="2026-09-24T21:08:39Z">
              <w:r>
                <w:rPr>
                  <w:rFonts w:ascii="Times New Roman" w:hAnsi="Times New Roman" w:cs="Times New Roman"/>
                </w:rPr>
                <w:delText>CC BY 4.0</w:delText>
              </w:r>
            </w:del>
            <w:ins w:id="542" w:author="蔡振辛 [2]" w:date="2026-09-24T21:08:39Z">
              <w:r>
                <w:rPr>
                  <w:rFonts w:ascii="Times New Roman" w:hAnsi="Times New Roman" w:cs="Times New Roman"/>
                </w:rPr>
                <w:t>NA</w:t>
              </w:r>
            </w:ins>
          </w:p>
        </w:tc>
        <w:tc>
          <w:tcPr>
            <w:tcW w:w="525" w:type="pct"/>
            <w:vAlign w:val="center"/>
          </w:tcPr>
          <w:p w14:paraId="3C6920AE">
            <w:pPr>
              <w:jc w:val="center"/>
              <w:rPr>
                <w:rFonts w:ascii="Times New Roman" w:hAnsi="Times New Roman" w:cs="Times New Roman"/>
              </w:rPr>
            </w:pPr>
            <w:del w:id="543" w:author="蔡振辛 [2]" w:date="2026-09-24T21:08:39Z">
              <w:r>
                <w:rPr>
                  <w:rFonts w:ascii="Times New Roman" w:hAnsi="Times New Roman" w:cs="Times New Roman"/>
                </w:rPr>
                <w:delText>Lab</w:delText>
              </w:r>
            </w:del>
            <w:ins w:id="544" w:author="蔡振辛 [2]" w:date="2026-09-24T21:08:39Z">
              <w:r>
                <w:rPr>
                  <w:rFonts w:ascii="Times New Roman" w:hAnsi="Times New Roman" w:cs="Times New Roman"/>
                </w:rPr>
                <w:t>Online</w:t>
              </w:r>
            </w:ins>
            <w:r>
              <w:rPr>
                <w:rFonts w:ascii="Times New Roman" w:hAnsi="Times New Roman" w:cs="Times New Roman"/>
              </w:rPr>
              <w:t xml:space="preserve"> Experiment</w:t>
            </w:r>
          </w:p>
        </w:tc>
      </w:tr>
      <w:tr w14:paraId="79AD0365">
        <w:tblPrEx>
          <w:tblCellMar>
            <w:top w:w="0" w:type="dxa"/>
            <w:left w:w="108" w:type="dxa"/>
            <w:bottom w:w="0" w:type="dxa"/>
            <w:right w:w="108" w:type="dxa"/>
          </w:tblCellMar>
        </w:tblPrEx>
        <w:trPr>
          <w:cantSplit/>
        </w:trPr>
        <w:tc>
          <w:tcPr>
            <w:tcW w:w="234" w:type="pct"/>
            <w:vAlign w:val="center"/>
          </w:tcPr>
          <w:p w14:paraId="3416CC47">
            <w:pPr>
              <w:jc w:val="center"/>
              <w:rPr>
                <w:rFonts w:ascii="Times New Roman" w:hAnsi="Times New Roman" w:cs="Times New Roman"/>
              </w:rPr>
            </w:pPr>
            <w:r>
              <w:rPr>
                <w:rFonts w:ascii="Times New Roman" w:hAnsi="Times New Roman" w:cs="Times New Roman"/>
              </w:rPr>
              <w:t>26</w:t>
            </w:r>
          </w:p>
        </w:tc>
        <w:tc>
          <w:tcPr>
            <w:tcW w:w="1103" w:type="pct"/>
            <w:vAlign w:val="center"/>
          </w:tcPr>
          <w:p w14:paraId="28B1EE41">
            <w:pPr>
              <w:jc w:val="center"/>
              <w:rPr>
                <w:rFonts w:ascii="Times New Roman" w:hAnsi="Times New Roman" w:cs="Times New Roman"/>
              </w:rPr>
            </w:pPr>
            <w:del w:id="545" w:author="蔡振辛 [2]" w:date="2026-09-24T21:08:39Z">
              <w:r>
                <w:rPr>
                  <w:rFonts w:ascii="Times New Roman" w:hAnsi="Times New Roman" w:cs="Times New Roman"/>
                </w:rPr>
                <w:delText>Hu_2020_Collabra</w:delText>
              </w:r>
            </w:del>
            <w:ins w:id="546" w:author="蔡振辛 [2]" w:date="2026-09-24T21:08:39Z">
              <w:r>
                <w:rPr>
                  <w:rFonts w:ascii="Times New Roman" w:hAnsi="Times New Roman" w:cs="Times New Roman"/>
                </w:rPr>
                <w:t>Golubickis_2021_Acta</w:t>
              </w:r>
            </w:ins>
            <w:r>
              <w:rPr>
                <w:rFonts w:ascii="Times New Roman" w:hAnsi="Times New Roman" w:cs="Times New Roman"/>
              </w:rPr>
              <w:t>Psy</w:t>
            </w:r>
            <w:ins w:id="547" w:author="蔡振辛 [2]" w:date="2026-09-24T21:08:39Z">
              <w:r>
                <w:rPr>
                  <w:rFonts w:ascii="Times New Roman" w:hAnsi="Times New Roman" w:cs="Times New Roman"/>
                </w:rPr>
                <w:t>ch</w:t>
              </w:r>
            </w:ins>
          </w:p>
        </w:tc>
        <w:tc>
          <w:tcPr>
            <w:tcW w:w="545" w:type="pct"/>
            <w:vAlign w:val="center"/>
          </w:tcPr>
          <w:p w14:paraId="4139BF09">
            <w:pPr>
              <w:jc w:val="center"/>
              <w:rPr>
                <w:rFonts w:ascii="Times New Roman" w:hAnsi="Times New Roman" w:cs="Times New Roman"/>
              </w:rPr>
            </w:pPr>
            <w:del w:id="548" w:author="蔡振辛 [2]" w:date="2026-09-24T21:08:39Z">
              <w:r>
                <w:rPr>
                  <w:rFonts w:ascii="Times New Roman" w:hAnsi="Times New Roman" w:cs="Times New Roman"/>
                </w:rPr>
                <w:delText>Hu et al. </w:delText>
              </w:r>
            </w:del>
            <w:ins w:id="549" w:author="蔡振辛 [2]" w:date="2026-09-24T21:08:39Z">
              <w:r>
                <w:rPr>
                  <w:rFonts w:ascii="Times New Roman" w:hAnsi="Times New Roman" w:cs="Times New Roman"/>
                </w:rPr>
                <w:t xml:space="preserve">Golubickis &amp; Macrae </w:t>
              </w:r>
            </w:ins>
            <w:r>
              <w:rPr>
                <w:rFonts w:ascii="Times New Roman" w:hAnsi="Times New Roman" w:cs="Times New Roman"/>
              </w:rPr>
              <w:t>(202</w:t>
            </w:r>
            <w:del w:id="550" w:author="蔡振辛 [2]" w:date="2026-09-24T21:08:39Z">
              <w:r>
                <w:rPr>
                  <w:rFonts w:ascii="Times New Roman" w:hAnsi="Times New Roman" w:cs="Times New Roman"/>
                </w:rPr>
                <w:delText>0</w:delText>
              </w:r>
            </w:del>
            <w:ins w:id="551" w:author="蔡振辛 [2]" w:date="2026-09-24T21:08:39Z">
              <w:r>
                <w:rPr>
                  <w:rFonts w:ascii="Times New Roman" w:hAnsi="Times New Roman" w:cs="Times New Roman"/>
                </w:rPr>
                <w:t>1</w:t>
              </w:r>
            </w:ins>
            <w:r>
              <w:rPr>
                <w:rFonts w:ascii="Times New Roman" w:hAnsi="Times New Roman" w:cs="Times New Roman"/>
              </w:rPr>
              <w:t>)</w:t>
            </w:r>
          </w:p>
        </w:tc>
        <w:tc>
          <w:tcPr>
            <w:tcW w:w="250" w:type="pct"/>
            <w:vAlign w:val="center"/>
          </w:tcPr>
          <w:p w14:paraId="34F362AB">
            <w:pPr>
              <w:jc w:val="center"/>
              <w:rPr>
                <w:rFonts w:ascii="Times New Roman" w:hAnsi="Times New Roman" w:cs="Times New Roman"/>
              </w:rPr>
            </w:pPr>
            <w:r>
              <w:rPr>
                <w:rFonts w:ascii="Times New Roman" w:hAnsi="Times New Roman" w:cs="Times New Roman"/>
              </w:rPr>
              <w:t>Exp</w:t>
            </w:r>
            <w:del w:id="552" w:author="蔡振辛 [2]" w:date="2026-09-24T21:08:39Z">
              <w:r>
                <w:rPr>
                  <w:rFonts w:ascii="Times New Roman" w:hAnsi="Times New Roman" w:cs="Times New Roman"/>
                </w:rPr>
                <w:delText>1</w:delText>
              </w:r>
            </w:del>
            <w:ins w:id="553" w:author="蔡振辛 [2]" w:date="2026-09-24T21:08:39Z">
              <w:r>
                <w:rPr>
                  <w:rFonts w:ascii="Times New Roman" w:hAnsi="Times New Roman" w:cs="Times New Roman"/>
                </w:rPr>
                <w:t>2</w:t>
              </w:r>
            </w:ins>
          </w:p>
        </w:tc>
        <w:tc>
          <w:tcPr>
            <w:tcW w:w="341" w:type="pct"/>
            <w:vAlign w:val="center"/>
          </w:tcPr>
          <w:p w14:paraId="7FED8E35">
            <w:pPr>
              <w:jc w:val="center"/>
              <w:rPr>
                <w:rFonts w:ascii="Times New Roman" w:hAnsi="Times New Roman" w:cs="Times New Roman"/>
              </w:rPr>
            </w:pPr>
            <w:del w:id="554" w:author="蔡振辛 [2]" w:date="2026-09-24T21:08:39Z">
              <w:r>
                <w:rPr>
                  <w:rFonts w:ascii="Times New Roman" w:hAnsi="Times New Roman" w:cs="Times New Roman"/>
                </w:rPr>
                <w:delText>China</w:delText>
              </w:r>
            </w:del>
            <w:ins w:id="555" w:author="蔡振辛 [2]" w:date="2026-09-24T21:08:39Z">
              <w:r>
                <w:rPr>
                  <w:rFonts w:ascii="Times New Roman" w:hAnsi="Times New Roman" w:cs="Times New Roman"/>
                </w:rPr>
                <w:t>United Kingd</w:t>
              </w:r>
            </w:ins>
            <w:ins w:id="556" w:author="蔡振辛 [2]" w:date="2026-09-24T21:08:40Z">
              <w:r>
                <w:rPr>
                  <w:rFonts w:ascii="Times New Roman" w:hAnsi="Times New Roman" w:cs="Times New Roman"/>
                </w:rPr>
                <w:t>om</w:t>
              </w:r>
            </w:ins>
          </w:p>
        </w:tc>
        <w:tc>
          <w:tcPr>
            <w:tcW w:w="374" w:type="pct"/>
            <w:vAlign w:val="center"/>
          </w:tcPr>
          <w:p w14:paraId="3AB059E2">
            <w:pPr>
              <w:jc w:val="center"/>
              <w:rPr>
                <w:rFonts w:ascii="Times New Roman" w:hAnsi="Times New Roman" w:cs="Times New Roman"/>
              </w:rPr>
            </w:pPr>
            <w:del w:id="557" w:author="蔡振辛 [2]" w:date="2026-09-24T21:08:40Z">
              <w:r>
                <w:rPr>
                  <w:rFonts w:ascii="Times New Roman" w:hAnsi="Times New Roman" w:cs="Times New Roman"/>
                </w:rPr>
                <w:delText>Chinese</w:delText>
              </w:r>
            </w:del>
            <w:ins w:id="558" w:author="蔡振辛 [2]" w:date="2026-09-24T21:08:40Z">
              <w:r>
                <w:rPr>
                  <w:rFonts w:ascii="Times New Roman" w:hAnsi="Times New Roman" w:cs="Times New Roman"/>
                </w:rPr>
                <w:t>English</w:t>
              </w:r>
            </w:ins>
          </w:p>
        </w:tc>
        <w:tc>
          <w:tcPr>
            <w:tcW w:w="364" w:type="pct"/>
            <w:vAlign w:val="center"/>
          </w:tcPr>
          <w:p w14:paraId="0A67E1FD">
            <w:pPr>
              <w:jc w:val="center"/>
              <w:rPr>
                <w:rFonts w:ascii="Times New Roman" w:hAnsi="Times New Roman" w:cs="Times New Roman"/>
              </w:rPr>
            </w:pPr>
            <w:del w:id="559" w:author="蔡振辛 [2]" w:date="2026-09-24T21:08:40Z">
              <w:r>
                <w:rPr>
                  <w:rFonts w:ascii="Times New Roman" w:hAnsi="Times New Roman" w:cs="Times New Roman"/>
                </w:rPr>
                <w:delText>44 (19/2</w:delText>
              </w:r>
            </w:del>
            <w:ins w:id="560" w:author="蔡振辛 [2]" w:date="2026-09-24T21:08:40Z">
              <w:r>
                <w:rPr>
                  <w:rFonts w:ascii="Times New Roman" w:hAnsi="Times New Roman" w:cs="Times New Roman"/>
                </w:rPr>
                <w:t>25 (8/1</w:t>
              </w:r>
            </w:ins>
            <w:r>
              <w:rPr>
                <w:rFonts w:ascii="Times New Roman" w:hAnsi="Times New Roman" w:cs="Times New Roman"/>
              </w:rPr>
              <w:t>7)</w:t>
            </w:r>
          </w:p>
        </w:tc>
        <w:tc>
          <w:tcPr>
            <w:tcW w:w="369" w:type="pct"/>
            <w:vAlign w:val="center"/>
          </w:tcPr>
          <w:p w14:paraId="2F1C5C6E">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8AE28DE">
            <w:pPr>
              <w:jc w:val="center"/>
              <w:rPr>
                <w:rFonts w:ascii="Times New Roman" w:hAnsi="Times New Roman" w:cs="Times New Roman"/>
              </w:rPr>
            </w:pPr>
            <w:del w:id="561" w:author="蔡振辛 [2]" w:date="2026-09-24T21:08:40Z">
              <w:r>
                <w:rPr>
                  <w:rFonts w:ascii="Times New Roman" w:hAnsi="Times New Roman" w:cs="Times New Roman"/>
                </w:rPr>
                <w:delText>48</w:delText>
              </w:r>
            </w:del>
            <w:ins w:id="562" w:author="蔡振辛 [2]" w:date="2026-09-24T21:08:40Z">
              <w:r>
                <w:rPr>
                  <w:rFonts w:ascii="Times New Roman" w:hAnsi="Times New Roman" w:cs="Times New Roman"/>
                </w:rPr>
                <w:t>36</w:t>
              </w:r>
            </w:ins>
            <w:r>
              <w:rPr>
                <w:rFonts w:ascii="Times New Roman" w:hAnsi="Times New Roman" w:cs="Times New Roman"/>
              </w:rPr>
              <w:t>0</w:t>
            </w:r>
          </w:p>
        </w:tc>
        <w:tc>
          <w:tcPr>
            <w:tcW w:w="337" w:type="pct"/>
            <w:vAlign w:val="center"/>
          </w:tcPr>
          <w:p w14:paraId="3BB8C59F">
            <w:pPr>
              <w:jc w:val="center"/>
              <w:rPr>
                <w:rFonts w:ascii="Times New Roman" w:hAnsi="Times New Roman" w:cs="Times New Roman"/>
              </w:rPr>
            </w:pPr>
            <w:r>
              <w:rPr>
                <w:rFonts w:ascii="Times New Roman" w:hAnsi="Times New Roman" w:cs="Times New Roman"/>
              </w:rPr>
              <w:t>N</w:t>
            </w:r>
            <w:del w:id="563" w:author="蔡振辛 [2]" w:date="2026-09-24T21:08:40Z">
              <w:r>
                <w:rPr>
                  <w:rFonts w:ascii="Times New Roman" w:hAnsi="Times New Roman" w:cs="Times New Roman"/>
                </w:rPr>
                <w:delText>o License</w:delText>
              </w:r>
            </w:del>
            <w:ins w:id="564" w:author="蔡振辛 [2]" w:date="2026-09-24T21:08:40Z">
              <w:r>
                <w:rPr>
                  <w:rFonts w:ascii="Times New Roman" w:hAnsi="Times New Roman" w:cs="Times New Roman"/>
                </w:rPr>
                <w:t>A</w:t>
              </w:r>
            </w:ins>
          </w:p>
        </w:tc>
        <w:tc>
          <w:tcPr>
            <w:tcW w:w="525" w:type="pct"/>
            <w:vAlign w:val="center"/>
          </w:tcPr>
          <w:p w14:paraId="35B98A0D">
            <w:pPr>
              <w:jc w:val="center"/>
              <w:rPr>
                <w:rFonts w:ascii="Times New Roman" w:hAnsi="Times New Roman" w:cs="Times New Roman"/>
              </w:rPr>
            </w:pPr>
            <w:del w:id="565" w:author="蔡振辛 [2]" w:date="2026-09-24T21:08:40Z">
              <w:r>
                <w:rPr>
                  <w:rFonts w:ascii="Times New Roman" w:hAnsi="Times New Roman" w:cs="Times New Roman"/>
                </w:rPr>
                <w:delText>Lab</w:delText>
              </w:r>
            </w:del>
            <w:ins w:id="566" w:author="蔡振辛 [2]" w:date="2026-09-24T21:08:40Z">
              <w:r>
                <w:rPr>
                  <w:rFonts w:ascii="Times New Roman" w:hAnsi="Times New Roman" w:cs="Times New Roman"/>
                </w:rPr>
                <w:t>Online</w:t>
              </w:r>
            </w:ins>
            <w:r>
              <w:rPr>
                <w:rFonts w:ascii="Times New Roman" w:hAnsi="Times New Roman" w:cs="Times New Roman"/>
              </w:rPr>
              <w:t xml:space="preserve"> Experiment</w:t>
            </w:r>
          </w:p>
        </w:tc>
      </w:tr>
      <w:tr w14:paraId="4790185E">
        <w:tblPrEx>
          <w:tblCellMar>
            <w:top w:w="0" w:type="dxa"/>
            <w:left w:w="108" w:type="dxa"/>
            <w:bottom w:w="0" w:type="dxa"/>
            <w:right w:w="108" w:type="dxa"/>
          </w:tblCellMar>
        </w:tblPrEx>
        <w:trPr>
          <w:cantSplit/>
        </w:trPr>
        <w:tc>
          <w:tcPr>
            <w:tcW w:w="234" w:type="pct"/>
            <w:vAlign w:val="center"/>
          </w:tcPr>
          <w:p w14:paraId="24A4234A">
            <w:pPr>
              <w:jc w:val="center"/>
              <w:rPr>
                <w:rFonts w:ascii="Times New Roman" w:hAnsi="Times New Roman" w:cs="Times New Roman"/>
              </w:rPr>
            </w:pPr>
            <w:r>
              <w:rPr>
                <w:rFonts w:ascii="Times New Roman" w:hAnsi="Times New Roman" w:cs="Times New Roman"/>
              </w:rPr>
              <w:t>27</w:t>
            </w:r>
          </w:p>
        </w:tc>
        <w:tc>
          <w:tcPr>
            <w:tcW w:w="1103" w:type="pct"/>
            <w:vAlign w:val="center"/>
          </w:tcPr>
          <w:p w14:paraId="6F56EB0D">
            <w:pPr>
              <w:jc w:val="center"/>
              <w:rPr>
                <w:rFonts w:ascii="Times New Roman" w:hAnsi="Times New Roman" w:cs="Times New Roman"/>
              </w:rPr>
            </w:pPr>
            <w:r>
              <w:rPr>
                <w:rFonts w:ascii="Times New Roman" w:hAnsi="Times New Roman" w:cs="Times New Roman"/>
              </w:rPr>
              <w:t>H</w:t>
            </w:r>
            <w:del w:id="567" w:author="蔡振辛 [2]" w:date="2026-09-24T21:08:40Z">
              <w:r>
                <w:rPr>
                  <w:rFonts w:ascii="Times New Roman" w:hAnsi="Times New Roman" w:cs="Times New Roman"/>
                </w:rPr>
                <w:delText>u</w:delText>
              </w:r>
            </w:del>
            <w:ins w:id="568" w:author="蔡振辛 [2]" w:date="2026-09-24T21:08:40Z">
              <w:r>
                <w:rPr>
                  <w:rFonts w:ascii="Times New Roman" w:hAnsi="Times New Roman" w:cs="Times New Roman"/>
                </w:rPr>
                <w:t>aciahmet</w:t>
              </w:r>
            </w:ins>
            <w:r>
              <w:rPr>
                <w:rFonts w:ascii="Times New Roman" w:hAnsi="Times New Roman" w:cs="Times New Roman"/>
              </w:rPr>
              <w:t>_2023_Psy</w:t>
            </w:r>
            <w:del w:id="569" w:author="蔡振辛 [2]" w:date="2026-09-24T21:08:40Z">
              <w:r>
                <w:rPr>
                  <w:rFonts w:ascii="Times New Roman" w:hAnsi="Times New Roman" w:cs="Times New Roman"/>
                </w:rPr>
                <w:delText>arxiv</w:delText>
              </w:r>
            </w:del>
            <w:ins w:id="570" w:author="蔡振辛 [2]" w:date="2026-09-24T21:08:40Z">
              <w:r>
                <w:rPr>
                  <w:rFonts w:ascii="Times New Roman" w:hAnsi="Times New Roman" w:cs="Times New Roman"/>
                </w:rPr>
                <w:t>chophysiol</w:t>
              </w:r>
            </w:ins>
          </w:p>
        </w:tc>
        <w:tc>
          <w:tcPr>
            <w:tcW w:w="545" w:type="pct"/>
            <w:vAlign w:val="center"/>
          </w:tcPr>
          <w:p w14:paraId="1EA009F6">
            <w:pPr>
              <w:jc w:val="center"/>
              <w:rPr>
                <w:rFonts w:ascii="Times New Roman" w:hAnsi="Times New Roman" w:cs="Times New Roman"/>
              </w:rPr>
            </w:pPr>
            <w:r>
              <w:rPr>
                <w:rFonts w:ascii="Times New Roman" w:hAnsi="Times New Roman" w:cs="Times New Roman"/>
              </w:rPr>
              <w:t>H</w:t>
            </w:r>
            <w:del w:id="571" w:author="蔡振辛 [2]" w:date="2026-09-24T21:08:40Z">
              <w:r>
                <w:rPr>
                  <w:rFonts w:ascii="Times New Roman" w:hAnsi="Times New Roman" w:cs="Times New Roman"/>
                </w:rPr>
                <w:delText>u</w:delText>
              </w:r>
            </w:del>
            <w:ins w:id="572" w:author="蔡振辛 [2]" w:date="2026-09-24T21:08:40Z">
              <w:r>
                <w:rPr>
                  <w:rFonts w:ascii="Times New Roman" w:hAnsi="Times New Roman" w:cs="Times New Roman"/>
                </w:rPr>
                <w:t>aciahmet</w:t>
              </w:r>
            </w:ins>
            <w:r>
              <w:rPr>
                <w:rFonts w:ascii="Times New Roman" w:hAnsi="Times New Roman" w:cs="Times New Roman"/>
              </w:rPr>
              <w:t xml:space="preserve"> et al.</w:t>
            </w:r>
            <w:del w:id="573" w:author="蔡振辛 [2]" w:date="2026-09-24T21:08:40Z">
              <w:r>
                <w:rPr>
                  <w:rFonts w:ascii="Times New Roman" w:hAnsi="Times New Roman" w:cs="Times New Roman"/>
                </w:rPr>
                <w:delText> </w:delText>
              </w:r>
            </w:del>
            <w:ins w:id="574" w:author="蔡振辛 [2]" w:date="2026-09-24T21:08:40Z">
              <w:r>
                <w:rPr>
                  <w:rFonts w:ascii="Times New Roman" w:hAnsi="Times New Roman" w:cs="Times New Roman"/>
                </w:rPr>
                <w:t xml:space="preserve"> </w:t>
              </w:r>
            </w:ins>
            <w:r>
              <w:rPr>
                <w:rFonts w:ascii="Times New Roman" w:hAnsi="Times New Roman" w:cs="Times New Roman"/>
              </w:rPr>
              <w:t>(2023)</w:t>
            </w:r>
          </w:p>
        </w:tc>
        <w:tc>
          <w:tcPr>
            <w:tcW w:w="250" w:type="pct"/>
            <w:vAlign w:val="center"/>
          </w:tcPr>
          <w:p w14:paraId="0BA823FE">
            <w:pPr>
              <w:jc w:val="center"/>
              <w:rPr>
                <w:rFonts w:ascii="Times New Roman" w:hAnsi="Times New Roman" w:cs="Times New Roman"/>
              </w:rPr>
            </w:pPr>
            <w:r>
              <w:rPr>
                <w:rFonts w:ascii="Times New Roman" w:hAnsi="Times New Roman" w:cs="Times New Roman"/>
              </w:rPr>
              <w:t>Exp1</w:t>
            </w:r>
          </w:p>
        </w:tc>
        <w:tc>
          <w:tcPr>
            <w:tcW w:w="341" w:type="pct"/>
            <w:vAlign w:val="center"/>
          </w:tcPr>
          <w:p w14:paraId="706CFF7B">
            <w:pPr>
              <w:jc w:val="center"/>
              <w:rPr>
                <w:rFonts w:ascii="Times New Roman" w:hAnsi="Times New Roman" w:cs="Times New Roman"/>
              </w:rPr>
            </w:pPr>
            <w:del w:id="575" w:author="蔡振辛 [2]" w:date="2026-09-24T21:08:40Z">
              <w:r>
                <w:rPr>
                  <w:rFonts w:ascii="Times New Roman" w:hAnsi="Times New Roman" w:cs="Times New Roman"/>
                </w:rPr>
                <w:delText>China</w:delText>
              </w:r>
            </w:del>
            <w:ins w:id="576" w:author="蔡振辛 [2]" w:date="2026-09-24T21:08:40Z">
              <w:r>
                <w:rPr>
                  <w:rFonts w:ascii="Times New Roman" w:hAnsi="Times New Roman" w:cs="Times New Roman"/>
                </w:rPr>
                <w:t>Germany</w:t>
              </w:r>
            </w:ins>
          </w:p>
        </w:tc>
        <w:tc>
          <w:tcPr>
            <w:tcW w:w="374" w:type="pct"/>
            <w:vAlign w:val="center"/>
          </w:tcPr>
          <w:p w14:paraId="27C07D3F">
            <w:pPr>
              <w:jc w:val="center"/>
              <w:rPr>
                <w:rFonts w:ascii="Times New Roman" w:hAnsi="Times New Roman" w:cs="Times New Roman"/>
              </w:rPr>
            </w:pPr>
            <w:del w:id="577" w:author="蔡振辛 [2]" w:date="2026-09-24T21:08:40Z">
              <w:r>
                <w:rPr>
                  <w:rFonts w:ascii="Times New Roman" w:hAnsi="Times New Roman" w:cs="Times New Roman"/>
                </w:rPr>
                <w:delText>Chinese</w:delText>
              </w:r>
            </w:del>
            <w:ins w:id="578" w:author="蔡振辛 [2]" w:date="2026-09-24T21:08:40Z">
              <w:r>
                <w:rPr>
                  <w:rFonts w:ascii="Times New Roman" w:hAnsi="Times New Roman" w:cs="Times New Roman"/>
                </w:rPr>
                <w:t>German</w:t>
              </w:r>
            </w:ins>
          </w:p>
        </w:tc>
        <w:tc>
          <w:tcPr>
            <w:tcW w:w="364" w:type="pct"/>
            <w:vAlign w:val="center"/>
          </w:tcPr>
          <w:p w14:paraId="029BF7AD">
            <w:pPr>
              <w:jc w:val="center"/>
              <w:rPr>
                <w:rFonts w:ascii="Times New Roman" w:hAnsi="Times New Roman" w:cs="Times New Roman"/>
              </w:rPr>
            </w:pPr>
            <w:del w:id="579" w:author="蔡振辛 [2]" w:date="2026-09-24T21:08:40Z">
              <w:r>
                <w:rPr>
                  <w:rFonts w:ascii="Times New Roman" w:hAnsi="Times New Roman" w:cs="Times New Roman"/>
                </w:rPr>
                <w:delText>23</w:delText>
              </w:r>
            </w:del>
            <w:ins w:id="580" w:author="蔡振辛 [2]" w:date="2026-09-24T21:08:40Z">
              <w:r>
                <w:rPr>
                  <w:rFonts w:ascii="Times New Roman" w:hAnsi="Times New Roman" w:cs="Times New Roman"/>
                </w:rPr>
                <w:t>40 (8/32)</w:t>
              </w:r>
            </w:ins>
          </w:p>
        </w:tc>
        <w:tc>
          <w:tcPr>
            <w:tcW w:w="369" w:type="pct"/>
            <w:vAlign w:val="center"/>
          </w:tcPr>
          <w:p w14:paraId="21793DB7">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5522673">
            <w:pPr>
              <w:jc w:val="center"/>
              <w:rPr>
                <w:rFonts w:ascii="Times New Roman" w:hAnsi="Times New Roman" w:cs="Times New Roman"/>
              </w:rPr>
            </w:pPr>
            <w:del w:id="581" w:author="蔡振辛 [2]" w:date="2026-09-24T21:08:40Z">
              <w:r>
                <w:rPr>
                  <w:rFonts w:ascii="Times New Roman" w:hAnsi="Times New Roman" w:cs="Times New Roman"/>
                </w:rPr>
                <w:delText>9</w:delText>
              </w:r>
            </w:del>
            <w:ins w:id="582" w:author="蔡振辛 [2]" w:date="2026-09-24T21:08:40Z">
              <w:r>
                <w:rPr>
                  <w:rFonts w:ascii="Times New Roman" w:hAnsi="Times New Roman" w:cs="Times New Roman"/>
                </w:rPr>
                <w:t>24</w:t>
              </w:r>
            </w:ins>
            <w:r>
              <w:rPr>
                <w:rFonts w:ascii="Times New Roman" w:hAnsi="Times New Roman" w:cs="Times New Roman"/>
              </w:rPr>
              <w:t>0</w:t>
            </w:r>
          </w:p>
        </w:tc>
        <w:tc>
          <w:tcPr>
            <w:tcW w:w="337" w:type="pct"/>
            <w:vAlign w:val="center"/>
          </w:tcPr>
          <w:p w14:paraId="2EED2536">
            <w:pPr>
              <w:jc w:val="center"/>
              <w:rPr>
                <w:rFonts w:ascii="Times New Roman" w:hAnsi="Times New Roman" w:cs="Times New Roman"/>
              </w:rPr>
            </w:pPr>
            <w:del w:id="583" w:author="蔡振辛 [2]" w:date="2026-09-24T21:08:40Z">
              <w:r>
                <w:rPr>
                  <w:rFonts w:ascii="Times New Roman" w:hAnsi="Times New Roman" w:cs="Times New Roman"/>
                </w:rPr>
                <w:delText>On request</w:delText>
              </w:r>
            </w:del>
            <w:ins w:id="584" w:author="蔡振辛 [2]" w:date="2026-09-24T21:08:40Z">
              <w:r>
                <w:rPr>
                  <w:rFonts w:ascii="Times New Roman" w:hAnsi="Times New Roman" w:cs="Times New Roman"/>
                </w:rPr>
                <w:t>CC BY 4.0</w:t>
              </w:r>
            </w:ins>
          </w:p>
        </w:tc>
        <w:tc>
          <w:tcPr>
            <w:tcW w:w="525" w:type="pct"/>
            <w:vAlign w:val="center"/>
          </w:tcPr>
          <w:p w14:paraId="3BB5147A">
            <w:pPr>
              <w:jc w:val="center"/>
              <w:rPr>
                <w:rFonts w:ascii="Times New Roman" w:hAnsi="Times New Roman" w:cs="Times New Roman"/>
              </w:rPr>
            </w:pPr>
            <w:r>
              <w:rPr>
                <w:rFonts w:ascii="Times New Roman" w:hAnsi="Times New Roman" w:cs="Times New Roman"/>
              </w:rPr>
              <w:t>Lab Experiment</w:t>
            </w:r>
          </w:p>
        </w:tc>
      </w:tr>
      <w:tr w14:paraId="5EDD148A">
        <w:tblPrEx>
          <w:tblCellMar>
            <w:top w:w="0" w:type="dxa"/>
            <w:left w:w="108" w:type="dxa"/>
            <w:bottom w:w="0" w:type="dxa"/>
            <w:right w:w="108" w:type="dxa"/>
          </w:tblCellMar>
        </w:tblPrEx>
        <w:trPr>
          <w:cantSplit/>
        </w:trPr>
        <w:tc>
          <w:tcPr>
            <w:tcW w:w="234" w:type="pct"/>
            <w:vAlign w:val="center"/>
          </w:tcPr>
          <w:p w14:paraId="37C41578">
            <w:pPr>
              <w:jc w:val="center"/>
              <w:rPr>
                <w:rFonts w:ascii="Times New Roman" w:hAnsi="Times New Roman" w:cs="Times New Roman"/>
              </w:rPr>
            </w:pPr>
            <w:r>
              <w:rPr>
                <w:rFonts w:ascii="Times New Roman" w:hAnsi="Times New Roman" w:cs="Times New Roman"/>
              </w:rPr>
              <w:t>28</w:t>
            </w:r>
          </w:p>
        </w:tc>
        <w:tc>
          <w:tcPr>
            <w:tcW w:w="1103" w:type="pct"/>
            <w:vAlign w:val="center"/>
          </w:tcPr>
          <w:p w14:paraId="2421D9C0">
            <w:pPr>
              <w:jc w:val="center"/>
              <w:rPr>
                <w:rFonts w:ascii="Times New Roman" w:hAnsi="Times New Roman" w:cs="Times New Roman"/>
              </w:rPr>
            </w:pPr>
            <w:del w:id="585" w:author="蔡振辛 [2]" w:date="2026-09-24T21:08:40Z">
              <w:r>
                <w:rPr>
                  <w:rFonts w:ascii="Times New Roman" w:hAnsi="Times New Roman" w:cs="Times New Roman"/>
                </w:rPr>
                <w:delText>Kirk_2025_BritJPsy</w:delText>
              </w:r>
            </w:del>
            <w:ins w:id="586" w:author="蔡振辛 [2]" w:date="2026-09-24T21:08:40Z">
              <w:r>
                <w:rPr>
                  <w:rFonts w:ascii="Times New Roman" w:hAnsi="Times New Roman" w:cs="Times New Roman"/>
                </w:rPr>
                <w:t>Hobbs_2023_PsychMed</w:t>
              </w:r>
            </w:ins>
          </w:p>
        </w:tc>
        <w:tc>
          <w:tcPr>
            <w:tcW w:w="545" w:type="pct"/>
            <w:vAlign w:val="center"/>
          </w:tcPr>
          <w:p w14:paraId="1A92AD35">
            <w:pPr>
              <w:jc w:val="center"/>
              <w:rPr>
                <w:rFonts w:ascii="Times New Roman" w:hAnsi="Times New Roman" w:cs="Times New Roman"/>
              </w:rPr>
            </w:pPr>
            <w:del w:id="587" w:author="蔡振辛 [2]" w:date="2026-09-24T21:08:40Z">
              <w:r>
                <w:rPr>
                  <w:rFonts w:ascii="Times New Roman" w:hAnsi="Times New Roman" w:cs="Times New Roman"/>
                </w:rPr>
                <w:delText xml:space="preserve">Neil W. Kirk </w:delText>
              </w:r>
            </w:del>
            <w:ins w:id="588" w:author="蔡振辛 [2]" w:date="2026-09-24T21:08:40Z">
              <w:r>
                <w:rPr>
                  <w:rFonts w:ascii="Times New Roman" w:hAnsi="Times New Roman" w:cs="Times New Roman"/>
                </w:rPr>
                <w:t xml:space="preserve">Hobbs </w:t>
              </w:r>
            </w:ins>
            <w:r>
              <w:rPr>
                <w:rFonts w:ascii="Times New Roman" w:hAnsi="Times New Roman" w:cs="Times New Roman"/>
              </w:rPr>
              <w:t>et al.</w:t>
            </w:r>
            <w:del w:id="589" w:author="蔡振辛 [2]" w:date="2026-09-24T21:08:40Z">
              <w:r>
                <w:rPr>
                  <w:rFonts w:ascii="Times New Roman" w:hAnsi="Times New Roman" w:cs="Times New Roman"/>
                </w:rPr>
                <w:delText> </w:delText>
              </w:r>
            </w:del>
            <w:ins w:id="590" w:author="蔡振辛 [2]" w:date="2026-09-24T21:08:40Z">
              <w:r>
                <w:rPr>
                  <w:rFonts w:ascii="Times New Roman" w:hAnsi="Times New Roman" w:cs="Times New Roman"/>
                </w:rPr>
                <w:t xml:space="preserve"> </w:t>
              </w:r>
            </w:ins>
            <w:r>
              <w:rPr>
                <w:rFonts w:ascii="Times New Roman" w:hAnsi="Times New Roman" w:cs="Times New Roman"/>
              </w:rPr>
              <w:t>(202</w:t>
            </w:r>
            <w:del w:id="591" w:author="蔡振辛 [2]" w:date="2026-09-24T21:08:40Z">
              <w:r>
                <w:rPr>
                  <w:rFonts w:ascii="Times New Roman" w:hAnsi="Times New Roman" w:cs="Times New Roman"/>
                </w:rPr>
                <w:delText>5</w:delText>
              </w:r>
            </w:del>
            <w:ins w:id="592" w:author="蔡振辛 [2]" w:date="2026-09-24T21:08:40Z">
              <w:r>
                <w:rPr>
                  <w:rFonts w:ascii="Times New Roman" w:hAnsi="Times New Roman" w:cs="Times New Roman"/>
                </w:rPr>
                <w:t>3</w:t>
              </w:r>
            </w:ins>
            <w:r>
              <w:rPr>
                <w:rFonts w:ascii="Times New Roman" w:hAnsi="Times New Roman" w:cs="Times New Roman"/>
              </w:rPr>
              <w:t>)</w:t>
            </w:r>
          </w:p>
        </w:tc>
        <w:tc>
          <w:tcPr>
            <w:tcW w:w="250" w:type="pct"/>
            <w:vAlign w:val="center"/>
          </w:tcPr>
          <w:p w14:paraId="211C1E7C">
            <w:pPr>
              <w:jc w:val="center"/>
              <w:rPr>
                <w:rFonts w:ascii="Times New Roman" w:hAnsi="Times New Roman" w:cs="Times New Roman"/>
              </w:rPr>
            </w:pPr>
            <w:r>
              <w:rPr>
                <w:rFonts w:ascii="Times New Roman" w:hAnsi="Times New Roman" w:cs="Times New Roman"/>
              </w:rPr>
              <w:t>Exp1</w:t>
            </w:r>
          </w:p>
        </w:tc>
        <w:tc>
          <w:tcPr>
            <w:tcW w:w="341" w:type="pct"/>
            <w:vAlign w:val="center"/>
          </w:tcPr>
          <w:p w14:paraId="4D77CC3B">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45EB3A4C">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5A12230A">
            <w:pPr>
              <w:jc w:val="center"/>
              <w:rPr>
                <w:rFonts w:ascii="Times New Roman" w:hAnsi="Times New Roman" w:cs="Times New Roman"/>
              </w:rPr>
            </w:pPr>
            <w:del w:id="593" w:author="蔡振辛 [2]" w:date="2026-09-24T21:08:40Z">
              <w:r>
                <w:rPr>
                  <w:rFonts w:ascii="Times New Roman" w:hAnsi="Times New Roman" w:cs="Times New Roman"/>
                </w:rPr>
                <w:delText>35 (35/0</w:delText>
              </w:r>
            </w:del>
            <w:ins w:id="594" w:author="蔡振辛 [2]" w:date="2026-09-24T21:08:40Z">
              <w:r>
                <w:rPr>
                  <w:rFonts w:ascii="Times New Roman" w:hAnsi="Times New Roman" w:cs="Times New Roman"/>
                </w:rPr>
                <w:t>144 (31/112</w:t>
              </w:r>
            </w:ins>
            <w:r>
              <w:rPr>
                <w:rFonts w:ascii="Times New Roman" w:hAnsi="Times New Roman" w:cs="Times New Roman"/>
              </w:rPr>
              <w:t>)</w:t>
            </w:r>
          </w:p>
        </w:tc>
        <w:tc>
          <w:tcPr>
            <w:tcW w:w="369" w:type="pct"/>
            <w:vAlign w:val="center"/>
          </w:tcPr>
          <w:p w14:paraId="734183D1">
            <w:pPr>
              <w:jc w:val="center"/>
              <w:rPr>
                <w:rFonts w:ascii="Times New Roman" w:hAnsi="Times New Roman" w:cs="Times New Roman"/>
              </w:rPr>
            </w:pPr>
            <w:del w:id="595" w:author="蔡振辛 [2]" w:date="2026-09-24T21:08:40Z">
              <w:r>
                <w:rPr>
                  <w:rFonts w:ascii="Times New Roman" w:hAnsi="Times New Roman" w:cs="Times New Roman"/>
                </w:rPr>
                <w:delText>voice</w:delText>
              </w:r>
            </w:del>
            <w:ins w:id="596" w:author="蔡振辛 [2]" w:date="2026-09-24T21:08:40Z">
              <w:r>
                <w:rPr>
                  <w:rFonts w:ascii="Times New Roman" w:hAnsi="Times New Roman" w:cs="Times New Roman"/>
                </w:rPr>
                <w:t>geometric shape and face and currency</w:t>
              </w:r>
            </w:ins>
          </w:p>
        </w:tc>
        <w:tc>
          <w:tcPr>
            <w:tcW w:w="553" w:type="pct"/>
            <w:vAlign w:val="center"/>
          </w:tcPr>
          <w:p w14:paraId="508026AD">
            <w:pPr>
              <w:jc w:val="center"/>
              <w:rPr>
                <w:rFonts w:ascii="Times New Roman" w:hAnsi="Times New Roman" w:cs="Times New Roman"/>
              </w:rPr>
            </w:pPr>
            <w:del w:id="597" w:author="蔡振辛 [2]" w:date="2026-09-24T21:08:40Z">
              <w:r>
                <w:rPr>
                  <w:rFonts w:ascii="Times New Roman" w:hAnsi="Times New Roman" w:cs="Times New Roman"/>
                </w:rPr>
                <w:delText>216</w:delText>
              </w:r>
            </w:del>
            <w:ins w:id="598" w:author="蔡振辛 [2]" w:date="2026-09-24T21:08:40Z">
              <w:r>
                <w:rPr>
                  <w:rFonts w:ascii="Times New Roman" w:hAnsi="Times New Roman" w:cs="Times New Roman"/>
                </w:rPr>
                <w:t>360</w:t>
              </w:r>
            </w:ins>
          </w:p>
        </w:tc>
        <w:tc>
          <w:tcPr>
            <w:tcW w:w="337" w:type="pct"/>
            <w:vAlign w:val="center"/>
          </w:tcPr>
          <w:p w14:paraId="17059AF8">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1EBF1CD0">
            <w:pPr>
              <w:jc w:val="center"/>
              <w:rPr>
                <w:rFonts w:ascii="Times New Roman" w:hAnsi="Times New Roman" w:cs="Times New Roman"/>
              </w:rPr>
            </w:pPr>
            <w:del w:id="599" w:author="蔡振辛 [2]" w:date="2026-09-24T21:08:40Z">
              <w:r>
                <w:rPr>
                  <w:rFonts w:ascii="Times New Roman" w:hAnsi="Times New Roman" w:cs="Times New Roman"/>
                </w:rPr>
                <w:delText>Online</w:delText>
              </w:r>
            </w:del>
            <w:ins w:id="600" w:author="蔡振辛 [2]" w:date="2026-09-24T21:08:40Z">
              <w:r>
                <w:rPr>
                  <w:rFonts w:ascii="Times New Roman" w:hAnsi="Times New Roman" w:cs="Times New Roman"/>
                </w:rPr>
                <w:t>Lab</w:t>
              </w:r>
            </w:ins>
            <w:r>
              <w:rPr>
                <w:rFonts w:ascii="Times New Roman" w:hAnsi="Times New Roman" w:cs="Times New Roman"/>
              </w:rPr>
              <w:t xml:space="preserve"> Experiment</w:t>
            </w:r>
          </w:p>
        </w:tc>
      </w:tr>
      <w:tr w14:paraId="7CA64975">
        <w:tblPrEx>
          <w:tblCellMar>
            <w:top w:w="0" w:type="dxa"/>
            <w:left w:w="108" w:type="dxa"/>
            <w:bottom w:w="0" w:type="dxa"/>
            <w:right w:w="108" w:type="dxa"/>
          </w:tblCellMar>
        </w:tblPrEx>
        <w:trPr>
          <w:cantSplit/>
        </w:trPr>
        <w:tc>
          <w:tcPr>
            <w:tcW w:w="234" w:type="pct"/>
            <w:vAlign w:val="center"/>
          </w:tcPr>
          <w:p w14:paraId="7417111A">
            <w:pPr>
              <w:jc w:val="center"/>
              <w:rPr>
                <w:rFonts w:ascii="Times New Roman" w:hAnsi="Times New Roman" w:cs="Times New Roman"/>
              </w:rPr>
            </w:pPr>
            <w:r>
              <w:rPr>
                <w:rFonts w:ascii="Times New Roman" w:hAnsi="Times New Roman" w:cs="Times New Roman"/>
              </w:rPr>
              <w:t>29</w:t>
            </w:r>
          </w:p>
        </w:tc>
        <w:tc>
          <w:tcPr>
            <w:tcW w:w="1103" w:type="pct"/>
            <w:vAlign w:val="center"/>
          </w:tcPr>
          <w:p w14:paraId="42FDE6DD">
            <w:pPr>
              <w:jc w:val="center"/>
              <w:rPr>
                <w:rFonts w:ascii="Times New Roman" w:hAnsi="Times New Roman" w:cs="Times New Roman"/>
              </w:rPr>
            </w:pPr>
            <w:del w:id="601" w:author="蔡振辛 [2]" w:date="2026-09-24T21:08:40Z">
              <w:r>
                <w:rPr>
                  <w:rFonts w:ascii="Times New Roman" w:hAnsi="Times New Roman" w:cs="Times New Roman"/>
                </w:rPr>
                <w:delText>Kirk_2025_BritJ</w:delText>
              </w:r>
            </w:del>
            <w:ins w:id="602" w:author="蔡振辛 [2]" w:date="2026-09-24T21:08:40Z">
              <w:r>
                <w:rPr>
                  <w:rFonts w:ascii="Times New Roman" w:hAnsi="Times New Roman" w:cs="Times New Roman"/>
                </w:rPr>
                <w:t>Hu_2020_Collabra</w:t>
              </w:r>
            </w:ins>
            <w:r>
              <w:rPr>
                <w:rFonts w:ascii="Times New Roman" w:hAnsi="Times New Roman" w:cs="Times New Roman"/>
              </w:rPr>
              <w:t>Psy</w:t>
            </w:r>
          </w:p>
        </w:tc>
        <w:tc>
          <w:tcPr>
            <w:tcW w:w="545" w:type="pct"/>
            <w:vAlign w:val="center"/>
          </w:tcPr>
          <w:p w14:paraId="3B237728">
            <w:pPr>
              <w:jc w:val="center"/>
              <w:rPr>
                <w:rFonts w:ascii="Times New Roman" w:hAnsi="Times New Roman" w:cs="Times New Roman"/>
              </w:rPr>
            </w:pPr>
            <w:del w:id="603" w:author="蔡振辛 [2]" w:date="2026-09-24T21:08:40Z">
              <w:r>
                <w:rPr>
                  <w:rFonts w:ascii="Times New Roman" w:hAnsi="Times New Roman" w:cs="Times New Roman"/>
                </w:rPr>
                <w:delText>Neil W. Kirk</w:delText>
              </w:r>
            </w:del>
            <w:ins w:id="604" w:author="蔡振辛 [2]" w:date="2026-09-24T21:08:40Z">
              <w:r>
                <w:rPr>
                  <w:rFonts w:ascii="Times New Roman" w:hAnsi="Times New Roman" w:cs="Times New Roman"/>
                </w:rPr>
                <w:t>Hu</w:t>
              </w:r>
            </w:ins>
            <w:r>
              <w:rPr>
                <w:rFonts w:ascii="Times New Roman" w:hAnsi="Times New Roman" w:cs="Times New Roman"/>
              </w:rPr>
              <w:t xml:space="preserve"> et al.</w:t>
            </w:r>
            <w:del w:id="605" w:author="蔡振辛 [2]" w:date="2026-09-24T21:08:40Z">
              <w:r>
                <w:rPr>
                  <w:rFonts w:ascii="Times New Roman" w:hAnsi="Times New Roman" w:cs="Times New Roman"/>
                </w:rPr>
                <w:delText> </w:delText>
              </w:r>
            </w:del>
            <w:ins w:id="606" w:author="蔡振辛 [2]" w:date="2026-09-24T21:08:40Z">
              <w:r>
                <w:rPr>
                  <w:rFonts w:ascii="Times New Roman" w:hAnsi="Times New Roman" w:cs="Times New Roman"/>
                </w:rPr>
                <w:t xml:space="preserve"> </w:t>
              </w:r>
            </w:ins>
            <w:r>
              <w:rPr>
                <w:rFonts w:ascii="Times New Roman" w:hAnsi="Times New Roman" w:cs="Times New Roman"/>
              </w:rPr>
              <w:t>(202</w:t>
            </w:r>
            <w:del w:id="607" w:author="蔡振辛 [2]" w:date="2026-09-24T21:08:40Z">
              <w:r>
                <w:rPr>
                  <w:rFonts w:ascii="Times New Roman" w:hAnsi="Times New Roman" w:cs="Times New Roman"/>
                </w:rPr>
                <w:delText>5</w:delText>
              </w:r>
            </w:del>
            <w:ins w:id="608" w:author="蔡振辛 [2]" w:date="2026-09-24T21:08:40Z">
              <w:r>
                <w:rPr>
                  <w:rFonts w:ascii="Times New Roman" w:hAnsi="Times New Roman" w:cs="Times New Roman"/>
                </w:rPr>
                <w:t>0</w:t>
              </w:r>
            </w:ins>
            <w:r>
              <w:rPr>
                <w:rFonts w:ascii="Times New Roman" w:hAnsi="Times New Roman" w:cs="Times New Roman"/>
              </w:rPr>
              <w:t>)</w:t>
            </w:r>
          </w:p>
        </w:tc>
        <w:tc>
          <w:tcPr>
            <w:tcW w:w="250" w:type="pct"/>
            <w:vAlign w:val="center"/>
          </w:tcPr>
          <w:p w14:paraId="139F75DB">
            <w:pPr>
              <w:jc w:val="center"/>
              <w:rPr>
                <w:rFonts w:ascii="Times New Roman" w:hAnsi="Times New Roman" w:cs="Times New Roman"/>
              </w:rPr>
            </w:pPr>
            <w:r>
              <w:rPr>
                <w:rFonts w:ascii="Times New Roman" w:hAnsi="Times New Roman" w:cs="Times New Roman"/>
              </w:rPr>
              <w:t>Exp</w:t>
            </w:r>
            <w:del w:id="609" w:author="蔡振辛 [2]" w:date="2026-09-24T21:08:40Z">
              <w:r>
                <w:rPr>
                  <w:rFonts w:ascii="Times New Roman" w:hAnsi="Times New Roman" w:cs="Times New Roman"/>
                </w:rPr>
                <w:delText>2</w:delText>
              </w:r>
            </w:del>
            <w:ins w:id="610" w:author="蔡振辛 [2]" w:date="2026-09-24T21:08:40Z">
              <w:r>
                <w:rPr>
                  <w:rFonts w:ascii="Times New Roman" w:hAnsi="Times New Roman" w:cs="Times New Roman"/>
                </w:rPr>
                <w:t>1</w:t>
              </w:r>
            </w:ins>
          </w:p>
        </w:tc>
        <w:tc>
          <w:tcPr>
            <w:tcW w:w="341" w:type="pct"/>
            <w:vAlign w:val="center"/>
          </w:tcPr>
          <w:p w14:paraId="53F248AE">
            <w:pPr>
              <w:jc w:val="center"/>
              <w:rPr>
                <w:rFonts w:ascii="Times New Roman" w:hAnsi="Times New Roman" w:cs="Times New Roman"/>
              </w:rPr>
            </w:pPr>
            <w:del w:id="611" w:author="蔡振辛 [2]" w:date="2026-09-24T21:08:40Z">
              <w:r>
                <w:rPr>
                  <w:rFonts w:ascii="Times New Roman" w:hAnsi="Times New Roman" w:cs="Times New Roman"/>
                </w:rPr>
                <w:delText>United Kingdom</w:delText>
              </w:r>
            </w:del>
            <w:ins w:id="612" w:author="蔡振辛 [2]" w:date="2026-09-24T21:08:40Z">
              <w:r>
                <w:rPr>
                  <w:rFonts w:ascii="Times New Roman" w:hAnsi="Times New Roman" w:cs="Times New Roman"/>
                </w:rPr>
                <w:t>China</w:t>
              </w:r>
            </w:ins>
          </w:p>
        </w:tc>
        <w:tc>
          <w:tcPr>
            <w:tcW w:w="374" w:type="pct"/>
            <w:vAlign w:val="center"/>
          </w:tcPr>
          <w:p w14:paraId="70499EED">
            <w:pPr>
              <w:jc w:val="center"/>
              <w:rPr>
                <w:rFonts w:ascii="Times New Roman" w:hAnsi="Times New Roman" w:cs="Times New Roman"/>
              </w:rPr>
            </w:pPr>
            <w:del w:id="613" w:author="蔡振辛 [2]" w:date="2026-09-24T21:08:40Z">
              <w:r>
                <w:rPr>
                  <w:rFonts w:ascii="Times New Roman" w:hAnsi="Times New Roman" w:cs="Times New Roman"/>
                </w:rPr>
                <w:delText>English</w:delText>
              </w:r>
            </w:del>
            <w:ins w:id="614" w:author="蔡振辛 [2]" w:date="2026-09-24T21:08:40Z">
              <w:r>
                <w:rPr>
                  <w:rFonts w:ascii="Times New Roman" w:hAnsi="Times New Roman" w:cs="Times New Roman"/>
                </w:rPr>
                <w:t>Chinese</w:t>
              </w:r>
            </w:ins>
          </w:p>
        </w:tc>
        <w:tc>
          <w:tcPr>
            <w:tcW w:w="364" w:type="pct"/>
            <w:vAlign w:val="center"/>
          </w:tcPr>
          <w:p w14:paraId="6E73A3E6">
            <w:pPr>
              <w:jc w:val="center"/>
              <w:rPr>
                <w:rFonts w:ascii="Times New Roman" w:hAnsi="Times New Roman" w:cs="Times New Roman"/>
              </w:rPr>
            </w:pPr>
            <w:del w:id="615" w:author="蔡振辛 [2]" w:date="2026-09-24T21:08:40Z">
              <w:r>
                <w:rPr>
                  <w:rFonts w:ascii="Times New Roman" w:hAnsi="Times New Roman" w:cs="Times New Roman"/>
                </w:rPr>
                <w:delText>126 (90/0</w:delText>
              </w:r>
            </w:del>
            <w:ins w:id="616" w:author="蔡振辛 [2]" w:date="2026-09-24T21:08:40Z">
              <w:r>
                <w:rPr>
                  <w:rFonts w:ascii="Times New Roman" w:hAnsi="Times New Roman" w:cs="Times New Roman"/>
                </w:rPr>
                <w:t>44 (19/27</w:t>
              </w:r>
            </w:ins>
            <w:r>
              <w:rPr>
                <w:rFonts w:ascii="Times New Roman" w:hAnsi="Times New Roman" w:cs="Times New Roman"/>
              </w:rPr>
              <w:t>)</w:t>
            </w:r>
          </w:p>
        </w:tc>
        <w:tc>
          <w:tcPr>
            <w:tcW w:w="369" w:type="pct"/>
            <w:vAlign w:val="center"/>
          </w:tcPr>
          <w:p w14:paraId="0D58B041">
            <w:pPr>
              <w:jc w:val="center"/>
              <w:rPr>
                <w:rFonts w:ascii="Times New Roman" w:hAnsi="Times New Roman" w:cs="Times New Roman"/>
              </w:rPr>
            </w:pPr>
            <w:del w:id="617" w:author="蔡振辛 [2]" w:date="2026-09-24T21:08:40Z">
              <w:r>
                <w:rPr>
                  <w:rFonts w:ascii="Times New Roman" w:hAnsi="Times New Roman" w:cs="Times New Roman"/>
                </w:rPr>
                <w:delText>voic</w:delText>
              </w:r>
            </w:del>
            <w:ins w:id="618" w:author="蔡振辛 [2]" w:date="2026-09-24T21:08:40Z">
              <w:r>
                <w:rPr>
                  <w:rFonts w:ascii="Times New Roman" w:hAnsi="Times New Roman" w:cs="Times New Roman"/>
                </w:rPr>
                <w:t>geometric shap</w:t>
              </w:r>
            </w:ins>
            <w:r>
              <w:rPr>
                <w:rFonts w:ascii="Times New Roman" w:hAnsi="Times New Roman" w:cs="Times New Roman"/>
              </w:rPr>
              <w:t>e</w:t>
            </w:r>
          </w:p>
        </w:tc>
        <w:tc>
          <w:tcPr>
            <w:tcW w:w="553" w:type="pct"/>
            <w:vAlign w:val="center"/>
          </w:tcPr>
          <w:p w14:paraId="05D3E006">
            <w:pPr>
              <w:jc w:val="center"/>
              <w:rPr>
                <w:rFonts w:ascii="Times New Roman" w:hAnsi="Times New Roman" w:cs="Times New Roman"/>
              </w:rPr>
            </w:pPr>
            <w:del w:id="619" w:author="蔡振辛 [2]" w:date="2026-09-24T21:08:40Z">
              <w:r>
                <w:rPr>
                  <w:rFonts w:ascii="Times New Roman" w:hAnsi="Times New Roman" w:cs="Times New Roman"/>
                </w:rPr>
                <w:delText>216</w:delText>
              </w:r>
            </w:del>
            <w:ins w:id="620" w:author="蔡振辛 [2]" w:date="2026-09-24T21:08:40Z">
              <w:r>
                <w:rPr>
                  <w:rFonts w:ascii="Times New Roman" w:hAnsi="Times New Roman" w:cs="Times New Roman"/>
                </w:rPr>
                <w:t>600</w:t>
              </w:r>
            </w:ins>
          </w:p>
        </w:tc>
        <w:tc>
          <w:tcPr>
            <w:tcW w:w="337" w:type="pct"/>
            <w:vAlign w:val="center"/>
          </w:tcPr>
          <w:p w14:paraId="54487522">
            <w:pPr>
              <w:jc w:val="center"/>
              <w:rPr>
                <w:rFonts w:ascii="Times New Roman" w:hAnsi="Times New Roman" w:cs="Times New Roman"/>
              </w:rPr>
            </w:pPr>
            <w:del w:id="621" w:author="蔡振辛 [2]" w:date="2026-09-24T21:08:40Z">
              <w:r>
                <w:rPr>
                  <w:rFonts w:ascii="Times New Roman" w:hAnsi="Times New Roman" w:cs="Times New Roman"/>
                </w:rPr>
                <w:delText>CC BY 4.0</w:delText>
              </w:r>
            </w:del>
            <w:ins w:id="622" w:author="蔡振辛 [2]" w:date="2026-09-24T21:08:40Z">
              <w:r>
                <w:rPr>
                  <w:rFonts w:ascii="Times New Roman" w:hAnsi="Times New Roman" w:cs="Times New Roman"/>
                </w:rPr>
                <w:t>No License</w:t>
              </w:r>
            </w:ins>
          </w:p>
        </w:tc>
        <w:tc>
          <w:tcPr>
            <w:tcW w:w="525" w:type="pct"/>
            <w:vAlign w:val="center"/>
          </w:tcPr>
          <w:p w14:paraId="7AA12525">
            <w:pPr>
              <w:jc w:val="center"/>
              <w:rPr>
                <w:rFonts w:ascii="Times New Roman" w:hAnsi="Times New Roman" w:cs="Times New Roman"/>
              </w:rPr>
            </w:pPr>
            <w:del w:id="623" w:author="蔡振辛 [2]" w:date="2026-09-24T21:08:40Z">
              <w:r>
                <w:rPr>
                  <w:rFonts w:ascii="Times New Roman" w:hAnsi="Times New Roman" w:cs="Times New Roman"/>
                </w:rPr>
                <w:delText>Online</w:delText>
              </w:r>
            </w:del>
            <w:ins w:id="624" w:author="蔡振辛 [2]" w:date="2026-09-24T21:08:40Z">
              <w:r>
                <w:rPr>
                  <w:rFonts w:ascii="Times New Roman" w:hAnsi="Times New Roman" w:cs="Times New Roman"/>
                </w:rPr>
                <w:t>Lab</w:t>
              </w:r>
            </w:ins>
            <w:r>
              <w:rPr>
                <w:rFonts w:ascii="Times New Roman" w:hAnsi="Times New Roman" w:cs="Times New Roman"/>
              </w:rPr>
              <w:t xml:space="preserve"> Experiment</w:t>
            </w:r>
          </w:p>
        </w:tc>
      </w:tr>
      <w:tr w14:paraId="5297E9B4">
        <w:tblPrEx>
          <w:tblCellMar>
            <w:top w:w="0" w:type="dxa"/>
            <w:left w:w="108" w:type="dxa"/>
            <w:bottom w:w="0" w:type="dxa"/>
            <w:right w:w="108" w:type="dxa"/>
          </w:tblCellMar>
        </w:tblPrEx>
        <w:trPr>
          <w:cantSplit/>
        </w:trPr>
        <w:tc>
          <w:tcPr>
            <w:tcW w:w="234" w:type="pct"/>
            <w:vAlign w:val="center"/>
          </w:tcPr>
          <w:p w14:paraId="79234CBD">
            <w:pPr>
              <w:jc w:val="center"/>
              <w:rPr>
                <w:rFonts w:ascii="Times New Roman" w:hAnsi="Times New Roman" w:cs="Times New Roman"/>
              </w:rPr>
            </w:pPr>
            <w:r>
              <w:rPr>
                <w:rFonts w:ascii="Times New Roman" w:hAnsi="Times New Roman" w:cs="Times New Roman"/>
              </w:rPr>
              <w:t>30</w:t>
            </w:r>
          </w:p>
        </w:tc>
        <w:tc>
          <w:tcPr>
            <w:tcW w:w="1103" w:type="pct"/>
            <w:vAlign w:val="center"/>
          </w:tcPr>
          <w:p w14:paraId="13F5D157">
            <w:pPr>
              <w:jc w:val="center"/>
              <w:rPr>
                <w:rFonts w:ascii="Times New Roman" w:hAnsi="Times New Roman" w:cs="Times New Roman"/>
              </w:rPr>
            </w:pPr>
            <w:del w:id="625" w:author="蔡振辛 [2]" w:date="2026-09-24T21:08:40Z">
              <w:r>
                <w:rPr>
                  <w:rFonts w:ascii="Times New Roman" w:hAnsi="Times New Roman" w:cs="Times New Roman"/>
                </w:rPr>
                <w:delText>Kolvoort_2020_HumBrainMap</w:delText>
              </w:r>
            </w:del>
            <w:ins w:id="626" w:author="蔡振辛 [2]" w:date="2026-09-24T21:08:40Z">
              <w:r>
                <w:rPr>
                  <w:rFonts w:ascii="Times New Roman" w:hAnsi="Times New Roman" w:cs="Times New Roman"/>
                </w:rPr>
                <w:t>Hu_2023_psyarxiv</w:t>
              </w:r>
            </w:ins>
          </w:p>
        </w:tc>
        <w:tc>
          <w:tcPr>
            <w:tcW w:w="545" w:type="pct"/>
            <w:vAlign w:val="center"/>
          </w:tcPr>
          <w:p w14:paraId="77309428">
            <w:pPr>
              <w:jc w:val="center"/>
              <w:rPr>
                <w:rFonts w:ascii="Times New Roman" w:hAnsi="Times New Roman" w:cs="Times New Roman"/>
              </w:rPr>
            </w:pPr>
            <w:del w:id="627" w:author="蔡振辛 [2]" w:date="2026-09-24T21:08:40Z">
              <w:r>
                <w:rPr>
                  <w:rFonts w:ascii="Times New Roman" w:hAnsi="Times New Roman" w:cs="Times New Roman"/>
                </w:rPr>
                <w:delText xml:space="preserve">IR Kolvoort </w:delText>
              </w:r>
            </w:del>
            <w:ins w:id="628" w:author="蔡振辛 [2]" w:date="2026-09-24T21:08:40Z">
              <w:r>
                <w:rPr>
                  <w:rFonts w:ascii="Times New Roman" w:hAnsi="Times New Roman" w:cs="Times New Roman"/>
                </w:rPr>
                <w:t xml:space="preserve">Hu </w:t>
              </w:r>
            </w:ins>
            <w:r>
              <w:rPr>
                <w:rFonts w:ascii="Times New Roman" w:hAnsi="Times New Roman" w:cs="Times New Roman"/>
              </w:rPr>
              <w:t>et al.</w:t>
            </w:r>
            <w:del w:id="629" w:author="蔡振辛 [2]" w:date="2026-09-24T21:08:40Z">
              <w:r>
                <w:rPr>
                  <w:rFonts w:ascii="Times New Roman" w:hAnsi="Times New Roman" w:cs="Times New Roman"/>
                </w:rPr>
                <w:delText> </w:delText>
              </w:r>
            </w:del>
            <w:ins w:id="630" w:author="蔡振辛 [2]" w:date="2026-09-24T21:08:40Z">
              <w:r>
                <w:rPr>
                  <w:rFonts w:ascii="Times New Roman" w:hAnsi="Times New Roman" w:cs="Times New Roman"/>
                </w:rPr>
                <w:t xml:space="preserve"> </w:t>
              </w:r>
            </w:ins>
            <w:r>
              <w:rPr>
                <w:rFonts w:ascii="Times New Roman" w:hAnsi="Times New Roman" w:cs="Times New Roman"/>
              </w:rPr>
              <w:t>(202</w:t>
            </w:r>
            <w:del w:id="631" w:author="蔡振辛 [2]" w:date="2026-09-24T21:08:40Z">
              <w:r>
                <w:rPr>
                  <w:rFonts w:ascii="Times New Roman" w:hAnsi="Times New Roman" w:cs="Times New Roman"/>
                </w:rPr>
                <w:delText>0</w:delText>
              </w:r>
            </w:del>
            <w:ins w:id="632" w:author="蔡振辛 [2]" w:date="2026-09-24T21:08:40Z">
              <w:r>
                <w:rPr>
                  <w:rFonts w:ascii="Times New Roman" w:hAnsi="Times New Roman" w:cs="Times New Roman"/>
                </w:rPr>
                <w:t>3</w:t>
              </w:r>
            </w:ins>
            <w:r>
              <w:rPr>
                <w:rFonts w:ascii="Times New Roman" w:hAnsi="Times New Roman" w:cs="Times New Roman"/>
              </w:rPr>
              <w:t>)</w:t>
            </w:r>
          </w:p>
        </w:tc>
        <w:tc>
          <w:tcPr>
            <w:tcW w:w="250" w:type="pct"/>
            <w:vAlign w:val="center"/>
          </w:tcPr>
          <w:p w14:paraId="505B6EAB">
            <w:pPr>
              <w:jc w:val="center"/>
              <w:rPr>
                <w:rFonts w:ascii="Times New Roman" w:hAnsi="Times New Roman" w:cs="Times New Roman"/>
              </w:rPr>
            </w:pPr>
            <w:r>
              <w:rPr>
                <w:rFonts w:ascii="Times New Roman" w:hAnsi="Times New Roman" w:cs="Times New Roman"/>
              </w:rPr>
              <w:t>Exp</w:t>
            </w:r>
            <w:del w:id="633" w:author="蔡振辛 [2]" w:date="2026-09-24T21:08:40Z">
              <w:r>
                <w:rPr>
                  <w:rFonts w:ascii="Times New Roman" w:hAnsi="Times New Roman" w:cs="Times New Roman"/>
                </w:rPr>
                <w:delText>1</w:delText>
              </w:r>
            </w:del>
            <w:ins w:id="634" w:author="蔡振辛 [2]" w:date="2026-09-24T21:08:40Z">
              <w:r>
                <w:rPr>
                  <w:rFonts w:ascii="Times New Roman" w:hAnsi="Times New Roman" w:cs="Times New Roman"/>
                </w:rPr>
                <w:t>3a</w:t>
              </w:r>
            </w:ins>
          </w:p>
        </w:tc>
        <w:tc>
          <w:tcPr>
            <w:tcW w:w="341" w:type="pct"/>
            <w:vAlign w:val="center"/>
          </w:tcPr>
          <w:p w14:paraId="3710AF44">
            <w:pPr>
              <w:jc w:val="center"/>
              <w:rPr>
                <w:rFonts w:ascii="Times New Roman" w:hAnsi="Times New Roman" w:cs="Times New Roman"/>
              </w:rPr>
            </w:pPr>
            <w:r>
              <w:rPr>
                <w:rFonts w:ascii="Times New Roman" w:hAnsi="Times New Roman" w:cs="Times New Roman"/>
              </w:rPr>
              <w:t>C</w:t>
            </w:r>
            <w:del w:id="635" w:author="蔡振辛 [2]" w:date="2026-09-24T21:08:40Z">
              <w:r>
                <w:rPr>
                  <w:rFonts w:ascii="Times New Roman" w:hAnsi="Times New Roman" w:cs="Times New Roman"/>
                </w:rPr>
                <w:delText>anad</w:delText>
              </w:r>
            </w:del>
            <w:ins w:id="636" w:author="蔡振辛 [2]" w:date="2026-09-24T21:08:40Z">
              <w:r>
                <w:rPr>
                  <w:rFonts w:ascii="Times New Roman" w:hAnsi="Times New Roman" w:cs="Times New Roman"/>
                </w:rPr>
                <w:t>hin</w:t>
              </w:r>
            </w:ins>
            <w:r>
              <w:rPr>
                <w:rFonts w:ascii="Times New Roman" w:hAnsi="Times New Roman" w:cs="Times New Roman"/>
              </w:rPr>
              <w:t>a</w:t>
            </w:r>
          </w:p>
        </w:tc>
        <w:tc>
          <w:tcPr>
            <w:tcW w:w="374" w:type="pct"/>
            <w:vAlign w:val="center"/>
          </w:tcPr>
          <w:p w14:paraId="241F2B1C">
            <w:pPr>
              <w:jc w:val="center"/>
              <w:rPr>
                <w:rFonts w:ascii="Times New Roman" w:hAnsi="Times New Roman" w:cs="Times New Roman"/>
              </w:rPr>
            </w:pPr>
            <w:del w:id="637" w:author="蔡振辛 [2]" w:date="2026-09-24T21:08:40Z">
              <w:r>
                <w:rPr>
                  <w:rFonts w:ascii="Times New Roman" w:hAnsi="Times New Roman" w:cs="Times New Roman"/>
                </w:rPr>
                <w:delText>English</w:delText>
              </w:r>
            </w:del>
            <w:ins w:id="638" w:author="蔡振辛 [2]" w:date="2026-09-24T21:08:40Z">
              <w:r>
                <w:rPr>
                  <w:rFonts w:ascii="Times New Roman" w:hAnsi="Times New Roman" w:cs="Times New Roman"/>
                </w:rPr>
                <w:t>Chinese</w:t>
              </w:r>
            </w:ins>
          </w:p>
        </w:tc>
        <w:tc>
          <w:tcPr>
            <w:tcW w:w="364" w:type="pct"/>
            <w:vAlign w:val="center"/>
          </w:tcPr>
          <w:p w14:paraId="1A128A0A">
            <w:pPr>
              <w:jc w:val="center"/>
              <w:rPr>
                <w:rFonts w:ascii="Times New Roman" w:hAnsi="Times New Roman" w:cs="Times New Roman"/>
              </w:rPr>
            </w:pPr>
            <w:r>
              <w:rPr>
                <w:rFonts w:ascii="Times New Roman" w:hAnsi="Times New Roman" w:cs="Times New Roman"/>
              </w:rPr>
              <w:t>3</w:t>
            </w:r>
            <w:del w:id="639" w:author="蔡振辛 [2]" w:date="2026-09-24T21:08:40Z">
              <w:r>
                <w:rPr>
                  <w:rFonts w:ascii="Times New Roman" w:hAnsi="Times New Roman" w:cs="Times New Roman"/>
                </w:rPr>
                <w:delText>1 (17/14</w:delText>
              </w:r>
            </w:del>
            <w:ins w:id="640" w:author="蔡振辛 [2]" w:date="2026-09-24T21:08:40Z">
              <w:r>
                <w:rPr>
                  <w:rFonts w:ascii="Times New Roman" w:hAnsi="Times New Roman" w:cs="Times New Roman"/>
                </w:rPr>
                <w:t>8 (23/15</w:t>
              </w:r>
            </w:ins>
            <w:r>
              <w:rPr>
                <w:rFonts w:ascii="Times New Roman" w:hAnsi="Times New Roman" w:cs="Times New Roman"/>
              </w:rPr>
              <w:t>)</w:t>
            </w:r>
          </w:p>
        </w:tc>
        <w:tc>
          <w:tcPr>
            <w:tcW w:w="369" w:type="pct"/>
            <w:vAlign w:val="center"/>
          </w:tcPr>
          <w:p w14:paraId="0970785E">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7ACF70CA">
            <w:pPr>
              <w:jc w:val="center"/>
              <w:rPr>
                <w:rFonts w:ascii="Times New Roman" w:hAnsi="Times New Roman" w:cs="Times New Roman"/>
              </w:rPr>
            </w:pPr>
            <w:del w:id="641" w:author="蔡振辛 [2]" w:date="2026-09-24T21:08:40Z">
              <w:r>
                <w:rPr>
                  <w:rFonts w:ascii="Times New Roman" w:hAnsi="Times New Roman" w:cs="Times New Roman"/>
                </w:rPr>
                <w:delText>10</w:delText>
              </w:r>
            </w:del>
            <w:ins w:id="642" w:author="蔡振辛 [2]" w:date="2026-09-24T21:08:40Z">
              <w:r>
                <w:rPr>
                  <w:rFonts w:ascii="Times New Roman" w:hAnsi="Times New Roman" w:cs="Times New Roman"/>
                </w:rPr>
                <w:t>72</w:t>
              </w:r>
            </w:ins>
            <w:r>
              <w:rPr>
                <w:rFonts w:ascii="Times New Roman" w:hAnsi="Times New Roman" w:cs="Times New Roman"/>
              </w:rPr>
              <w:t>0</w:t>
            </w:r>
          </w:p>
        </w:tc>
        <w:tc>
          <w:tcPr>
            <w:tcW w:w="337" w:type="pct"/>
            <w:vAlign w:val="center"/>
          </w:tcPr>
          <w:p w14:paraId="363FCED5">
            <w:pPr>
              <w:jc w:val="center"/>
              <w:rPr>
                <w:rFonts w:ascii="Times New Roman" w:hAnsi="Times New Roman" w:cs="Times New Roman"/>
              </w:rPr>
            </w:pPr>
            <w:del w:id="643" w:author="蔡振辛 [2]" w:date="2026-09-24T21:08:40Z">
              <w:r>
                <w:rPr>
                  <w:rFonts w:ascii="Times New Roman" w:hAnsi="Times New Roman" w:cs="Times New Roman"/>
                </w:rPr>
                <w:delText>NA</w:delText>
              </w:r>
            </w:del>
            <w:ins w:id="644" w:author="蔡振辛 [2]" w:date="2026-09-24T21:08:40Z">
              <w:r>
                <w:rPr>
                  <w:rFonts w:ascii="Times New Roman" w:hAnsi="Times New Roman" w:cs="Times New Roman"/>
                </w:rPr>
                <w:t>CC-BY-4.0</w:t>
              </w:r>
            </w:ins>
          </w:p>
        </w:tc>
        <w:tc>
          <w:tcPr>
            <w:tcW w:w="525" w:type="pct"/>
            <w:vAlign w:val="center"/>
          </w:tcPr>
          <w:p w14:paraId="0245E51B">
            <w:pPr>
              <w:jc w:val="center"/>
              <w:rPr>
                <w:rFonts w:ascii="Times New Roman" w:hAnsi="Times New Roman" w:cs="Times New Roman"/>
              </w:rPr>
            </w:pPr>
            <w:del w:id="645" w:author="蔡振辛 [2]" w:date="2026-09-24T21:08:40Z">
              <w:r>
                <w:rPr>
                  <w:rFonts w:ascii="Times New Roman" w:hAnsi="Times New Roman" w:cs="Times New Roman"/>
                </w:rPr>
                <w:delText>Lab Experiment</w:delText>
              </w:r>
            </w:del>
          </w:p>
        </w:tc>
      </w:tr>
      <w:tr w14:paraId="4471A48B">
        <w:tblPrEx>
          <w:tblCellMar>
            <w:top w:w="0" w:type="dxa"/>
            <w:left w:w="108" w:type="dxa"/>
            <w:bottom w:w="0" w:type="dxa"/>
            <w:right w:w="108" w:type="dxa"/>
          </w:tblCellMar>
        </w:tblPrEx>
        <w:trPr>
          <w:cantSplit/>
        </w:trPr>
        <w:tc>
          <w:tcPr>
            <w:tcW w:w="234" w:type="pct"/>
            <w:vAlign w:val="center"/>
          </w:tcPr>
          <w:p w14:paraId="1DF8F769">
            <w:pPr>
              <w:jc w:val="center"/>
              <w:rPr>
                <w:rFonts w:ascii="Times New Roman" w:hAnsi="Times New Roman" w:cs="Times New Roman"/>
              </w:rPr>
            </w:pPr>
            <w:r>
              <w:rPr>
                <w:rFonts w:ascii="Times New Roman" w:hAnsi="Times New Roman" w:cs="Times New Roman"/>
              </w:rPr>
              <w:t>31</w:t>
            </w:r>
          </w:p>
        </w:tc>
        <w:tc>
          <w:tcPr>
            <w:tcW w:w="1103" w:type="pct"/>
            <w:vAlign w:val="center"/>
          </w:tcPr>
          <w:p w14:paraId="591D8D2F">
            <w:pPr>
              <w:jc w:val="center"/>
              <w:rPr>
                <w:rFonts w:ascii="Times New Roman" w:hAnsi="Times New Roman" w:cs="Times New Roman"/>
              </w:rPr>
            </w:pPr>
            <w:del w:id="646" w:author="蔡振辛 [2]" w:date="2026-09-24T21:08:40Z">
              <w:r>
                <w:rPr>
                  <w:rFonts w:ascii="Times New Roman" w:hAnsi="Times New Roman" w:cs="Times New Roman"/>
                </w:rPr>
                <w:delText>Lee</w:delText>
              </w:r>
            </w:del>
            <w:ins w:id="647" w:author="蔡振辛 [2]" w:date="2026-09-24T21:08:40Z">
              <w:r>
                <w:rPr>
                  <w:rFonts w:ascii="Times New Roman" w:hAnsi="Times New Roman" w:cs="Times New Roman"/>
                </w:rPr>
                <w:t>Hu</w:t>
              </w:r>
            </w:ins>
            <w:r>
              <w:rPr>
                <w:rFonts w:ascii="Times New Roman" w:hAnsi="Times New Roman" w:cs="Times New Roman"/>
              </w:rPr>
              <w:t>_2023_</w:t>
            </w:r>
            <w:del w:id="648" w:author="蔡振辛 [2]" w:date="2026-09-24T21:08:40Z">
              <w:r>
                <w:rPr>
                  <w:rFonts w:ascii="Times New Roman" w:hAnsi="Times New Roman" w:cs="Times New Roman"/>
                </w:rPr>
                <w:delText>Cognition</w:delText>
              </w:r>
            </w:del>
            <w:ins w:id="649" w:author="蔡振辛 [2]" w:date="2026-09-24T21:08:40Z">
              <w:r>
                <w:rPr>
                  <w:rFonts w:ascii="Times New Roman" w:hAnsi="Times New Roman" w:cs="Times New Roman"/>
                </w:rPr>
                <w:t>psyarxiv</w:t>
              </w:r>
            </w:ins>
          </w:p>
        </w:tc>
        <w:tc>
          <w:tcPr>
            <w:tcW w:w="545" w:type="pct"/>
            <w:vAlign w:val="center"/>
          </w:tcPr>
          <w:p w14:paraId="72B254F2">
            <w:pPr>
              <w:jc w:val="center"/>
              <w:rPr>
                <w:rFonts w:ascii="Times New Roman" w:hAnsi="Times New Roman" w:cs="Times New Roman"/>
              </w:rPr>
            </w:pPr>
            <w:del w:id="650" w:author="蔡振辛 [2]" w:date="2026-09-24T21:08:40Z">
              <w:r>
                <w:rPr>
                  <w:rFonts w:ascii="Times New Roman" w:hAnsi="Times New Roman" w:cs="Times New Roman"/>
                </w:rPr>
                <w:delText>Lee</w:delText>
              </w:r>
            </w:del>
            <w:ins w:id="651" w:author="蔡振辛 [2]" w:date="2026-09-24T21:08:40Z">
              <w:r>
                <w:rPr>
                  <w:rFonts w:ascii="Times New Roman" w:hAnsi="Times New Roman" w:cs="Times New Roman"/>
                </w:rPr>
                <w:t>Hu</w:t>
              </w:r>
            </w:ins>
            <w:r>
              <w:rPr>
                <w:rFonts w:ascii="Times New Roman" w:hAnsi="Times New Roman" w:cs="Times New Roman"/>
              </w:rPr>
              <w:t xml:space="preserve"> et al.</w:t>
            </w:r>
            <w:del w:id="652" w:author="蔡振辛 [2]" w:date="2026-09-24T21:08:40Z">
              <w:r>
                <w:rPr>
                  <w:rFonts w:ascii="Times New Roman" w:hAnsi="Times New Roman" w:cs="Times New Roman"/>
                </w:rPr>
                <w:delText> </w:delText>
              </w:r>
            </w:del>
            <w:ins w:id="653" w:author="蔡振辛 [2]" w:date="2026-09-24T21:08:40Z">
              <w:r>
                <w:rPr>
                  <w:rFonts w:ascii="Times New Roman" w:hAnsi="Times New Roman" w:cs="Times New Roman"/>
                </w:rPr>
                <w:t xml:space="preserve"> </w:t>
              </w:r>
            </w:ins>
            <w:r>
              <w:rPr>
                <w:rFonts w:ascii="Times New Roman" w:hAnsi="Times New Roman" w:cs="Times New Roman"/>
              </w:rPr>
              <w:t>(2023)</w:t>
            </w:r>
          </w:p>
        </w:tc>
        <w:tc>
          <w:tcPr>
            <w:tcW w:w="250" w:type="pct"/>
            <w:vAlign w:val="center"/>
          </w:tcPr>
          <w:p w14:paraId="10E0294A">
            <w:pPr>
              <w:jc w:val="center"/>
              <w:rPr>
                <w:rFonts w:ascii="Times New Roman" w:hAnsi="Times New Roman" w:cs="Times New Roman"/>
              </w:rPr>
            </w:pPr>
            <w:r>
              <w:rPr>
                <w:rFonts w:ascii="Times New Roman" w:hAnsi="Times New Roman" w:cs="Times New Roman"/>
              </w:rPr>
              <w:t>Exp</w:t>
            </w:r>
            <w:del w:id="654" w:author="蔡振辛 [2]" w:date="2026-09-24T21:08:40Z">
              <w:r>
                <w:rPr>
                  <w:rFonts w:ascii="Times New Roman" w:hAnsi="Times New Roman" w:cs="Times New Roman"/>
                </w:rPr>
                <w:delText>1</w:delText>
              </w:r>
            </w:del>
            <w:ins w:id="655" w:author="蔡振辛 [2]" w:date="2026-09-24T21:08:40Z">
              <w:r>
                <w:rPr>
                  <w:rFonts w:ascii="Times New Roman" w:hAnsi="Times New Roman" w:cs="Times New Roman"/>
                </w:rPr>
                <w:t>3b</w:t>
              </w:r>
            </w:ins>
          </w:p>
        </w:tc>
        <w:tc>
          <w:tcPr>
            <w:tcW w:w="341" w:type="pct"/>
            <w:vAlign w:val="center"/>
          </w:tcPr>
          <w:p w14:paraId="588E4833">
            <w:pPr>
              <w:jc w:val="center"/>
              <w:rPr>
                <w:rFonts w:ascii="Times New Roman" w:hAnsi="Times New Roman" w:cs="Times New Roman"/>
              </w:rPr>
            </w:pPr>
            <w:del w:id="656" w:author="蔡振辛 [2]" w:date="2026-09-24T21:08:40Z">
              <w:r>
                <w:rPr>
                  <w:rFonts w:ascii="Times New Roman" w:hAnsi="Times New Roman" w:cs="Times New Roman"/>
                </w:rPr>
                <w:delText>United Kingdom</w:delText>
              </w:r>
            </w:del>
            <w:ins w:id="657" w:author="蔡振辛 [2]" w:date="2026-09-24T21:08:40Z">
              <w:r>
                <w:rPr>
                  <w:rFonts w:ascii="Times New Roman" w:hAnsi="Times New Roman" w:cs="Times New Roman"/>
                </w:rPr>
                <w:t>China</w:t>
              </w:r>
            </w:ins>
          </w:p>
        </w:tc>
        <w:tc>
          <w:tcPr>
            <w:tcW w:w="374" w:type="pct"/>
            <w:vAlign w:val="center"/>
          </w:tcPr>
          <w:p w14:paraId="224737B3">
            <w:pPr>
              <w:jc w:val="center"/>
              <w:rPr>
                <w:rFonts w:ascii="Times New Roman" w:hAnsi="Times New Roman" w:cs="Times New Roman"/>
              </w:rPr>
            </w:pPr>
            <w:del w:id="658" w:author="蔡振辛 [2]" w:date="2026-09-24T21:08:40Z">
              <w:r>
                <w:rPr>
                  <w:rFonts w:ascii="Times New Roman" w:hAnsi="Times New Roman" w:cs="Times New Roman"/>
                </w:rPr>
                <w:delText>English</w:delText>
              </w:r>
            </w:del>
            <w:ins w:id="659" w:author="蔡振辛 [2]" w:date="2026-09-24T21:08:40Z">
              <w:r>
                <w:rPr>
                  <w:rFonts w:ascii="Times New Roman" w:hAnsi="Times New Roman" w:cs="Times New Roman"/>
                </w:rPr>
                <w:t>Chinese</w:t>
              </w:r>
            </w:ins>
          </w:p>
        </w:tc>
        <w:tc>
          <w:tcPr>
            <w:tcW w:w="364" w:type="pct"/>
            <w:vAlign w:val="center"/>
          </w:tcPr>
          <w:p w14:paraId="1055EAA4">
            <w:pPr>
              <w:jc w:val="center"/>
              <w:rPr>
                <w:rFonts w:ascii="Times New Roman" w:hAnsi="Times New Roman" w:cs="Times New Roman"/>
              </w:rPr>
            </w:pPr>
            <w:del w:id="660" w:author="蔡振辛 [2]" w:date="2026-09-24T21:08:40Z">
              <w:r>
                <w:rPr>
                  <w:rFonts w:ascii="Times New Roman" w:hAnsi="Times New Roman" w:cs="Times New Roman"/>
                </w:rPr>
                <w:delText>57</w:delText>
              </w:r>
            </w:del>
            <w:ins w:id="661" w:author="蔡振辛 [2]" w:date="2026-09-24T21:08:40Z">
              <w:r>
                <w:rPr>
                  <w:rFonts w:ascii="Times New Roman" w:hAnsi="Times New Roman" w:cs="Times New Roman"/>
                </w:rPr>
                <w:t>61 (16/45)</w:t>
              </w:r>
            </w:ins>
          </w:p>
        </w:tc>
        <w:tc>
          <w:tcPr>
            <w:tcW w:w="369" w:type="pct"/>
            <w:vAlign w:val="center"/>
          </w:tcPr>
          <w:p w14:paraId="21E02224">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2221C972">
            <w:pPr>
              <w:jc w:val="center"/>
              <w:rPr>
                <w:rFonts w:ascii="Times New Roman" w:hAnsi="Times New Roman" w:cs="Times New Roman"/>
              </w:rPr>
            </w:pPr>
            <w:del w:id="662" w:author="蔡振辛 [2]" w:date="2026-09-24T21:08:40Z">
              <w:r>
                <w:rPr>
                  <w:rFonts w:ascii="Times New Roman" w:hAnsi="Times New Roman" w:cs="Times New Roman"/>
                </w:rPr>
                <w:delText>96</w:delText>
              </w:r>
            </w:del>
            <w:ins w:id="663" w:author="蔡振辛 [2]" w:date="2026-09-24T21:08:40Z">
              <w:r>
                <w:rPr>
                  <w:rFonts w:ascii="Times New Roman" w:hAnsi="Times New Roman" w:cs="Times New Roman"/>
                </w:rPr>
                <w:t>720</w:t>
              </w:r>
            </w:ins>
          </w:p>
        </w:tc>
        <w:tc>
          <w:tcPr>
            <w:tcW w:w="337" w:type="pct"/>
            <w:vAlign w:val="center"/>
          </w:tcPr>
          <w:p w14:paraId="7CEA967F">
            <w:pPr>
              <w:jc w:val="center"/>
              <w:rPr>
                <w:rFonts w:ascii="Times New Roman" w:hAnsi="Times New Roman" w:cs="Times New Roman"/>
              </w:rPr>
            </w:pPr>
            <w:r>
              <w:rPr>
                <w:rFonts w:ascii="Times New Roman" w:hAnsi="Times New Roman" w:cs="Times New Roman"/>
              </w:rPr>
              <w:t>CC</w:t>
            </w:r>
            <w:del w:id="664" w:author="蔡振辛 [2]" w:date="2026-09-24T21:08:40Z">
              <w:r>
                <w:rPr>
                  <w:rFonts w:ascii="Times New Roman" w:hAnsi="Times New Roman" w:cs="Times New Roman"/>
                </w:rPr>
                <w:delText xml:space="preserve"> BY </w:delText>
              </w:r>
            </w:del>
            <w:ins w:id="665" w:author="蔡振辛 [2]" w:date="2026-09-24T21:08:40Z">
              <w:r>
                <w:rPr>
                  <w:rFonts w:ascii="Times New Roman" w:hAnsi="Times New Roman" w:cs="Times New Roman"/>
                </w:rPr>
                <w:t>-BY-</w:t>
              </w:r>
            </w:ins>
            <w:r>
              <w:rPr>
                <w:rFonts w:ascii="Times New Roman" w:hAnsi="Times New Roman" w:cs="Times New Roman"/>
              </w:rPr>
              <w:t>4.0</w:t>
            </w:r>
          </w:p>
        </w:tc>
        <w:tc>
          <w:tcPr>
            <w:tcW w:w="525" w:type="pct"/>
            <w:vAlign w:val="center"/>
          </w:tcPr>
          <w:p w14:paraId="6606BA22">
            <w:pPr>
              <w:jc w:val="center"/>
              <w:rPr>
                <w:rFonts w:ascii="Times New Roman" w:hAnsi="Times New Roman" w:cs="Times New Roman"/>
              </w:rPr>
            </w:pPr>
            <w:del w:id="666" w:author="蔡振辛 [2]" w:date="2026-09-24T21:08:40Z">
              <w:r>
                <w:rPr>
                  <w:rFonts w:ascii="Times New Roman" w:hAnsi="Times New Roman" w:cs="Times New Roman"/>
                </w:rPr>
                <w:delText>Online Experiment</w:delText>
              </w:r>
            </w:del>
          </w:p>
        </w:tc>
      </w:tr>
      <w:tr w14:paraId="44B40DFB">
        <w:tblPrEx>
          <w:tblCellMar>
            <w:top w:w="0" w:type="dxa"/>
            <w:left w:w="108" w:type="dxa"/>
            <w:bottom w:w="0" w:type="dxa"/>
            <w:right w:w="108" w:type="dxa"/>
          </w:tblCellMar>
        </w:tblPrEx>
        <w:trPr>
          <w:cantSplit/>
        </w:trPr>
        <w:tc>
          <w:tcPr>
            <w:tcW w:w="234" w:type="pct"/>
            <w:vAlign w:val="center"/>
          </w:tcPr>
          <w:p w14:paraId="5BE3A8A9">
            <w:pPr>
              <w:jc w:val="center"/>
              <w:rPr>
                <w:rFonts w:ascii="Times New Roman" w:hAnsi="Times New Roman" w:cs="Times New Roman"/>
              </w:rPr>
            </w:pPr>
            <w:r>
              <w:rPr>
                <w:rFonts w:ascii="Times New Roman" w:hAnsi="Times New Roman" w:cs="Times New Roman"/>
              </w:rPr>
              <w:t>32</w:t>
            </w:r>
          </w:p>
        </w:tc>
        <w:tc>
          <w:tcPr>
            <w:tcW w:w="1103" w:type="pct"/>
            <w:vAlign w:val="center"/>
          </w:tcPr>
          <w:p w14:paraId="64644EE9">
            <w:pPr>
              <w:jc w:val="center"/>
              <w:rPr>
                <w:rFonts w:ascii="Times New Roman" w:hAnsi="Times New Roman" w:cs="Times New Roman"/>
              </w:rPr>
            </w:pPr>
            <w:del w:id="667" w:author="蔡振辛 [2]" w:date="2026-09-24T21:08:40Z">
              <w:r>
                <w:rPr>
                  <w:rFonts w:ascii="Times New Roman" w:hAnsi="Times New Roman" w:cs="Times New Roman"/>
                </w:rPr>
                <w:delText>Lee</w:delText>
              </w:r>
            </w:del>
            <w:ins w:id="668" w:author="蔡振辛 [2]" w:date="2026-09-24T21:08:40Z">
              <w:r>
                <w:rPr>
                  <w:rFonts w:ascii="Times New Roman" w:hAnsi="Times New Roman" w:cs="Times New Roman"/>
                </w:rPr>
                <w:t>Hu</w:t>
              </w:r>
            </w:ins>
            <w:r>
              <w:rPr>
                <w:rFonts w:ascii="Times New Roman" w:hAnsi="Times New Roman" w:cs="Times New Roman"/>
              </w:rPr>
              <w:t>_2023_</w:t>
            </w:r>
            <w:del w:id="669" w:author="蔡振辛 [2]" w:date="2026-09-24T21:08:40Z">
              <w:r>
                <w:rPr>
                  <w:rFonts w:ascii="Times New Roman" w:hAnsi="Times New Roman" w:cs="Times New Roman"/>
                </w:rPr>
                <w:delText>Cognition</w:delText>
              </w:r>
            </w:del>
            <w:ins w:id="670" w:author="蔡振辛 [2]" w:date="2026-09-24T21:08:40Z">
              <w:r>
                <w:rPr>
                  <w:rFonts w:ascii="Times New Roman" w:hAnsi="Times New Roman" w:cs="Times New Roman"/>
                </w:rPr>
                <w:t>psyarxiv</w:t>
              </w:r>
            </w:ins>
          </w:p>
        </w:tc>
        <w:tc>
          <w:tcPr>
            <w:tcW w:w="545" w:type="pct"/>
            <w:vAlign w:val="center"/>
          </w:tcPr>
          <w:p w14:paraId="5B86C769">
            <w:pPr>
              <w:jc w:val="center"/>
              <w:rPr>
                <w:rFonts w:ascii="Times New Roman" w:hAnsi="Times New Roman" w:cs="Times New Roman"/>
              </w:rPr>
            </w:pPr>
            <w:del w:id="671" w:author="蔡振辛 [2]" w:date="2026-09-24T21:08:40Z">
              <w:r>
                <w:rPr>
                  <w:rFonts w:ascii="Times New Roman" w:hAnsi="Times New Roman" w:cs="Times New Roman"/>
                </w:rPr>
                <w:delText>Lee</w:delText>
              </w:r>
            </w:del>
            <w:ins w:id="672" w:author="蔡振辛 [2]" w:date="2026-09-24T21:08:40Z">
              <w:r>
                <w:rPr>
                  <w:rFonts w:ascii="Times New Roman" w:hAnsi="Times New Roman" w:cs="Times New Roman"/>
                </w:rPr>
                <w:t>Hu</w:t>
              </w:r>
            </w:ins>
            <w:r>
              <w:rPr>
                <w:rFonts w:ascii="Times New Roman" w:hAnsi="Times New Roman" w:cs="Times New Roman"/>
              </w:rPr>
              <w:t xml:space="preserve"> et al.</w:t>
            </w:r>
            <w:del w:id="673" w:author="蔡振辛 [2]" w:date="2026-09-24T21:08:40Z">
              <w:r>
                <w:rPr>
                  <w:rFonts w:ascii="Times New Roman" w:hAnsi="Times New Roman" w:cs="Times New Roman"/>
                </w:rPr>
                <w:delText> </w:delText>
              </w:r>
            </w:del>
            <w:ins w:id="674" w:author="蔡振辛 [2]" w:date="2026-09-24T21:08:40Z">
              <w:r>
                <w:rPr>
                  <w:rFonts w:ascii="Times New Roman" w:hAnsi="Times New Roman" w:cs="Times New Roman"/>
                </w:rPr>
                <w:t xml:space="preserve"> </w:t>
              </w:r>
            </w:ins>
            <w:r>
              <w:rPr>
                <w:rFonts w:ascii="Times New Roman" w:hAnsi="Times New Roman" w:cs="Times New Roman"/>
              </w:rPr>
              <w:t>(2023)</w:t>
            </w:r>
          </w:p>
        </w:tc>
        <w:tc>
          <w:tcPr>
            <w:tcW w:w="250" w:type="pct"/>
            <w:vAlign w:val="center"/>
          </w:tcPr>
          <w:p w14:paraId="4B1B200A">
            <w:pPr>
              <w:jc w:val="center"/>
              <w:rPr>
                <w:rFonts w:ascii="Times New Roman" w:hAnsi="Times New Roman" w:cs="Times New Roman"/>
              </w:rPr>
            </w:pPr>
            <w:r>
              <w:rPr>
                <w:rFonts w:ascii="Times New Roman" w:hAnsi="Times New Roman" w:cs="Times New Roman"/>
              </w:rPr>
              <w:t>Exp</w:t>
            </w:r>
            <w:del w:id="675" w:author="蔡振辛 [2]" w:date="2026-09-24T21:08:40Z">
              <w:r>
                <w:rPr>
                  <w:rFonts w:ascii="Times New Roman" w:hAnsi="Times New Roman" w:cs="Times New Roman"/>
                </w:rPr>
                <w:delText>2</w:delText>
              </w:r>
            </w:del>
            <w:ins w:id="676" w:author="蔡振辛 [2]" w:date="2026-09-24T21:08:40Z">
              <w:r>
                <w:rPr>
                  <w:rFonts w:ascii="Times New Roman" w:hAnsi="Times New Roman" w:cs="Times New Roman"/>
                </w:rPr>
                <w:t>4a</w:t>
              </w:r>
            </w:ins>
          </w:p>
        </w:tc>
        <w:tc>
          <w:tcPr>
            <w:tcW w:w="341" w:type="pct"/>
            <w:vAlign w:val="center"/>
          </w:tcPr>
          <w:p w14:paraId="739B70D9">
            <w:pPr>
              <w:jc w:val="center"/>
              <w:rPr>
                <w:rFonts w:ascii="Times New Roman" w:hAnsi="Times New Roman" w:cs="Times New Roman"/>
              </w:rPr>
            </w:pPr>
            <w:del w:id="677" w:author="蔡振辛 [2]" w:date="2026-09-24T21:08:40Z">
              <w:r>
                <w:rPr>
                  <w:rFonts w:ascii="Times New Roman" w:hAnsi="Times New Roman" w:cs="Times New Roman"/>
                </w:rPr>
                <w:delText>United Kingdom</w:delText>
              </w:r>
            </w:del>
            <w:ins w:id="678" w:author="蔡振辛 [2]" w:date="2026-09-24T21:08:40Z">
              <w:r>
                <w:rPr>
                  <w:rFonts w:ascii="Times New Roman" w:hAnsi="Times New Roman" w:cs="Times New Roman"/>
                </w:rPr>
                <w:t>China</w:t>
              </w:r>
            </w:ins>
          </w:p>
        </w:tc>
        <w:tc>
          <w:tcPr>
            <w:tcW w:w="374" w:type="pct"/>
            <w:vAlign w:val="center"/>
          </w:tcPr>
          <w:p w14:paraId="3D44DE54">
            <w:pPr>
              <w:jc w:val="center"/>
              <w:rPr>
                <w:rFonts w:ascii="Times New Roman" w:hAnsi="Times New Roman" w:cs="Times New Roman"/>
              </w:rPr>
            </w:pPr>
            <w:del w:id="679" w:author="蔡振辛 [2]" w:date="2026-09-24T21:08:40Z">
              <w:r>
                <w:rPr>
                  <w:rFonts w:ascii="Times New Roman" w:hAnsi="Times New Roman" w:cs="Times New Roman"/>
                </w:rPr>
                <w:delText>English</w:delText>
              </w:r>
            </w:del>
            <w:ins w:id="680" w:author="蔡振辛 [2]" w:date="2026-09-24T21:08:40Z">
              <w:r>
                <w:rPr>
                  <w:rFonts w:ascii="Times New Roman" w:hAnsi="Times New Roman" w:cs="Times New Roman"/>
                </w:rPr>
                <w:t>Chinese</w:t>
              </w:r>
            </w:ins>
          </w:p>
        </w:tc>
        <w:tc>
          <w:tcPr>
            <w:tcW w:w="364" w:type="pct"/>
            <w:vAlign w:val="center"/>
          </w:tcPr>
          <w:p w14:paraId="5E19F141">
            <w:pPr>
              <w:jc w:val="center"/>
              <w:rPr>
                <w:rFonts w:ascii="Times New Roman" w:hAnsi="Times New Roman" w:cs="Times New Roman"/>
              </w:rPr>
            </w:pPr>
            <w:del w:id="681" w:author="蔡振辛 [2]" w:date="2026-09-24T21:08:40Z">
              <w:r>
                <w:rPr>
                  <w:rFonts w:ascii="Times New Roman" w:hAnsi="Times New Roman" w:cs="Times New Roman"/>
                </w:rPr>
                <w:delText>65</w:delText>
              </w:r>
            </w:del>
            <w:ins w:id="682" w:author="蔡振辛 [2]" w:date="2026-09-24T21:08:40Z">
              <w:r>
                <w:rPr>
                  <w:rFonts w:ascii="Times New Roman" w:hAnsi="Times New Roman" w:cs="Times New Roman"/>
                </w:rPr>
                <w:t>32 (17/15)</w:t>
              </w:r>
            </w:ins>
          </w:p>
        </w:tc>
        <w:tc>
          <w:tcPr>
            <w:tcW w:w="369" w:type="pct"/>
            <w:vAlign w:val="center"/>
          </w:tcPr>
          <w:p w14:paraId="6AD6C0C4">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5AE2F8CC">
            <w:pPr>
              <w:jc w:val="center"/>
              <w:rPr>
                <w:rFonts w:ascii="Times New Roman" w:hAnsi="Times New Roman" w:cs="Times New Roman"/>
              </w:rPr>
            </w:pPr>
            <w:del w:id="683" w:author="蔡振辛 [2]" w:date="2026-09-24T21:08:40Z">
              <w:r>
                <w:rPr>
                  <w:rFonts w:ascii="Times New Roman" w:hAnsi="Times New Roman" w:cs="Times New Roman"/>
                </w:rPr>
                <w:delText>96</w:delText>
              </w:r>
            </w:del>
            <w:ins w:id="684" w:author="蔡振辛 [2]" w:date="2026-09-24T21:08:40Z">
              <w:r>
                <w:rPr>
                  <w:rFonts w:ascii="Times New Roman" w:hAnsi="Times New Roman" w:cs="Times New Roman"/>
                </w:rPr>
                <w:t>360</w:t>
              </w:r>
            </w:ins>
          </w:p>
        </w:tc>
        <w:tc>
          <w:tcPr>
            <w:tcW w:w="337" w:type="pct"/>
            <w:vAlign w:val="center"/>
          </w:tcPr>
          <w:p w14:paraId="67CEB455">
            <w:pPr>
              <w:jc w:val="center"/>
              <w:rPr>
                <w:rFonts w:ascii="Times New Roman" w:hAnsi="Times New Roman" w:cs="Times New Roman"/>
              </w:rPr>
            </w:pPr>
            <w:r>
              <w:rPr>
                <w:rFonts w:ascii="Times New Roman" w:hAnsi="Times New Roman" w:cs="Times New Roman"/>
              </w:rPr>
              <w:t>CC</w:t>
            </w:r>
            <w:del w:id="685" w:author="蔡振辛 [2]" w:date="2026-09-24T21:08:40Z">
              <w:r>
                <w:rPr>
                  <w:rFonts w:ascii="Times New Roman" w:hAnsi="Times New Roman" w:cs="Times New Roman"/>
                </w:rPr>
                <w:delText xml:space="preserve"> BY </w:delText>
              </w:r>
            </w:del>
            <w:ins w:id="686" w:author="蔡振辛 [2]" w:date="2026-09-24T21:08:40Z">
              <w:r>
                <w:rPr>
                  <w:rFonts w:ascii="Times New Roman" w:hAnsi="Times New Roman" w:cs="Times New Roman"/>
                </w:rPr>
                <w:t>-BY-</w:t>
              </w:r>
            </w:ins>
            <w:r>
              <w:rPr>
                <w:rFonts w:ascii="Times New Roman" w:hAnsi="Times New Roman" w:cs="Times New Roman"/>
              </w:rPr>
              <w:t>4.0</w:t>
            </w:r>
          </w:p>
        </w:tc>
        <w:tc>
          <w:tcPr>
            <w:tcW w:w="525" w:type="pct"/>
            <w:vAlign w:val="center"/>
          </w:tcPr>
          <w:p w14:paraId="49F54998">
            <w:pPr>
              <w:jc w:val="center"/>
              <w:rPr>
                <w:rFonts w:ascii="Times New Roman" w:hAnsi="Times New Roman" w:cs="Times New Roman"/>
              </w:rPr>
            </w:pPr>
            <w:del w:id="687" w:author="蔡振辛 [2]" w:date="2026-09-24T21:08:40Z">
              <w:r>
                <w:rPr>
                  <w:rFonts w:ascii="Times New Roman" w:hAnsi="Times New Roman" w:cs="Times New Roman"/>
                </w:rPr>
                <w:delText>Online Experiment</w:delText>
              </w:r>
            </w:del>
          </w:p>
        </w:tc>
      </w:tr>
      <w:tr w14:paraId="225CF7AD">
        <w:tblPrEx>
          <w:tblCellMar>
            <w:top w:w="0" w:type="dxa"/>
            <w:left w:w="108" w:type="dxa"/>
            <w:bottom w:w="0" w:type="dxa"/>
            <w:right w:w="108" w:type="dxa"/>
          </w:tblCellMar>
        </w:tblPrEx>
        <w:trPr>
          <w:cantSplit/>
        </w:trPr>
        <w:tc>
          <w:tcPr>
            <w:tcW w:w="234" w:type="pct"/>
            <w:vAlign w:val="center"/>
          </w:tcPr>
          <w:p w14:paraId="12101F35">
            <w:pPr>
              <w:jc w:val="center"/>
              <w:rPr>
                <w:rFonts w:ascii="Times New Roman" w:hAnsi="Times New Roman" w:cs="Times New Roman"/>
              </w:rPr>
            </w:pPr>
            <w:r>
              <w:rPr>
                <w:rFonts w:ascii="Times New Roman" w:hAnsi="Times New Roman" w:cs="Times New Roman"/>
              </w:rPr>
              <w:t>33</w:t>
            </w:r>
          </w:p>
        </w:tc>
        <w:tc>
          <w:tcPr>
            <w:tcW w:w="1103" w:type="pct"/>
            <w:vAlign w:val="center"/>
          </w:tcPr>
          <w:p w14:paraId="4599ADCD">
            <w:pPr>
              <w:jc w:val="center"/>
              <w:rPr>
                <w:rFonts w:ascii="Times New Roman" w:hAnsi="Times New Roman" w:cs="Times New Roman"/>
              </w:rPr>
            </w:pPr>
            <w:del w:id="688" w:author="蔡振辛 [2]" w:date="2026-09-24T21:08:40Z">
              <w:r>
                <w:rPr>
                  <w:rFonts w:ascii="Times New Roman" w:hAnsi="Times New Roman" w:cs="Times New Roman"/>
                </w:rPr>
                <w:delText>Liang_2022_HumBrainMap</w:delText>
              </w:r>
            </w:del>
            <w:ins w:id="689" w:author="蔡振辛 [2]" w:date="2026-09-24T21:08:40Z">
              <w:r>
                <w:rPr>
                  <w:rFonts w:ascii="Times New Roman" w:hAnsi="Times New Roman" w:cs="Times New Roman"/>
                </w:rPr>
                <w:t>Hu_2023_psyarxiv</w:t>
              </w:r>
            </w:ins>
          </w:p>
        </w:tc>
        <w:tc>
          <w:tcPr>
            <w:tcW w:w="545" w:type="pct"/>
            <w:vAlign w:val="center"/>
          </w:tcPr>
          <w:p w14:paraId="26F1F9E4">
            <w:pPr>
              <w:jc w:val="center"/>
              <w:rPr>
                <w:rFonts w:ascii="Times New Roman" w:hAnsi="Times New Roman" w:cs="Times New Roman"/>
              </w:rPr>
            </w:pPr>
            <w:del w:id="690" w:author="蔡振辛 [2]" w:date="2026-09-24T21:08:40Z">
              <w:r>
                <w:rPr>
                  <w:rFonts w:ascii="Times New Roman" w:hAnsi="Times New Roman" w:cs="Times New Roman"/>
                </w:rPr>
                <w:delText>Liang</w:delText>
              </w:r>
            </w:del>
            <w:ins w:id="691" w:author="蔡振辛 [2]" w:date="2026-09-24T21:08:40Z">
              <w:r>
                <w:rPr>
                  <w:rFonts w:ascii="Times New Roman" w:hAnsi="Times New Roman" w:cs="Times New Roman"/>
                </w:rPr>
                <w:t>Hu</w:t>
              </w:r>
            </w:ins>
            <w:r>
              <w:rPr>
                <w:rFonts w:ascii="Times New Roman" w:hAnsi="Times New Roman" w:cs="Times New Roman"/>
              </w:rPr>
              <w:t xml:space="preserve"> et al.</w:t>
            </w:r>
            <w:del w:id="692" w:author="蔡振辛 [2]" w:date="2026-09-24T21:08:40Z">
              <w:r>
                <w:rPr>
                  <w:rFonts w:ascii="Times New Roman" w:hAnsi="Times New Roman" w:cs="Times New Roman"/>
                </w:rPr>
                <w:delText> </w:delText>
              </w:r>
            </w:del>
            <w:ins w:id="693" w:author="蔡振辛 [2]" w:date="2026-09-24T21:08:40Z">
              <w:r>
                <w:rPr>
                  <w:rFonts w:ascii="Times New Roman" w:hAnsi="Times New Roman" w:cs="Times New Roman"/>
                </w:rPr>
                <w:t xml:space="preserve"> </w:t>
              </w:r>
            </w:ins>
            <w:r>
              <w:rPr>
                <w:rFonts w:ascii="Times New Roman" w:hAnsi="Times New Roman" w:cs="Times New Roman"/>
              </w:rPr>
              <w:t>(202</w:t>
            </w:r>
            <w:del w:id="694" w:author="蔡振辛 [2]" w:date="2026-09-24T21:08:40Z">
              <w:r>
                <w:rPr>
                  <w:rFonts w:ascii="Times New Roman" w:hAnsi="Times New Roman" w:cs="Times New Roman"/>
                </w:rPr>
                <w:delText>2</w:delText>
              </w:r>
            </w:del>
            <w:ins w:id="695" w:author="蔡振辛 [2]" w:date="2026-09-24T21:08:40Z">
              <w:r>
                <w:rPr>
                  <w:rFonts w:ascii="Times New Roman" w:hAnsi="Times New Roman" w:cs="Times New Roman"/>
                </w:rPr>
                <w:t>3</w:t>
              </w:r>
            </w:ins>
            <w:r>
              <w:rPr>
                <w:rFonts w:ascii="Times New Roman" w:hAnsi="Times New Roman" w:cs="Times New Roman"/>
              </w:rPr>
              <w:t>)</w:t>
            </w:r>
          </w:p>
        </w:tc>
        <w:tc>
          <w:tcPr>
            <w:tcW w:w="250" w:type="pct"/>
            <w:vAlign w:val="center"/>
          </w:tcPr>
          <w:p w14:paraId="49512EAF">
            <w:pPr>
              <w:jc w:val="center"/>
              <w:rPr>
                <w:rFonts w:ascii="Times New Roman" w:hAnsi="Times New Roman" w:cs="Times New Roman"/>
              </w:rPr>
            </w:pPr>
            <w:r>
              <w:rPr>
                <w:rFonts w:ascii="Times New Roman" w:hAnsi="Times New Roman" w:cs="Times New Roman"/>
              </w:rPr>
              <w:t>Exp</w:t>
            </w:r>
            <w:del w:id="696" w:author="蔡振辛 [2]" w:date="2026-09-24T21:08:40Z">
              <w:r>
                <w:rPr>
                  <w:rFonts w:ascii="Times New Roman" w:hAnsi="Times New Roman" w:cs="Times New Roman"/>
                </w:rPr>
                <w:delText>1</w:delText>
              </w:r>
            </w:del>
            <w:ins w:id="697" w:author="蔡振辛 [2]" w:date="2026-09-24T21:08:40Z">
              <w:r>
                <w:rPr>
                  <w:rFonts w:ascii="Times New Roman" w:hAnsi="Times New Roman" w:cs="Times New Roman"/>
                </w:rPr>
                <w:t>4a</w:t>
              </w:r>
            </w:ins>
          </w:p>
        </w:tc>
        <w:tc>
          <w:tcPr>
            <w:tcW w:w="341" w:type="pct"/>
            <w:vAlign w:val="center"/>
          </w:tcPr>
          <w:p w14:paraId="0E5D3B0D">
            <w:pPr>
              <w:jc w:val="center"/>
              <w:rPr>
                <w:rFonts w:ascii="Times New Roman" w:hAnsi="Times New Roman" w:cs="Times New Roman"/>
              </w:rPr>
            </w:pPr>
            <w:r>
              <w:rPr>
                <w:rFonts w:ascii="Times New Roman" w:hAnsi="Times New Roman" w:cs="Times New Roman"/>
              </w:rPr>
              <w:t>China</w:t>
            </w:r>
          </w:p>
        </w:tc>
        <w:tc>
          <w:tcPr>
            <w:tcW w:w="374" w:type="pct"/>
            <w:vAlign w:val="center"/>
          </w:tcPr>
          <w:p w14:paraId="4BED087E">
            <w:pPr>
              <w:jc w:val="center"/>
              <w:rPr>
                <w:rFonts w:ascii="Times New Roman" w:hAnsi="Times New Roman" w:cs="Times New Roman"/>
              </w:rPr>
            </w:pPr>
            <w:del w:id="698" w:author="蔡振辛 [2]" w:date="2026-09-24T21:08:40Z">
              <w:r>
                <w:rPr>
                  <w:rFonts w:ascii="Times New Roman" w:hAnsi="Times New Roman" w:cs="Times New Roman"/>
                </w:rPr>
                <w:delText>English</w:delText>
              </w:r>
            </w:del>
            <w:ins w:id="699" w:author="蔡振辛 [2]" w:date="2026-09-24T21:08:40Z">
              <w:r>
                <w:rPr>
                  <w:rFonts w:ascii="Times New Roman" w:hAnsi="Times New Roman" w:cs="Times New Roman"/>
                </w:rPr>
                <w:t>Chinese</w:t>
              </w:r>
            </w:ins>
          </w:p>
        </w:tc>
        <w:tc>
          <w:tcPr>
            <w:tcW w:w="364" w:type="pct"/>
            <w:vAlign w:val="center"/>
          </w:tcPr>
          <w:p w14:paraId="56AED073">
            <w:pPr>
              <w:jc w:val="center"/>
              <w:rPr>
                <w:rFonts w:ascii="Times New Roman" w:hAnsi="Times New Roman" w:cs="Times New Roman"/>
              </w:rPr>
            </w:pPr>
            <w:r>
              <w:rPr>
                <w:rFonts w:ascii="Times New Roman" w:hAnsi="Times New Roman" w:cs="Times New Roman"/>
              </w:rPr>
              <w:t>3</w:t>
            </w:r>
            <w:del w:id="700" w:author="蔡振辛 [2]" w:date="2026-09-24T21:08:40Z">
              <w:r>
                <w:rPr>
                  <w:rFonts w:ascii="Times New Roman" w:hAnsi="Times New Roman" w:cs="Times New Roman"/>
                </w:rPr>
                <w:delText>5 (13</w:delText>
              </w:r>
            </w:del>
            <w:ins w:id="701" w:author="蔡振辛 [2]" w:date="2026-09-24T21:08:40Z">
              <w:r>
                <w:rPr>
                  <w:rFonts w:ascii="Times New Roman" w:hAnsi="Times New Roman" w:cs="Times New Roman"/>
                </w:rPr>
                <w:t>2 (10</w:t>
              </w:r>
            </w:ins>
            <w:r>
              <w:rPr>
                <w:rFonts w:ascii="Times New Roman" w:hAnsi="Times New Roman" w:cs="Times New Roman"/>
              </w:rPr>
              <w:t>/22)</w:t>
            </w:r>
          </w:p>
        </w:tc>
        <w:tc>
          <w:tcPr>
            <w:tcW w:w="369" w:type="pct"/>
            <w:vAlign w:val="center"/>
          </w:tcPr>
          <w:p w14:paraId="4390BE8D">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76A52685">
            <w:pPr>
              <w:jc w:val="center"/>
              <w:rPr>
                <w:rFonts w:ascii="Times New Roman" w:hAnsi="Times New Roman" w:cs="Times New Roman"/>
              </w:rPr>
            </w:pPr>
            <w:del w:id="702" w:author="蔡振辛 [2]" w:date="2026-09-24T21:08:40Z">
              <w:r>
                <w:rPr>
                  <w:rFonts w:ascii="Times New Roman" w:hAnsi="Times New Roman" w:cs="Times New Roman"/>
                </w:rPr>
                <w:delText>36</w:delText>
              </w:r>
            </w:del>
            <w:ins w:id="703" w:author="蔡振辛 [2]" w:date="2026-09-24T21:08:40Z">
              <w:r>
                <w:rPr>
                  <w:rFonts w:ascii="Times New Roman" w:hAnsi="Times New Roman" w:cs="Times New Roman"/>
                </w:rPr>
                <w:t>72</w:t>
              </w:r>
            </w:ins>
            <w:r>
              <w:rPr>
                <w:rFonts w:ascii="Times New Roman" w:hAnsi="Times New Roman" w:cs="Times New Roman"/>
              </w:rPr>
              <w:t>0</w:t>
            </w:r>
          </w:p>
        </w:tc>
        <w:tc>
          <w:tcPr>
            <w:tcW w:w="337" w:type="pct"/>
            <w:vAlign w:val="center"/>
          </w:tcPr>
          <w:p w14:paraId="050C0CDC">
            <w:pPr>
              <w:jc w:val="center"/>
              <w:rPr>
                <w:rFonts w:ascii="Times New Roman" w:hAnsi="Times New Roman" w:cs="Times New Roman"/>
              </w:rPr>
            </w:pPr>
            <w:r>
              <w:rPr>
                <w:rFonts w:ascii="Times New Roman" w:hAnsi="Times New Roman" w:cs="Times New Roman"/>
              </w:rPr>
              <w:t>CC</w:t>
            </w:r>
            <w:del w:id="704" w:author="蔡振辛 [2]" w:date="2026-09-24T21:08:40Z">
              <w:r>
                <w:rPr>
                  <w:rFonts w:ascii="Times New Roman" w:hAnsi="Times New Roman" w:cs="Times New Roman"/>
                </w:rPr>
                <w:delText xml:space="preserve"> BY-NC-ND</w:delText>
              </w:r>
            </w:del>
            <w:ins w:id="705" w:author="蔡振辛 [2]" w:date="2026-09-24T21:08:40Z">
              <w:r>
                <w:rPr>
                  <w:rFonts w:ascii="Times New Roman" w:hAnsi="Times New Roman" w:cs="Times New Roman"/>
                </w:rPr>
                <w:t>-BY-4.0</w:t>
              </w:r>
            </w:ins>
          </w:p>
        </w:tc>
        <w:tc>
          <w:tcPr>
            <w:tcW w:w="525" w:type="pct"/>
            <w:vAlign w:val="center"/>
          </w:tcPr>
          <w:p w14:paraId="2BDF2278">
            <w:pPr>
              <w:jc w:val="center"/>
              <w:rPr>
                <w:rFonts w:ascii="Times New Roman" w:hAnsi="Times New Roman" w:cs="Times New Roman"/>
              </w:rPr>
            </w:pPr>
            <w:del w:id="706" w:author="蔡振辛 [2]" w:date="2026-09-24T21:08:40Z">
              <w:r>
                <w:rPr>
                  <w:rFonts w:ascii="Times New Roman" w:hAnsi="Times New Roman" w:cs="Times New Roman"/>
                </w:rPr>
                <w:delText>Lab Experiment</w:delText>
              </w:r>
            </w:del>
          </w:p>
        </w:tc>
      </w:tr>
      <w:tr w14:paraId="239D3124">
        <w:tblPrEx>
          <w:tblCellMar>
            <w:top w:w="0" w:type="dxa"/>
            <w:left w:w="108" w:type="dxa"/>
            <w:bottom w:w="0" w:type="dxa"/>
            <w:right w:w="108" w:type="dxa"/>
          </w:tblCellMar>
        </w:tblPrEx>
        <w:trPr>
          <w:cantSplit/>
        </w:trPr>
        <w:tc>
          <w:tcPr>
            <w:tcW w:w="234" w:type="pct"/>
            <w:vAlign w:val="center"/>
          </w:tcPr>
          <w:p w14:paraId="3B92DC13">
            <w:pPr>
              <w:jc w:val="center"/>
              <w:rPr>
                <w:rFonts w:ascii="Times New Roman" w:hAnsi="Times New Roman" w:cs="Times New Roman"/>
              </w:rPr>
            </w:pPr>
            <w:r>
              <w:rPr>
                <w:rFonts w:ascii="Times New Roman" w:hAnsi="Times New Roman" w:cs="Times New Roman"/>
              </w:rPr>
              <w:t>34</w:t>
            </w:r>
          </w:p>
        </w:tc>
        <w:tc>
          <w:tcPr>
            <w:tcW w:w="1103" w:type="pct"/>
            <w:vAlign w:val="center"/>
          </w:tcPr>
          <w:p w14:paraId="0C478F2C">
            <w:pPr>
              <w:jc w:val="center"/>
              <w:rPr>
                <w:rFonts w:ascii="Times New Roman" w:hAnsi="Times New Roman" w:cs="Times New Roman"/>
              </w:rPr>
            </w:pPr>
            <w:del w:id="707" w:author="蔡振辛 [2]" w:date="2026-09-24T21:08:40Z">
              <w:r>
                <w:rPr>
                  <w:rFonts w:ascii="Times New Roman" w:hAnsi="Times New Roman" w:cs="Times New Roman"/>
                </w:rPr>
                <w:delText>Liang_2022_HumBrainMap</w:delText>
              </w:r>
            </w:del>
            <w:ins w:id="708" w:author="蔡振辛 [2]" w:date="2026-09-24T21:08:40Z">
              <w:r>
                <w:rPr>
                  <w:rFonts w:ascii="Times New Roman" w:hAnsi="Times New Roman" w:cs="Times New Roman"/>
                </w:rPr>
                <w:t>Hu_2023_psyarxiv</w:t>
              </w:r>
            </w:ins>
          </w:p>
        </w:tc>
        <w:tc>
          <w:tcPr>
            <w:tcW w:w="545" w:type="pct"/>
            <w:vAlign w:val="center"/>
          </w:tcPr>
          <w:p w14:paraId="521CBDF9">
            <w:pPr>
              <w:jc w:val="center"/>
              <w:rPr>
                <w:rFonts w:ascii="Times New Roman" w:hAnsi="Times New Roman" w:cs="Times New Roman"/>
              </w:rPr>
            </w:pPr>
            <w:del w:id="709" w:author="蔡振辛 [2]" w:date="2026-09-24T21:08:40Z">
              <w:r>
                <w:rPr>
                  <w:rFonts w:ascii="Times New Roman" w:hAnsi="Times New Roman" w:cs="Times New Roman"/>
                </w:rPr>
                <w:delText>Liang</w:delText>
              </w:r>
            </w:del>
            <w:ins w:id="710" w:author="蔡振辛 [2]" w:date="2026-09-24T21:08:40Z">
              <w:r>
                <w:rPr>
                  <w:rFonts w:ascii="Times New Roman" w:hAnsi="Times New Roman" w:cs="Times New Roman"/>
                </w:rPr>
                <w:t>Hu</w:t>
              </w:r>
            </w:ins>
            <w:r>
              <w:rPr>
                <w:rFonts w:ascii="Times New Roman" w:hAnsi="Times New Roman" w:cs="Times New Roman"/>
              </w:rPr>
              <w:t xml:space="preserve"> et al.</w:t>
            </w:r>
            <w:del w:id="711" w:author="蔡振辛 [2]" w:date="2026-09-24T21:08:40Z">
              <w:r>
                <w:rPr>
                  <w:rFonts w:ascii="Times New Roman" w:hAnsi="Times New Roman" w:cs="Times New Roman"/>
                </w:rPr>
                <w:delText> </w:delText>
              </w:r>
            </w:del>
            <w:ins w:id="712" w:author="蔡振辛 [2]" w:date="2026-09-24T21:08:40Z">
              <w:r>
                <w:rPr>
                  <w:rFonts w:ascii="Times New Roman" w:hAnsi="Times New Roman" w:cs="Times New Roman"/>
                </w:rPr>
                <w:t xml:space="preserve"> </w:t>
              </w:r>
            </w:ins>
            <w:r>
              <w:rPr>
                <w:rFonts w:ascii="Times New Roman" w:hAnsi="Times New Roman" w:cs="Times New Roman"/>
              </w:rPr>
              <w:t>(202</w:t>
            </w:r>
            <w:del w:id="713" w:author="蔡振辛 [2]" w:date="2026-09-24T21:08:40Z">
              <w:r>
                <w:rPr>
                  <w:rFonts w:ascii="Times New Roman" w:hAnsi="Times New Roman" w:cs="Times New Roman"/>
                </w:rPr>
                <w:delText>2</w:delText>
              </w:r>
            </w:del>
            <w:ins w:id="714" w:author="蔡振辛 [2]" w:date="2026-09-24T21:08:40Z">
              <w:r>
                <w:rPr>
                  <w:rFonts w:ascii="Times New Roman" w:hAnsi="Times New Roman" w:cs="Times New Roman"/>
                </w:rPr>
                <w:t>3</w:t>
              </w:r>
            </w:ins>
            <w:r>
              <w:rPr>
                <w:rFonts w:ascii="Times New Roman" w:hAnsi="Times New Roman" w:cs="Times New Roman"/>
              </w:rPr>
              <w:t>)</w:t>
            </w:r>
          </w:p>
        </w:tc>
        <w:tc>
          <w:tcPr>
            <w:tcW w:w="250" w:type="pct"/>
            <w:vAlign w:val="center"/>
          </w:tcPr>
          <w:p w14:paraId="686942F6">
            <w:pPr>
              <w:jc w:val="center"/>
              <w:rPr>
                <w:rFonts w:ascii="Times New Roman" w:hAnsi="Times New Roman" w:cs="Times New Roman"/>
              </w:rPr>
            </w:pPr>
            <w:r>
              <w:rPr>
                <w:rFonts w:ascii="Times New Roman" w:hAnsi="Times New Roman" w:cs="Times New Roman"/>
              </w:rPr>
              <w:t>Exp</w:t>
            </w:r>
            <w:del w:id="715" w:author="蔡振辛 [2]" w:date="2026-09-24T21:08:40Z">
              <w:r>
                <w:rPr>
                  <w:rFonts w:ascii="Times New Roman" w:hAnsi="Times New Roman" w:cs="Times New Roman"/>
                </w:rPr>
                <w:delText>1</w:delText>
              </w:r>
            </w:del>
            <w:ins w:id="716" w:author="蔡振辛 [2]" w:date="2026-09-24T21:08:40Z">
              <w:r>
                <w:rPr>
                  <w:rFonts w:ascii="Times New Roman" w:hAnsi="Times New Roman" w:cs="Times New Roman"/>
                </w:rPr>
                <w:t>6b</w:t>
              </w:r>
            </w:ins>
          </w:p>
        </w:tc>
        <w:tc>
          <w:tcPr>
            <w:tcW w:w="341" w:type="pct"/>
            <w:vAlign w:val="center"/>
          </w:tcPr>
          <w:p w14:paraId="4D773FAB">
            <w:pPr>
              <w:jc w:val="center"/>
              <w:rPr>
                <w:rFonts w:ascii="Times New Roman" w:hAnsi="Times New Roman" w:cs="Times New Roman"/>
              </w:rPr>
            </w:pPr>
            <w:r>
              <w:rPr>
                <w:rFonts w:ascii="Times New Roman" w:hAnsi="Times New Roman" w:cs="Times New Roman"/>
              </w:rPr>
              <w:t>China</w:t>
            </w:r>
          </w:p>
        </w:tc>
        <w:tc>
          <w:tcPr>
            <w:tcW w:w="374" w:type="pct"/>
            <w:vAlign w:val="center"/>
          </w:tcPr>
          <w:p w14:paraId="4BC4018E">
            <w:pPr>
              <w:jc w:val="center"/>
              <w:rPr>
                <w:rFonts w:ascii="Times New Roman" w:hAnsi="Times New Roman" w:cs="Times New Roman"/>
              </w:rPr>
            </w:pPr>
            <w:del w:id="717" w:author="蔡振辛 [2]" w:date="2026-09-24T21:08:40Z">
              <w:r>
                <w:rPr>
                  <w:rFonts w:ascii="Times New Roman" w:hAnsi="Times New Roman" w:cs="Times New Roman"/>
                </w:rPr>
                <w:delText>English</w:delText>
              </w:r>
            </w:del>
            <w:ins w:id="718" w:author="蔡振辛 [2]" w:date="2026-09-24T21:08:40Z">
              <w:r>
                <w:rPr>
                  <w:rFonts w:ascii="Times New Roman" w:hAnsi="Times New Roman" w:cs="Times New Roman"/>
                </w:rPr>
                <w:t>Chinese</w:t>
              </w:r>
            </w:ins>
          </w:p>
        </w:tc>
        <w:tc>
          <w:tcPr>
            <w:tcW w:w="364" w:type="pct"/>
            <w:vAlign w:val="center"/>
          </w:tcPr>
          <w:p w14:paraId="628A8AC8">
            <w:pPr>
              <w:jc w:val="center"/>
              <w:rPr>
                <w:rFonts w:ascii="Times New Roman" w:hAnsi="Times New Roman" w:cs="Times New Roman"/>
              </w:rPr>
            </w:pPr>
            <w:ins w:id="719" w:author="蔡振辛 [2]" w:date="2026-09-24T21:08:40Z">
              <w:r>
                <w:rPr>
                  <w:rFonts w:ascii="Times New Roman" w:hAnsi="Times New Roman" w:cs="Times New Roman"/>
                </w:rPr>
                <w:t>2</w:t>
              </w:r>
            </w:ins>
            <w:r>
              <w:rPr>
                <w:rFonts w:ascii="Times New Roman" w:hAnsi="Times New Roman" w:cs="Times New Roman"/>
              </w:rPr>
              <w:t>3</w:t>
            </w:r>
            <w:del w:id="720" w:author="蔡振辛 [2]" w:date="2026-09-24T21:08:40Z">
              <w:r>
                <w:rPr>
                  <w:rFonts w:ascii="Times New Roman" w:hAnsi="Times New Roman" w:cs="Times New Roman"/>
                </w:rPr>
                <w:delText>8</w:delText>
              </w:r>
            </w:del>
            <w:r>
              <w:rPr>
                <w:rFonts w:ascii="Times New Roman" w:hAnsi="Times New Roman" w:cs="Times New Roman"/>
              </w:rPr>
              <w:t xml:space="preserve"> (</w:t>
            </w:r>
            <w:del w:id="721" w:author="蔡振辛 [2]" w:date="2026-09-24T21:08:40Z">
              <w:r>
                <w:rPr>
                  <w:rFonts w:ascii="Times New Roman" w:hAnsi="Times New Roman" w:cs="Times New Roman"/>
                </w:rPr>
                <w:delText>22/16</w:delText>
              </w:r>
            </w:del>
            <w:ins w:id="722" w:author="蔡振辛 [2]" w:date="2026-09-24T21:08:40Z">
              <w:r>
                <w:rPr>
                  <w:rFonts w:ascii="Times New Roman" w:hAnsi="Times New Roman" w:cs="Times New Roman"/>
                </w:rPr>
                <w:t>15/8</w:t>
              </w:r>
            </w:ins>
            <w:r>
              <w:rPr>
                <w:rFonts w:ascii="Times New Roman" w:hAnsi="Times New Roman" w:cs="Times New Roman"/>
              </w:rPr>
              <w:t>)</w:t>
            </w:r>
          </w:p>
        </w:tc>
        <w:tc>
          <w:tcPr>
            <w:tcW w:w="369" w:type="pct"/>
            <w:vAlign w:val="center"/>
          </w:tcPr>
          <w:p w14:paraId="1D4F9DBD">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A6ACFD8">
            <w:pPr>
              <w:jc w:val="center"/>
              <w:rPr>
                <w:rFonts w:ascii="Times New Roman" w:hAnsi="Times New Roman" w:cs="Times New Roman"/>
              </w:rPr>
            </w:pPr>
            <w:del w:id="723" w:author="蔡振辛 [2]" w:date="2026-09-24T21:08:40Z">
              <w:r>
                <w:rPr>
                  <w:rFonts w:ascii="Times New Roman" w:hAnsi="Times New Roman" w:cs="Times New Roman"/>
                </w:rPr>
                <w:delText>3</w:delText>
              </w:r>
            </w:del>
            <w:ins w:id="724" w:author="蔡振辛 [2]" w:date="2026-09-24T21:08:40Z">
              <w:r>
                <w:rPr>
                  <w:rFonts w:ascii="Times New Roman" w:hAnsi="Times New Roman" w:cs="Times New Roman"/>
                </w:rPr>
                <w:t>2700-4320 (S1 1080 + S2 1</w:t>
              </w:r>
            </w:ins>
            <w:r>
              <w:rPr>
                <w:rFonts w:ascii="Times New Roman" w:hAnsi="Times New Roman" w:cs="Times New Roman"/>
              </w:rPr>
              <w:t>6</w:t>
            </w:r>
            <w:ins w:id="725" w:author="蔡振辛 [2]" w:date="2026-09-24T21:08:40Z">
              <w:r>
                <w:rPr>
                  <w:rFonts w:ascii="Times New Roman" w:hAnsi="Times New Roman" w:cs="Times New Roman"/>
                </w:rPr>
                <w:t>2</w:t>
              </w:r>
            </w:ins>
            <w:r>
              <w:rPr>
                <w:rFonts w:ascii="Times New Roman" w:hAnsi="Times New Roman" w:cs="Times New Roman"/>
              </w:rPr>
              <w:t>0</w:t>
            </w:r>
            <w:ins w:id="726" w:author="蔡振辛 [2]" w:date="2026-09-24T21:08:40Z">
              <w:r>
                <w:rPr>
                  <w:rFonts w:ascii="Times New Roman" w:hAnsi="Times New Roman" w:cs="Times New Roman"/>
                </w:rPr>
                <w:t xml:space="preserve"> + S3 0-1620 per subject)</w:t>
              </w:r>
            </w:ins>
          </w:p>
        </w:tc>
        <w:tc>
          <w:tcPr>
            <w:tcW w:w="337" w:type="pct"/>
            <w:vAlign w:val="center"/>
          </w:tcPr>
          <w:p w14:paraId="563496EB">
            <w:pPr>
              <w:jc w:val="center"/>
              <w:rPr>
                <w:rFonts w:ascii="Times New Roman" w:hAnsi="Times New Roman" w:cs="Times New Roman"/>
              </w:rPr>
            </w:pPr>
            <w:r>
              <w:rPr>
                <w:rFonts w:ascii="Times New Roman" w:hAnsi="Times New Roman" w:cs="Times New Roman"/>
              </w:rPr>
              <w:t>CC</w:t>
            </w:r>
            <w:del w:id="727" w:author="蔡振辛 [2]" w:date="2026-09-24T21:08:40Z">
              <w:r>
                <w:rPr>
                  <w:rFonts w:ascii="Times New Roman" w:hAnsi="Times New Roman" w:cs="Times New Roman"/>
                </w:rPr>
                <w:delText xml:space="preserve"> BY-NC-ND</w:delText>
              </w:r>
            </w:del>
            <w:ins w:id="728" w:author="蔡振辛 [2]" w:date="2026-09-24T21:08:40Z">
              <w:r>
                <w:rPr>
                  <w:rFonts w:ascii="Times New Roman" w:hAnsi="Times New Roman" w:cs="Times New Roman"/>
                </w:rPr>
                <w:t>-BY-4.0</w:t>
              </w:r>
            </w:ins>
          </w:p>
        </w:tc>
        <w:tc>
          <w:tcPr>
            <w:tcW w:w="525" w:type="pct"/>
            <w:vAlign w:val="center"/>
          </w:tcPr>
          <w:p w14:paraId="7F9C0B52">
            <w:pPr>
              <w:jc w:val="center"/>
              <w:rPr>
                <w:rFonts w:ascii="Times New Roman" w:hAnsi="Times New Roman" w:cs="Times New Roman"/>
              </w:rPr>
            </w:pPr>
            <w:del w:id="729" w:author="蔡振辛 [2]" w:date="2026-09-24T21:08:40Z">
              <w:r>
                <w:rPr>
                  <w:rFonts w:ascii="Times New Roman" w:hAnsi="Times New Roman" w:cs="Times New Roman"/>
                </w:rPr>
                <w:delText>Lab Experiment</w:delText>
              </w:r>
            </w:del>
          </w:p>
        </w:tc>
      </w:tr>
      <w:tr w14:paraId="62362941">
        <w:tblPrEx>
          <w:tblCellMar>
            <w:top w:w="0" w:type="dxa"/>
            <w:left w:w="108" w:type="dxa"/>
            <w:bottom w:w="0" w:type="dxa"/>
            <w:right w:w="108" w:type="dxa"/>
          </w:tblCellMar>
        </w:tblPrEx>
        <w:trPr>
          <w:cantSplit/>
        </w:trPr>
        <w:tc>
          <w:tcPr>
            <w:tcW w:w="234" w:type="pct"/>
            <w:vAlign w:val="center"/>
          </w:tcPr>
          <w:p w14:paraId="0A64523D">
            <w:pPr>
              <w:jc w:val="center"/>
              <w:rPr>
                <w:rFonts w:ascii="Times New Roman" w:hAnsi="Times New Roman" w:cs="Times New Roman"/>
              </w:rPr>
            </w:pPr>
            <w:r>
              <w:rPr>
                <w:rFonts w:ascii="Times New Roman" w:hAnsi="Times New Roman" w:cs="Times New Roman"/>
              </w:rPr>
              <w:t>35</w:t>
            </w:r>
          </w:p>
        </w:tc>
        <w:tc>
          <w:tcPr>
            <w:tcW w:w="1103" w:type="pct"/>
            <w:vAlign w:val="center"/>
          </w:tcPr>
          <w:p w14:paraId="59AF9D46">
            <w:pPr>
              <w:jc w:val="center"/>
              <w:rPr>
                <w:rFonts w:ascii="Times New Roman" w:hAnsi="Times New Roman" w:cs="Times New Roman"/>
              </w:rPr>
            </w:pPr>
            <w:del w:id="730" w:author="蔡振辛 [2]" w:date="2026-09-24T21:08:40Z">
              <w:r>
                <w:rPr>
                  <w:rFonts w:ascii="Times New Roman" w:hAnsi="Times New Roman" w:cs="Times New Roman"/>
                </w:rPr>
                <w:delText>Liang_2022_HumBrainMap</w:delText>
              </w:r>
            </w:del>
            <w:ins w:id="731" w:author="蔡振辛 [2]" w:date="2026-09-24T21:08:40Z">
              <w:r>
                <w:rPr>
                  <w:rFonts w:ascii="Times New Roman" w:hAnsi="Times New Roman" w:cs="Times New Roman"/>
                </w:rPr>
                <w:t>Kirk_2025_BritJP</w:t>
              </w:r>
            </w:ins>
            <w:ins w:id="732" w:author="蔡振辛 [2]" w:date="2026-09-24T21:08:41Z">
              <w:r>
                <w:rPr>
                  <w:rFonts w:ascii="Times New Roman" w:hAnsi="Times New Roman" w:cs="Times New Roman"/>
                </w:rPr>
                <w:t>sy</w:t>
              </w:r>
            </w:ins>
          </w:p>
        </w:tc>
        <w:tc>
          <w:tcPr>
            <w:tcW w:w="545" w:type="pct"/>
            <w:vAlign w:val="center"/>
          </w:tcPr>
          <w:p w14:paraId="7D43CD3A">
            <w:pPr>
              <w:jc w:val="center"/>
              <w:rPr>
                <w:rFonts w:ascii="Times New Roman" w:hAnsi="Times New Roman" w:cs="Times New Roman"/>
              </w:rPr>
            </w:pPr>
            <w:del w:id="733" w:author="蔡振辛 [2]" w:date="2026-09-24T21:08:41Z">
              <w:r>
                <w:rPr>
                  <w:rFonts w:ascii="Times New Roman" w:hAnsi="Times New Roman" w:cs="Times New Roman"/>
                </w:rPr>
                <w:delText>Liang</w:delText>
              </w:r>
            </w:del>
            <w:ins w:id="734" w:author="蔡振辛 [2]" w:date="2026-09-24T21:08:41Z">
              <w:r>
                <w:rPr>
                  <w:rFonts w:ascii="Times New Roman" w:hAnsi="Times New Roman" w:cs="Times New Roman"/>
                </w:rPr>
                <w:t>Neil W. Kirk</w:t>
              </w:r>
            </w:ins>
            <w:r>
              <w:rPr>
                <w:rFonts w:ascii="Times New Roman" w:hAnsi="Times New Roman" w:cs="Times New Roman"/>
              </w:rPr>
              <w:t xml:space="preserve"> et al.</w:t>
            </w:r>
            <w:del w:id="735" w:author="蔡振辛 [2]" w:date="2026-09-24T21:08:41Z">
              <w:r>
                <w:rPr>
                  <w:rFonts w:ascii="Times New Roman" w:hAnsi="Times New Roman" w:cs="Times New Roman"/>
                </w:rPr>
                <w:delText> </w:delText>
              </w:r>
            </w:del>
            <w:ins w:id="736" w:author="蔡振辛 [2]" w:date="2026-09-24T21:08:41Z">
              <w:r>
                <w:rPr>
                  <w:rFonts w:ascii="Times New Roman" w:hAnsi="Times New Roman" w:cs="Times New Roman"/>
                </w:rPr>
                <w:t xml:space="preserve"> </w:t>
              </w:r>
            </w:ins>
            <w:r>
              <w:rPr>
                <w:rFonts w:ascii="Times New Roman" w:hAnsi="Times New Roman" w:cs="Times New Roman"/>
              </w:rPr>
              <w:t>(202</w:t>
            </w:r>
            <w:del w:id="737" w:author="蔡振辛 [2]" w:date="2026-09-24T21:08:41Z">
              <w:r>
                <w:rPr>
                  <w:rFonts w:ascii="Times New Roman" w:hAnsi="Times New Roman" w:cs="Times New Roman"/>
                </w:rPr>
                <w:delText>2</w:delText>
              </w:r>
            </w:del>
            <w:ins w:id="738" w:author="蔡振辛 [2]" w:date="2026-09-24T21:08:41Z">
              <w:r>
                <w:rPr>
                  <w:rFonts w:ascii="Times New Roman" w:hAnsi="Times New Roman" w:cs="Times New Roman"/>
                </w:rPr>
                <w:t>5</w:t>
              </w:r>
            </w:ins>
            <w:r>
              <w:rPr>
                <w:rFonts w:ascii="Times New Roman" w:hAnsi="Times New Roman" w:cs="Times New Roman"/>
              </w:rPr>
              <w:t>)</w:t>
            </w:r>
          </w:p>
        </w:tc>
        <w:tc>
          <w:tcPr>
            <w:tcW w:w="250" w:type="pct"/>
            <w:vAlign w:val="center"/>
          </w:tcPr>
          <w:p w14:paraId="0C212D22">
            <w:pPr>
              <w:jc w:val="center"/>
              <w:rPr>
                <w:rFonts w:ascii="Times New Roman" w:hAnsi="Times New Roman" w:cs="Times New Roman"/>
              </w:rPr>
            </w:pPr>
            <w:r>
              <w:rPr>
                <w:rFonts w:ascii="Times New Roman" w:hAnsi="Times New Roman" w:cs="Times New Roman"/>
              </w:rPr>
              <w:t>Exp1</w:t>
            </w:r>
          </w:p>
        </w:tc>
        <w:tc>
          <w:tcPr>
            <w:tcW w:w="341" w:type="pct"/>
            <w:vAlign w:val="center"/>
          </w:tcPr>
          <w:p w14:paraId="1DCA1890">
            <w:pPr>
              <w:jc w:val="center"/>
              <w:rPr>
                <w:rFonts w:ascii="Times New Roman" w:hAnsi="Times New Roman" w:cs="Times New Roman"/>
              </w:rPr>
            </w:pPr>
            <w:del w:id="739" w:author="蔡振辛 [2]" w:date="2026-09-24T21:08:41Z">
              <w:r>
                <w:rPr>
                  <w:rFonts w:ascii="Times New Roman" w:hAnsi="Times New Roman" w:cs="Times New Roman"/>
                </w:rPr>
                <w:delText>China</w:delText>
              </w:r>
            </w:del>
            <w:ins w:id="740" w:author="蔡振辛 [2]" w:date="2026-09-24T21:08:41Z">
              <w:r>
                <w:rPr>
                  <w:rFonts w:ascii="Times New Roman" w:hAnsi="Times New Roman" w:cs="Times New Roman"/>
                </w:rPr>
                <w:t>United Kingdom</w:t>
              </w:r>
            </w:ins>
          </w:p>
        </w:tc>
        <w:tc>
          <w:tcPr>
            <w:tcW w:w="374" w:type="pct"/>
            <w:vAlign w:val="center"/>
          </w:tcPr>
          <w:p w14:paraId="58B258AA">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5BC3E858">
            <w:pPr>
              <w:jc w:val="center"/>
              <w:rPr>
                <w:rFonts w:ascii="Times New Roman" w:hAnsi="Times New Roman" w:cs="Times New Roman"/>
              </w:rPr>
            </w:pPr>
            <w:r>
              <w:rPr>
                <w:rFonts w:ascii="Times New Roman" w:hAnsi="Times New Roman" w:cs="Times New Roman"/>
              </w:rPr>
              <w:t>3</w:t>
            </w:r>
            <w:del w:id="741" w:author="蔡振辛 [2]" w:date="2026-09-24T21:08:41Z">
              <w:r>
                <w:rPr>
                  <w:rFonts w:ascii="Times New Roman" w:hAnsi="Times New Roman" w:cs="Times New Roman"/>
                </w:rPr>
                <w:delText>6 (13/23</w:delText>
              </w:r>
            </w:del>
            <w:ins w:id="742" w:author="蔡振辛 [2]" w:date="2026-09-24T21:08:41Z">
              <w:r>
                <w:rPr>
                  <w:rFonts w:ascii="Times New Roman" w:hAnsi="Times New Roman" w:cs="Times New Roman"/>
                </w:rPr>
                <w:t>5 (35/0</w:t>
              </w:r>
            </w:ins>
            <w:r>
              <w:rPr>
                <w:rFonts w:ascii="Times New Roman" w:hAnsi="Times New Roman" w:cs="Times New Roman"/>
              </w:rPr>
              <w:t>)</w:t>
            </w:r>
          </w:p>
        </w:tc>
        <w:tc>
          <w:tcPr>
            <w:tcW w:w="369" w:type="pct"/>
            <w:vAlign w:val="center"/>
          </w:tcPr>
          <w:p w14:paraId="261B1E9A">
            <w:pPr>
              <w:jc w:val="center"/>
              <w:rPr>
                <w:rFonts w:ascii="Times New Roman" w:hAnsi="Times New Roman" w:cs="Times New Roman"/>
              </w:rPr>
            </w:pPr>
            <w:del w:id="743" w:author="蔡振辛 [2]" w:date="2026-09-24T21:08:41Z">
              <w:r>
                <w:rPr>
                  <w:rFonts w:ascii="Times New Roman" w:hAnsi="Times New Roman" w:cs="Times New Roman"/>
                </w:rPr>
                <w:delText>geometric shap</w:delText>
              </w:r>
            </w:del>
            <w:ins w:id="744" w:author="蔡振辛 [2]" w:date="2026-09-24T21:08:41Z">
              <w:r>
                <w:rPr>
                  <w:rFonts w:ascii="Times New Roman" w:hAnsi="Times New Roman" w:cs="Times New Roman"/>
                </w:rPr>
                <w:t>voic</w:t>
              </w:r>
            </w:ins>
            <w:r>
              <w:rPr>
                <w:rFonts w:ascii="Times New Roman" w:hAnsi="Times New Roman" w:cs="Times New Roman"/>
              </w:rPr>
              <w:t>e</w:t>
            </w:r>
          </w:p>
        </w:tc>
        <w:tc>
          <w:tcPr>
            <w:tcW w:w="553" w:type="pct"/>
            <w:vAlign w:val="center"/>
          </w:tcPr>
          <w:p w14:paraId="7926717E">
            <w:pPr>
              <w:jc w:val="center"/>
              <w:rPr>
                <w:rFonts w:ascii="Times New Roman" w:hAnsi="Times New Roman" w:cs="Times New Roman"/>
              </w:rPr>
            </w:pPr>
            <w:del w:id="745" w:author="蔡振辛 [2]" w:date="2026-09-24T21:08:41Z">
              <w:r>
                <w:rPr>
                  <w:rFonts w:ascii="Times New Roman" w:hAnsi="Times New Roman" w:cs="Times New Roman"/>
                </w:rPr>
                <w:delText>360</w:delText>
              </w:r>
            </w:del>
            <w:ins w:id="746" w:author="蔡振辛 [2]" w:date="2026-09-24T21:08:41Z">
              <w:r>
                <w:rPr>
                  <w:rFonts w:ascii="Times New Roman" w:hAnsi="Times New Roman" w:cs="Times New Roman"/>
                </w:rPr>
                <w:t>216</w:t>
              </w:r>
            </w:ins>
          </w:p>
        </w:tc>
        <w:tc>
          <w:tcPr>
            <w:tcW w:w="337" w:type="pct"/>
            <w:vAlign w:val="center"/>
          </w:tcPr>
          <w:p w14:paraId="1BB7BB56">
            <w:pPr>
              <w:jc w:val="center"/>
              <w:rPr>
                <w:rFonts w:ascii="Times New Roman" w:hAnsi="Times New Roman" w:cs="Times New Roman"/>
              </w:rPr>
            </w:pPr>
            <w:r>
              <w:rPr>
                <w:rFonts w:ascii="Times New Roman" w:hAnsi="Times New Roman" w:cs="Times New Roman"/>
              </w:rPr>
              <w:t>CC BY</w:t>
            </w:r>
            <w:del w:id="747" w:author="蔡振辛 [2]" w:date="2026-09-24T21:08:41Z">
              <w:r>
                <w:rPr>
                  <w:rFonts w:ascii="Times New Roman" w:hAnsi="Times New Roman" w:cs="Times New Roman"/>
                </w:rPr>
                <w:delText>-NC-ND</w:delText>
              </w:r>
            </w:del>
            <w:ins w:id="748" w:author="蔡振辛 [2]" w:date="2026-09-24T21:08:41Z">
              <w:r>
                <w:rPr>
                  <w:rFonts w:ascii="Times New Roman" w:hAnsi="Times New Roman" w:cs="Times New Roman"/>
                </w:rPr>
                <w:t xml:space="preserve"> 4.0</w:t>
              </w:r>
            </w:ins>
          </w:p>
        </w:tc>
        <w:tc>
          <w:tcPr>
            <w:tcW w:w="525" w:type="pct"/>
            <w:vAlign w:val="center"/>
          </w:tcPr>
          <w:p w14:paraId="0852FFEE">
            <w:pPr>
              <w:jc w:val="center"/>
              <w:rPr>
                <w:rFonts w:ascii="Times New Roman" w:hAnsi="Times New Roman" w:cs="Times New Roman"/>
              </w:rPr>
            </w:pPr>
            <w:del w:id="749" w:author="蔡振辛 [2]" w:date="2026-09-24T21:08:41Z">
              <w:r>
                <w:rPr>
                  <w:rFonts w:ascii="Times New Roman" w:hAnsi="Times New Roman" w:cs="Times New Roman"/>
                </w:rPr>
                <w:delText>Lab</w:delText>
              </w:r>
            </w:del>
            <w:ins w:id="750" w:author="蔡振辛 [2]" w:date="2026-09-24T21:08:41Z">
              <w:r>
                <w:rPr>
                  <w:rFonts w:ascii="Times New Roman" w:hAnsi="Times New Roman" w:cs="Times New Roman"/>
                </w:rPr>
                <w:t>Online</w:t>
              </w:r>
            </w:ins>
            <w:r>
              <w:rPr>
                <w:rFonts w:ascii="Times New Roman" w:hAnsi="Times New Roman" w:cs="Times New Roman"/>
              </w:rPr>
              <w:t xml:space="preserve"> Experiment</w:t>
            </w:r>
          </w:p>
        </w:tc>
      </w:tr>
      <w:tr w14:paraId="561CC5C7">
        <w:tblPrEx>
          <w:tblCellMar>
            <w:top w:w="0" w:type="dxa"/>
            <w:left w:w="108" w:type="dxa"/>
            <w:bottom w:w="0" w:type="dxa"/>
            <w:right w:w="108" w:type="dxa"/>
          </w:tblCellMar>
        </w:tblPrEx>
        <w:trPr>
          <w:cantSplit/>
        </w:trPr>
        <w:tc>
          <w:tcPr>
            <w:tcW w:w="234" w:type="pct"/>
            <w:vAlign w:val="center"/>
          </w:tcPr>
          <w:p w14:paraId="102095CD">
            <w:pPr>
              <w:jc w:val="center"/>
              <w:rPr>
                <w:rFonts w:ascii="Times New Roman" w:hAnsi="Times New Roman" w:cs="Times New Roman"/>
              </w:rPr>
            </w:pPr>
            <w:r>
              <w:rPr>
                <w:rFonts w:ascii="Times New Roman" w:hAnsi="Times New Roman" w:cs="Times New Roman"/>
              </w:rPr>
              <w:t>36</w:t>
            </w:r>
          </w:p>
        </w:tc>
        <w:tc>
          <w:tcPr>
            <w:tcW w:w="1103" w:type="pct"/>
            <w:vAlign w:val="center"/>
          </w:tcPr>
          <w:p w14:paraId="0C4E2E86">
            <w:pPr>
              <w:jc w:val="center"/>
              <w:rPr>
                <w:rFonts w:ascii="Times New Roman" w:hAnsi="Times New Roman" w:cs="Times New Roman"/>
              </w:rPr>
            </w:pPr>
            <w:del w:id="751" w:author="蔡振辛 [2]" w:date="2026-09-24T21:08:41Z">
              <w:r>
                <w:rPr>
                  <w:rFonts w:ascii="Times New Roman" w:hAnsi="Times New Roman" w:cs="Times New Roman"/>
                </w:rPr>
                <w:delText>Liu_2023_CogRes</w:delText>
              </w:r>
            </w:del>
            <w:ins w:id="752" w:author="蔡振辛 [2]" w:date="2026-09-24T21:08:41Z">
              <w:r>
                <w:rPr>
                  <w:rFonts w:ascii="Times New Roman" w:hAnsi="Times New Roman" w:cs="Times New Roman"/>
                </w:rPr>
                <w:t>Kirk_2025_BritJPsy</w:t>
              </w:r>
            </w:ins>
          </w:p>
        </w:tc>
        <w:tc>
          <w:tcPr>
            <w:tcW w:w="545" w:type="pct"/>
            <w:vAlign w:val="center"/>
          </w:tcPr>
          <w:p w14:paraId="1942F0FB">
            <w:pPr>
              <w:jc w:val="center"/>
              <w:rPr>
                <w:rFonts w:ascii="Times New Roman" w:hAnsi="Times New Roman" w:cs="Times New Roman"/>
              </w:rPr>
            </w:pPr>
            <w:del w:id="753" w:author="蔡振辛 [2]" w:date="2026-09-24T21:08:41Z">
              <w:r>
                <w:rPr>
                  <w:rFonts w:ascii="Times New Roman" w:hAnsi="Times New Roman" w:cs="Times New Roman"/>
                </w:rPr>
                <w:delText>Liu</w:delText>
              </w:r>
            </w:del>
            <w:ins w:id="754" w:author="蔡振辛 [2]" w:date="2026-09-24T21:08:41Z">
              <w:r>
                <w:rPr>
                  <w:rFonts w:ascii="Times New Roman" w:hAnsi="Times New Roman" w:cs="Times New Roman"/>
                </w:rPr>
                <w:t>Neil W. Kirk</w:t>
              </w:r>
            </w:ins>
            <w:r>
              <w:rPr>
                <w:rFonts w:ascii="Times New Roman" w:hAnsi="Times New Roman" w:cs="Times New Roman"/>
              </w:rPr>
              <w:t xml:space="preserve"> et al.</w:t>
            </w:r>
            <w:del w:id="755" w:author="蔡振辛 [2]" w:date="2026-09-24T21:08:41Z">
              <w:r>
                <w:rPr>
                  <w:rFonts w:ascii="Times New Roman" w:hAnsi="Times New Roman" w:cs="Times New Roman"/>
                </w:rPr>
                <w:delText> </w:delText>
              </w:r>
            </w:del>
            <w:ins w:id="756" w:author="蔡振辛 [2]" w:date="2026-09-24T21:08:41Z">
              <w:r>
                <w:rPr>
                  <w:rFonts w:ascii="Times New Roman" w:hAnsi="Times New Roman" w:cs="Times New Roman"/>
                </w:rPr>
                <w:t xml:space="preserve"> </w:t>
              </w:r>
            </w:ins>
            <w:r>
              <w:rPr>
                <w:rFonts w:ascii="Times New Roman" w:hAnsi="Times New Roman" w:cs="Times New Roman"/>
              </w:rPr>
              <w:t>(202</w:t>
            </w:r>
            <w:del w:id="757" w:author="蔡振辛 [2]" w:date="2026-09-24T21:08:41Z">
              <w:r>
                <w:rPr>
                  <w:rFonts w:ascii="Times New Roman" w:hAnsi="Times New Roman" w:cs="Times New Roman"/>
                </w:rPr>
                <w:delText>3</w:delText>
              </w:r>
            </w:del>
            <w:ins w:id="758" w:author="蔡振辛 [2]" w:date="2026-09-24T21:08:41Z">
              <w:r>
                <w:rPr>
                  <w:rFonts w:ascii="Times New Roman" w:hAnsi="Times New Roman" w:cs="Times New Roman"/>
                </w:rPr>
                <w:t>5</w:t>
              </w:r>
            </w:ins>
            <w:r>
              <w:rPr>
                <w:rFonts w:ascii="Times New Roman" w:hAnsi="Times New Roman" w:cs="Times New Roman"/>
              </w:rPr>
              <w:t>)</w:t>
            </w:r>
          </w:p>
        </w:tc>
        <w:tc>
          <w:tcPr>
            <w:tcW w:w="250" w:type="pct"/>
            <w:vAlign w:val="center"/>
          </w:tcPr>
          <w:p w14:paraId="2DD713D5">
            <w:pPr>
              <w:jc w:val="center"/>
              <w:rPr>
                <w:rFonts w:ascii="Times New Roman" w:hAnsi="Times New Roman" w:cs="Times New Roman"/>
              </w:rPr>
            </w:pPr>
            <w:r>
              <w:rPr>
                <w:rFonts w:ascii="Times New Roman" w:hAnsi="Times New Roman" w:cs="Times New Roman"/>
              </w:rPr>
              <w:t>Exp</w:t>
            </w:r>
            <w:del w:id="759" w:author="蔡振辛 [2]" w:date="2026-09-24T21:08:41Z">
              <w:r>
                <w:rPr>
                  <w:rFonts w:ascii="Times New Roman" w:hAnsi="Times New Roman" w:cs="Times New Roman"/>
                </w:rPr>
                <w:delText>1</w:delText>
              </w:r>
            </w:del>
            <w:ins w:id="760" w:author="蔡振辛 [2]" w:date="2026-09-24T21:08:41Z">
              <w:r>
                <w:rPr>
                  <w:rFonts w:ascii="Times New Roman" w:hAnsi="Times New Roman" w:cs="Times New Roman"/>
                </w:rPr>
                <w:t>2</w:t>
              </w:r>
            </w:ins>
          </w:p>
        </w:tc>
        <w:tc>
          <w:tcPr>
            <w:tcW w:w="341" w:type="pct"/>
            <w:vAlign w:val="center"/>
          </w:tcPr>
          <w:p w14:paraId="75F4229C">
            <w:pPr>
              <w:jc w:val="center"/>
              <w:rPr>
                <w:rFonts w:ascii="Times New Roman" w:hAnsi="Times New Roman" w:cs="Times New Roman"/>
              </w:rPr>
            </w:pPr>
            <w:r>
              <w:rPr>
                <w:rFonts w:ascii="Times New Roman" w:hAnsi="Times New Roman" w:cs="Times New Roman"/>
              </w:rPr>
              <w:t>U</w:t>
            </w:r>
            <w:del w:id="761" w:author="蔡振辛 [2]" w:date="2026-09-24T21:08:41Z">
              <w:r>
                <w:rPr>
                  <w:rFonts w:ascii="Times New Roman" w:hAnsi="Times New Roman" w:cs="Times New Roman"/>
                </w:rPr>
                <w:delText>K</w:delText>
              </w:r>
            </w:del>
            <w:ins w:id="762" w:author="蔡振辛 [2]" w:date="2026-09-24T21:08:41Z">
              <w:r>
                <w:rPr>
                  <w:rFonts w:ascii="Times New Roman" w:hAnsi="Times New Roman" w:cs="Times New Roman"/>
                </w:rPr>
                <w:t>nited Kingdom</w:t>
              </w:r>
            </w:ins>
          </w:p>
        </w:tc>
        <w:tc>
          <w:tcPr>
            <w:tcW w:w="374" w:type="pct"/>
            <w:vAlign w:val="center"/>
          </w:tcPr>
          <w:p w14:paraId="31F85CA5">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3B6B5D01">
            <w:pPr>
              <w:jc w:val="center"/>
              <w:rPr>
                <w:rFonts w:ascii="Times New Roman" w:hAnsi="Times New Roman" w:cs="Times New Roman"/>
              </w:rPr>
            </w:pPr>
            <w:del w:id="763" w:author="蔡振辛 [2]" w:date="2026-09-24T21:08:41Z">
              <w:r>
                <w:rPr>
                  <w:rFonts w:ascii="Times New Roman" w:hAnsi="Times New Roman" w:cs="Times New Roman"/>
                </w:rPr>
                <w:delText>302 (132/161</w:delText>
              </w:r>
            </w:del>
            <w:ins w:id="764" w:author="蔡振辛 [2]" w:date="2026-09-24T21:08:41Z">
              <w:r>
                <w:rPr>
                  <w:rFonts w:ascii="Times New Roman" w:hAnsi="Times New Roman" w:cs="Times New Roman"/>
                </w:rPr>
                <w:t>90 (90/0</w:t>
              </w:r>
            </w:ins>
            <w:r>
              <w:rPr>
                <w:rFonts w:ascii="Times New Roman" w:hAnsi="Times New Roman" w:cs="Times New Roman"/>
              </w:rPr>
              <w:t>)</w:t>
            </w:r>
          </w:p>
        </w:tc>
        <w:tc>
          <w:tcPr>
            <w:tcW w:w="369" w:type="pct"/>
            <w:vAlign w:val="center"/>
          </w:tcPr>
          <w:p w14:paraId="50708FA1">
            <w:pPr>
              <w:jc w:val="center"/>
              <w:rPr>
                <w:rFonts w:ascii="Times New Roman" w:hAnsi="Times New Roman" w:cs="Times New Roman"/>
              </w:rPr>
            </w:pPr>
            <w:del w:id="765" w:author="蔡振辛 [2]" w:date="2026-09-24T21:08:41Z">
              <w:r>
                <w:rPr>
                  <w:rFonts w:ascii="Times New Roman" w:hAnsi="Times New Roman" w:cs="Times New Roman"/>
                </w:rPr>
                <w:delText>fa</w:delText>
              </w:r>
            </w:del>
            <w:ins w:id="766" w:author="蔡振辛 [2]" w:date="2026-09-24T21:08:41Z">
              <w:r>
                <w:rPr>
                  <w:rFonts w:ascii="Times New Roman" w:hAnsi="Times New Roman" w:cs="Times New Roman"/>
                </w:rPr>
                <w:t>voi</w:t>
              </w:r>
            </w:ins>
            <w:r>
              <w:rPr>
                <w:rFonts w:ascii="Times New Roman" w:hAnsi="Times New Roman" w:cs="Times New Roman"/>
              </w:rPr>
              <w:t>ce</w:t>
            </w:r>
          </w:p>
        </w:tc>
        <w:tc>
          <w:tcPr>
            <w:tcW w:w="553" w:type="pct"/>
            <w:vAlign w:val="center"/>
          </w:tcPr>
          <w:p w14:paraId="2FCFA0E5">
            <w:pPr>
              <w:jc w:val="center"/>
              <w:rPr>
                <w:rFonts w:ascii="Times New Roman" w:hAnsi="Times New Roman" w:cs="Times New Roman"/>
              </w:rPr>
            </w:pPr>
            <w:ins w:id="767" w:author="蔡振辛 [2]" w:date="2026-09-24T21:08:41Z">
              <w:r>
                <w:rPr>
                  <w:rFonts w:ascii="Times New Roman" w:hAnsi="Times New Roman" w:cs="Times New Roman"/>
                </w:rPr>
                <w:t>21</w:t>
              </w:r>
            </w:ins>
            <w:r>
              <w:rPr>
                <w:rFonts w:ascii="Times New Roman" w:hAnsi="Times New Roman" w:cs="Times New Roman"/>
              </w:rPr>
              <w:t>6</w:t>
            </w:r>
            <w:del w:id="768" w:author="蔡振辛 [2]" w:date="2026-09-24T21:08:41Z">
              <w:r>
                <w:rPr>
                  <w:rFonts w:ascii="Times New Roman" w:hAnsi="Times New Roman" w:cs="Times New Roman"/>
                </w:rPr>
                <w:delText>4</w:delText>
              </w:r>
            </w:del>
          </w:p>
        </w:tc>
        <w:tc>
          <w:tcPr>
            <w:tcW w:w="337" w:type="pct"/>
            <w:vAlign w:val="center"/>
          </w:tcPr>
          <w:p w14:paraId="7A524945">
            <w:pPr>
              <w:jc w:val="center"/>
              <w:rPr>
                <w:rFonts w:ascii="Times New Roman" w:hAnsi="Times New Roman" w:cs="Times New Roman"/>
              </w:rPr>
            </w:pPr>
            <w:del w:id="769" w:author="蔡振辛 [2]" w:date="2026-09-24T21:08:41Z">
              <w:r>
                <w:rPr>
                  <w:rFonts w:ascii="Times New Roman" w:hAnsi="Times New Roman" w:cs="Times New Roman"/>
                </w:rPr>
                <w:delText>NA</w:delText>
              </w:r>
            </w:del>
            <w:ins w:id="770" w:author="蔡振辛 [2]" w:date="2026-09-24T21:08:41Z">
              <w:r>
                <w:rPr>
                  <w:rFonts w:ascii="Times New Roman" w:hAnsi="Times New Roman" w:cs="Times New Roman"/>
                </w:rPr>
                <w:t>CC BY 4.0</w:t>
              </w:r>
            </w:ins>
          </w:p>
        </w:tc>
        <w:tc>
          <w:tcPr>
            <w:tcW w:w="525" w:type="pct"/>
            <w:vAlign w:val="center"/>
          </w:tcPr>
          <w:p w14:paraId="19FC9EA6">
            <w:pPr>
              <w:jc w:val="center"/>
              <w:rPr>
                <w:rFonts w:ascii="Times New Roman" w:hAnsi="Times New Roman" w:cs="Times New Roman"/>
              </w:rPr>
            </w:pPr>
            <w:r>
              <w:rPr>
                <w:rFonts w:ascii="Times New Roman" w:hAnsi="Times New Roman" w:cs="Times New Roman"/>
              </w:rPr>
              <w:t>Online Experiment</w:t>
            </w:r>
          </w:p>
        </w:tc>
      </w:tr>
      <w:tr w14:paraId="4017BB41">
        <w:tblPrEx>
          <w:tblCellMar>
            <w:top w:w="0" w:type="dxa"/>
            <w:left w:w="108" w:type="dxa"/>
            <w:bottom w:w="0" w:type="dxa"/>
            <w:right w:w="108" w:type="dxa"/>
          </w:tblCellMar>
        </w:tblPrEx>
        <w:trPr>
          <w:cantSplit/>
        </w:trPr>
        <w:tc>
          <w:tcPr>
            <w:tcW w:w="234" w:type="pct"/>
            <w:vAlign w:val="center"/>
          </w:tcPr>
          <w:p w14:paraId="07AC4C38">
            <w:pPr>
              <w:jc w:val="center"/>
              <w:rPr>
                <w:rFonts w:ascii="Times New Roman" w:hAnsi="Times New Roman" w:cs="Times New Roman"/>
              </w:rPr>
            </w:pPr>
            <w:r>
              <w:rPr>
                <w:rFonts w:ascii="Times New Roman" w:hAnsi="Times New Roman" w:cs="Times New Roman"/>
              </w:rPr>
              <w:t>37</w:t>
            </w:r>
          </w:p>
        </w:tc>
        <w:tc>
          <w:tcPr>
            <w:tcW w:w="1103" w:type="pct"/>
            <w:vAlign w:val="center"/>
          </w:tcPr>
          <w:p w14:paraId="04085E93">
            <w:pPr>
              <w:jc w:val="center"/>
              <w:rPr>
                <w:rFonts w:ascii="Times New Roman" w:hAnsi="Times New Roman" w:cs="Times New Roman"/>
              </w:rPr>
            </w:pPr>
            <w:del w:id="771" w:author="蔡振辛 [2]" w:date="2026-09-24T21:08:41Z">
              <w:r>
                <w:rPr>
                  <w:rFonts w:ascii="Times New Roman" w:hAnsi="Times New Roman" w:cs="Times New Roman"/>
                </w:rPr>
                <w:delText>Martinez-Perez_2024_ConsciousCog</w:delText>
              </w:r>
            </w:del>
            <w:ins w:id="772" w:author="蔡振辛 [2]" w:date="2026-09-24T21:08:41Z">
              <w:r>
                <w:rPr>
                  <w:rFonts w:ascii="Times New Roman" w:hAnsi="Times New Roman" w:cs="Times New Roman"/>
                </w:rPr>
                <w:t>Kolvoort_2020_HumBrainMap</w:t>
              </w:r>
            </w:ins>
          </w:p>
        </w:tc>
        <w:tc>
          <w:tcPr>
            <w:tcW w:w="545" w:type="pct"/>
            <w:vAlign w:val="center"/>
          </w:tcPr>
          <w:p w14:paraId="25E5BA15">
            <w:pPr>
              <w:jc w:val="center"/>
              <w:rPr>
                <w:rFonts w:ascii="Times New Roman" w:hAnsi="Times New Roman" w:cs="Times New Roman"/>
              </w:rPr>
            </w:pPr>
            <w:del w:id="773" w:author="蔡振辛 [2]" w:date="2026-09-24T21:08:41Z">
              <w:r>
                <w:rPr>
                  <w:rFonts w:ascii="Times New Roman" w:hAnsi="Times New Roman" w:cs="Times New Roman"/>
                </w:rPr>
                <w:delText>V Martínez-Pérez</w:delText>
              </w:r>
            </w:del>
            <w:ins w:id="774" w:author="蔡振辛 [2]" w:date="2026-09-24T21:08:41Z">
              <w:r>
                <w:rPr>
                  <w:rFonts w:ascii="Times New Roman" w:hAnsi="Times New Roman" w:cs="Times New Roman"/>
                </w:rPr>
                <w:t>IR Kolvoort</w:t>
              </w:r>
            </w:ins>
            <w:r>
              <w:rPr>
                <w:rFonts w:ascii="Times New Roman" w:hAnsi="Times New Roman" w:cs="Times New Roman"/>
              </w:rPr>
              <w:t xml:space="preserve"> et al.</w:t>
            </w:r>
            <w:del w:id="775" w:author="蔡振辛 [2]" w:date="2026-09-24T21:08:41Z">
              <w:r>
                <w:rPr>
                  <w:rFonts w:ascii="Times New Roman" w:hAnsi="Times New Roman" w:cs="Times New Roman"/>
                </w:rPr>
                <w:delText> </w:delText>
              </w:r>
            </w:del>
            <w:ins w:id="776" w:author="蔡振辛 [2]" w:date="2026-09-24T21:08:41Z">
              <w:r>
                <w:rPr>
                  <w:rFonts w:ascii="Times New Roman" w:hAnsi="Times New Roman" w:cs="Times New Roman"/>
                </w:rPr>
                <w:t xml:space="preserve"> </w:t>
              </w:r>
            </w:ins>
            <w:r>
              <w:rPr>
                <w:rFonts w:ascii="Times New Roman" w:hAnsi="Times New Roman" w:cs="Times New Roman"/>
              </w:rPr>
              <w:t>(202</w:t>
            </w:r>
            <w:del w:id="777" w:author="蔡振辛 [2]" w:date="2026-09-24T21:08:41Z">
              <w:r>
                <w:rPr>
                  <w:rFonts w:ascii="Times New Roman" w:hAnsi="Times New Roman" w:cs="Times New Roman"/>
                </w:rPr>
                <w:delText>4</w:delText>
              </w:r>
            </w:del>
            <w:ins w:id="778" w:author="蔡振辛 [2]" w:date="2026-09-24T21:08:41Z">
              <w:r>
                <w:rPr>
                  <w:rFonts w:ascii="Times New Roman" w:hAnsi="Times New Roman" w:cs="Times New Roman"/>
                </w:rPr>
                <w:t>0</w:t>
              </w:r>
            </w:ins>
            <w:r>
              <w:rPr>
                <w:rFonts w:ascii="Times New Roman" w:hAnsi="Times New Roman" w:cs="Times New Roman"/>
              </w:rPr>
              <w:t>)</w:t>
            </w:r>
          </w:p>
        </w:tc>
        <w:tc>
          <w:tcPr>
            <w:tcW w:w="250" w:type="pct"/>
            <w:vAlign w:val="center"/>
          </w:tcPr>
          <w:p w14:paraId="14B85D3B">
            <w:pPr>
              <w:jc w:val="center"/>
              <w:rPr>
                <w:rFonts w:ascii="Times New Roman" w:hAnsi="Times New Roman" w:cs="Times New Roman"/>
              </w:rPr>
            </w:pPr>
            <w:r>
              <w:rPr>
                <w:rFonts w:ascii="Times New Roman" w:hAnsi="Times New Roman" w:cs="Times New Roman"/>
              </w:rPr>
              <w:t>Exp</w:t>
            </w:r>
            <w:del w:id="779" w:author="蔡振辛 [2]" w:date="2026-09-24T21:08:41Z">
              <w:r>
                <w:rPr>
                  <w:rFonts w:ascii="Times New Roman" w:hAnsi="Times New Roman" w:cs="Times New Roman"/>
                </w:rPr>
                <w:delText>2</w:delText>
              </w:r>
            </w:del>
            <w:ins w:id="780" w:author="蔡振辛 [2]" w:date="2026-09-24T21:08:41Z">
              <w:r>
                <w:rPr>
                  <w:rFonts w:ascii="Times New Roman" w:hAnsi="Times New Roman" w:cs="Times New Roman"/>
                </w:rPr>
                <w:t>1</w:t>
              </w:r>
            </w:ins>
          </w:p>
        </w:tc>
        <w:tc>
          <w:tcPr>
            <w:tcW w:w="341" w:type="pct"/>
            <w:vAlign w:val="center"/>
          </w:tcPr>
          <w:p w14:paraId="3C8C6E32">
            <w:pPr>
              <w:jc w:val="center"/>
              <w:rPr>
                <w:rFonts w:ascii="Times New Roman" w:hAnsi="Times New Roman" w:cs="Times New Roman"/>
              </w:rPr>
            </w:pPr>
            <w:del w:id="781" w:author="蔡振辛 [2]" w:date="2026-09-24T21:08:41Z">
              <w:r>
                <w:rPr>
                  <w:rFonts w:ascii="Times New Roman" w:hAnsi="Times New Roman" w:cs="Times New Roman"/>
                </w:rPr>
                <w:delText>Spain</w:delText>
              </w:r>
            </w:del>
            <w:ins w:id="782" w:author="蔡振辛 [2]" w:date="2026-09-24T21:08:41Z">
              <w:r>
                <w:rPr>
                  <w:rFonts w:ascii="Times New Roman" w:hAnsi="Times New Roman" w:cs="Times New Roman"/>
                </w:rPr>
                <w:t>Canada</w:t>
              </w:r>
            </w:ins>
          </w:p>
        </w:tc>
        <w:tc>
          <w:tcPr>
            <w:tcW w:w="374" w:type="pct"/>
            <w:vAlign w:val="center"/>
          </w:tcPr>
          <w:p w14:paraId="3FABFC37">
            <w:pPr>
              <w:jc w:val="center"/>
              <w:rPr>
                <w:rFonts w:ascii="Times New Roman" w:hAnsi="Times New Roman" w:cs="Times New Roman"/>
              </w:rPr>
            </w:pPr>
            <w:del w:id="783" w:author="蔡振辛 [2]" w:date="2026-09-24T21:08:41Z">
              <w:r>
                <w:rPr>
                  <w:rFonts w:ascii="Times New Roman" w:hAnsi="Times New Roman" w:cs="Times New Roman"/>
                </w:rPr>
                <w:delText>Span</w:delText>
              </w:r>
            </w:del>
            <w:ins w:id="784" w:author="蔡振辛 [2]" w:date="2026-09-24T21:08:41Z">
              <w:r>
                <w:rPr>
                  <w:rFonts w:ascii="Times New Roman" w:hAnsi="Times New Roman" w:cs="Times New Roman"/>
                </w:rPr>
                <w:t>Engl</w:t>
              </w:r>
            </w:ins>
            <w:r>
              <w:rPr>
                <w:rFonts w:ascii="Times New Roman" w:hAnsi="Times New Roman" w:cs="Times New Roman"/>
              </w:rPr>
              <w:t>ish</w:t>
            </w:r>
          </w:p>
        </w:tc>
        <w:tc>
          <w:tcPr>
            <w:tcW w:w="364" w:type="pct"/>
            <w:vAlign w:val="center"/>
          </w:tcPr>
          <w:p w14:paraId="07F759FB">
            <w:pPr>
              <w:jc w:val="center"/>
              <w:rPr>
                <w:rFonts w:ascii="Times New Roman" w:hAnsi="Times New Roman" w:cs="Times New Roman"/>
              </w:rPr>
            </w:pPr>
            <w:r>
              <w:rPr>
                <w:rFonts w:ascii="Times New Roman" w:hAnsi="Times New Roman" w:cs="Times New Roman"/>
              </w:rPr>
              <w:t>3</w:t>
            </w:r>
            <w:del w:id="785" w:author="蔡振辛 [2]" w:date="2026-09-24T21:08:41Z">
              <w:r>
                <w:rPr>
                  <w:rFonts w:ascii="Times New Roman" w:hAnsi="Times New Roman" w:cs="Times New Roman"/>
                </w:rPr>
                <w:delText>2 (5/27</w:delText>
              </w:r>
            </w:del>
            <w:ins w:id="786" w:author="蔡振辛 [2]" w:date="2026-09-24T21:08:41Z">
              <w:r>
                <w:rPr>
                  <w:rFonts w:ascii="Times New Roman" w:hAnsi="Times New Roman" w:cs="Times New Roman"/>
                </w:rPr>
                <w:t>1 (17/14</w:t>
              </w:r>
            </w:ins>
            <w:r>
              <w:rPr>
                <w:rFonts w:ascii="Times New Roman" w:hAnsi="Times New Roman" w:cs="Times New Roman"/>
              </w:rPr>
              <w:t>)</w:t>
            </w:r>
          </w:p>
        </w:tc>
        <w:tc>
          <w:tcPr>
            <w:tcW w:w="369" w:type="pct"/>
            <w:vAlign w:val="center"/>
          </w:tcPr>
          <w:p w14:paraId="74DE55BC">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24DBF0C9">
            <w:pPr>
              <w:jc w:val="center"/>
              <w:rPr>
                <w:rFonts w:ascii="Times New Roman" w:hAnsi="Times New Roman" w:cs="Times New Roman"/>
              </w:rPr>
            </w:pPr>
            <w:del w:id="787" w:author="蔡振辛 [2]" w:date="2026-09-24T21:08:41Z">
              <w:r>
                <w:rPr>
                  <w:rFonts w:ascii="Times New Roman" w:hAnsi="Times New Roman" w:cs="Times New Roman"/>
                </w:rPr>
                <w:delText>24</w:delText>
              </w:r>
            </w:del>
            <w:ins w:id="788" w:author="蔡振辛 [2]" w:date="2026-09-24T21:08:41Z">
              <w:r>
                <w:rPr>
                  <w:rFonts w:ascii="Times New Roman" w:hAnsi="Times New Roman" w:cs="Times New Roman"/>
                </w:rPr>
                <w:t>10</w:t>
              </w:r>
            </w:ins>
            <w:r>
              <w:rPr>
                <w:rFonts w:ascii="Times New Roman" w:hAnsi="Times New Roman" w:cs="Times New Roman"/>
              </w:rPr>
              <w:t>0</w:t>
            </w:r>
          </w:p>
        </w:tc>
        <w:tc>
          <w:tcPr>
            <w:tcW w:w="337" w:type="pct"/>
            <w:vAlign w:val="center"/>
          </w:tcPr>
          <w:p w14:paraId="37933CE6">
            <w:pPr>
              <w:jc w:val="center"/>
              <w:rPr>
                <w:rFonts w:ascii="Times New Roman" w:hAnsi="Times New Roman" w:cs="Times New Roman"/>
              </w:rPr>
            </w:pPr>
            <w:del w:id="789" w:author="蔡振辛 [2]" w:date="2026-09-24T21:08:41Z">
              <w:r>
                <w:rPr>
                  <w:rFonts w:ascii="Times New Roman" w:hAnsi="Times New Roman" w:cs="Times New Roman"/>
                </w:rPr>
                <w:delText>CC BY 4.0</w:delText>
              </w:r>
            </w:del>
            <w:ins w:id="790" w:author="蔡振辛 [2]" w:date="2026-09-24T21:08:41Z">
              <w:r>
                <w:rPr>
                  <w:rFonts w:ascii="Times New Roman" w:hAnsi="Times New Roman" w:cs="Times New Roman"/>
                </w:rPr>
                <w:t>NA</w:t>
              </w:r>
            </w:ins>
          </w:p>
        </w:tc>
        <w:tc>
          <w:tcPr>
            <w:tcW w:w="525" w:type="pct"/>
            <w:vAlign w:val="center"/>
          </w:tcPr>
          <w:p w14:paraId="01565B3E">
            <w:pPr>
              <w:jc w:val="center"/>
              <w:rPr>
                <w:rFonts w:ascii="Times New Roman" w:hAnsi="Times New Roman" w:cs="Times New Roman"/>
              </w:rPr>
            </w:pPr>
            <w:r>
              <w:rPr>
                <w:rFonts w:ascii="Times New Roman" w:hAnsi="Times New Roman" w:cs="Times New Roman"/>
              </w:rPr>
              <w:t>Lab Experiment</w:t>
            </w:r>
          </w:p>
        </w:tc>
      </w:tr>
      <w:tr w14:paraId="42991C25">
        <w:tblPrEx>
          <w:tblCellMar>
            <w:top w:w="0" w:type="dxa"/>
            <w:left w:w="108" w:type="dxa"/>
            <w:bottom w:w="0" w:type="dxa"/>
            <w:right w:w="108" w:type="dxa"/>
          </w:tblCellMar>
        </w:tblPrEx>
        <w:trPr>
          <w:cantSplit/>
        </w:trPr>
        <w:tc>
          <w:tcPr>
            <w:tcW w:w="234" w:type="pct"/>
            <w:vAlign w:val="center"/>
          </w:tcPr>
          <w:p w14:paraId="4347D530">
            <w:pPr>
              <w:jc w:val="center"/>
              <w:rPr>
                <w:rFonts w:ascii="Times New Roman" w:hAnsi="Times New Roman" w:cs="Times New Roman"/>
              </w:rPr>
            </w:pPr>
            <w:r>
              <w:rPr>
                <w:rFonts w:ascii="Times New Roman" w:hAnsi="Times New Roman" w:cs="Times New Roman"/>
              </w:rPr>
              <w:t>38</w:t>
            </w:r>
          </w:p>
        </w:tc>
        <w:tc>
          <w:tcPr>
            <w:tcW w:w="1103" w:type="pct"/>
            <w:vAlign w:val="center"/>
          </w:tcPr>
          <w:p w14:paraId="6332E331">
            <w:pPr>
              <w:jc w:val="center"/>
              <w:rPr>
                <w:rFonts w:ascii="Times New Roman" w:hAnsi="Times New Roman" w:cs="Times New Roman"/>
              </w:rPr>
            </w:pPr>
            <w:del w:id="791" w:author="蔡振辛 [2]" w:date="2026-09-24T21:08:41Z">
              <w:r>
                <w:rPr>
                  <w:rFonts w:ascii="Times New Roman" w:hAnsi="Times New Roman" w:cs="Times New Roman"/>
                </w:rPr>
                <w:delText>Mcivor_2021_EJ</w:delText>
              </w:r>
            </w:del>
            <w:ins w:id="792" w:author="蔡振辛 [2]" w:date="2026-09-24T21:08:41Z">
              <w:r>
                <w:rPr>
                  <w:rFonts w:ascii="Times New Roman" w:hAnsi="Times New Roman" w:cs="Times New Roman"/>
                </w:rPr>
                <w:t>Lee_2023_Cognitio</w:t>
              </w:r>
            </w:ins>
            <w:r>
              <w:rPr>
                <w:rFonts w:ascii="Times New Roman" w:hAnsi="Times New Roman" w:cs="Times New Roman"/>
              </w:rPr>
              <w:t>n</w:t>
            </w:r>
          </w:p>
        </w:tc>
        <w:tc>
          <w:tcPr>
            <w:tcW w:w="545" w:type="pct"/>
            <w:vAlign w:val="center"/>
          </w:tcPr>
          <w:p w14:paraId="213DA566">
            <w:pPr>
              <w:jc w:val="center"/>
              <w:rPr>
                <w:rFonts w:ascii="Times New Roman" w:hAnsi="Times New Roman" w:cs="Times New Roman"/>
              </w:rPr>
            </w:pPr>
            <w:r>
              <w:rPr>
                <w:rFonts w:ascii="Times New Roman" w:hAnsi="Times New Roman" w:cs="Times New Roman"/>
              </w:rPr>
              <w:t>L</w:t>
            </w:r>
            <w:del w:id="793" w:author="蔡振辛 [2]" w:date="2026-09-24T21:08:41Z">
              <w:r>
                <w:rPr>
                  <w:rFonts w:ascii="Times New Roman" w:hAnsi="Times New Roman" w:cs="Times New Roman"/>
                </w:rPr>
                <w:delText xml:space="preserve"> McIvor </w:delText>
              </w:r>
            </w:del>
            <w:ins w:id="794" w:author="蔡振辛 [2]" w:date="2026-09-24T21:08:41Z">
              <w:r>
                <w:rPr>
                  <w:rFonts w:ascii="Times New Roman" w:hAnsi="Times New Roman" w:cs="Times New Roman"/>
                </w:rPr>
                <w:t xml:space="preserve">ee </w:t>
              </w:r>
            </w:ins>
            <w:r>
              <w:rPr>
                <w:rFonts w:ascii="Times New Roman" w:hAnsi="Times New Roman" w:cs="Times New Roman"/>
              </w:rPr>
              <w:t>et al.</w:t>
            </w:r>
            <w:del w:id="795" w:author="蔡振辛 [2]" w:date="2026-09-24T21:08:41Z">
              <w:r>
                <w:rPr>
                  <w:rFonts w:ascii="Times New Roman" w:hAnsi="Times New Roman" w:cs="Times New Roman"/>
                </w:rPr>
                <w:delText> </w:delText>
              </w:r>
            </w:del>
            <w:ins w:id="796" w:author="蔡振辛 [2]" w:date="2026-09-24T21:08:41Z">
              <w:r>
                <w:rPr>
                  <w:rFonts w:ascii="Times New Roman" w:hAnsi="Times New Roman" w:cs="Times New Roman"/>
                </w:rPr>
                <w:t xml:space="preserve"> </w:t>
              </w:r>
            </w:ins>
            <w:r>
              <w:rPr>
                <w:rFonts w:ascii="Times New Roman" w:hAnsi="Times New Roman" w:cs="Times New Roman"/>
              </w:rPr>
              <w:t>(202</w:t>
            </w:r>
            <w:del w:id="797" w:author="蔡振辛 [2]" w:date="2026-09-24T21:08:41Z">
              <w:r>
                <w:rPr>
                  <w:rFonts w:ascii="Times New Roman" w:hAnsi="Times New Roman" w:cs="Times New Roman"/>
                </w:rPr>
                <w:delText>1</w:delText>
              </w:r>
            </w:del>
            <w:ins w:id="798" w:author="蔡振辛 [2]" w:date="2026-09-24T21:08:41Z">
              <w:r>
                <w:rPr>
                  <w:rFonts w:ascii="Times New Roman" w:hAnsi="Times New Roman" w:cs="Times New Roman"/>
                </w:rPr>
                <w:t>3</w:t>
              </w:r>
            </w:ins>
            <w:r>
              <w:rPr>
                <w:rFonts w:ascii="Times New Roman" w:hAnsi="Times New Roman" w:cs="Times New Roman"/>
              </w:rPr>
              <w:t>)</w:t>
            </w:r>
          </w:p>
        </w:tc>
        <w:tc>
          <w:tcPr>
            <w:tcW w:w="250" w:type="pct"/>
            <w:vAlign w:val="center"/>
          </w:tcPr>
          <w:p w14:paraId="47BF098E">
            <w:pPr>
              <w:jc w:val="center"/>
              <w:rPr>
                <w:rFonts w:ascii="Times New Roman" w:hAnsi="Times New Roman" w:cs="Times New Roman"/>
              </w:rPr>
            </w:pPr>
            <w:r>
              <w:rPr>
                <w:rFonts w:ascii="Times New Roman" w:hAnsi="Times New Roman" w:cs="Times New Roman"/>
              </w:rPr>
              <w:t>Exp1</w:t>
            </w:r>
          </w:p>
        </w:tc>
        <w:tc>
          <w:tcPr>
            <w:tcW w:w="341" w:type="pct"/>
            <w:vAlign w:val="center"/>
          </w:tcPr>
          <w:p w14:paraId="3EEA50BA">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2EF5B189">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4D2C85DD">
            <w:pPr>
              <w:jc w:val="center"/>
              <w:rPr>
                <w:rFonts w:ascii="Times New Roman" w:hAnsi="Times New Roman" w:cs="Times New Roman"/>
              </w:rPr>
            </w:pPr>
            <w:del w:id="799" w:author="蔡振辛 [2]" w:date="2026-09-24T21:08:41Z">
              <w:r>
                <w:rPr>
                  <w:rFonts w:ascii="Times New Roman" w:hAnsi="Times New Roman" w:cs="Times New Roman"/>
                </w:rPr>
                <w:delText>20 (6/14)</w:delText>
              </w:r>
            </w:del>
            <w:ins w:id="800" w:author="蔡振辛 [2]" w:date="2026-09-24T21:08:41Z">
              <w:r>
                <w:rPr>
                  <w:rFonts w:ascii="Times New Roman" w:hAnsi="Times New Roman" w:cs="Times New Roman"/>
                </w:rPr>
                <w:t>47</w:t>
              </w:r>
            </w:ins>
          </w:p>
        </w:tc>
        <w:tc>
          <w:tcPr>
            <w:tcW w:w="369" w:type="pct"/>
            <w:vAlign w:val="center"/>
          </w:tcPr>
          <w:p w14:paraId="4822B656">
            <w:pPr>
              <w:jc w:val="center"/>
              <w:rPr>
                <w:rFonts w:ascii="Times New Roman" w:hAnsi="Times New Roman" w:cs="Times New Roman"/>
              </w:rPr>
            </w:pPr>
            <w:r>
              <w:rPr>
                <w:rFonts w:ascii="Times New Roman" w:hAnsi="Times New Roman" w:cs="Times New Roman"/>
              </w:rPr>
              <w:t>geometric shape</w:t>
            </w:r>
            <w:del w:id="801" w:author="蔡振辛 [2]" w:date="2026-09-24T21:08:41Z">
              <w:r>
                <w:rPr>
                  <w:rFonts w:ascii="Times New Roman" w:hAnsi="Times New Roman" w:cs="Times New Roman"/>
                </w:rPr>
                <w:delText xml:space="preserve"> and face</w:delText>
              </w:r>
            </w:del>
          </w:p>
        </w:tc>
        <w:tc>
          <w:tcPr>
            <w:tcW w:w="553" w:type="pct"/>
            <w:vAlign w:val="center"/>
          </w:tcPr>
          <w:p w14:paraId="07239805">
            <w:pPr>
              <w:jc w:val="center"/>
              <w:rPr>
                <w:rFonts w:ascii="Times New Roman" w:hAnsi="Times New Roman" w:cs="Times New Roman"/>
              </w:rPr>
            </w:pPr>
            <w:r>
              <w:rPr>
                <w:rFonts w:ascii="Times New Roman" w:hAnsi="Times New Roman" w:cs="Times New Roman"/>
              </w:rPr>
              <w:t>96</w:t>
            </w:r>
            <w:del w:id="802" w:author="蔡振辛 [2]" w:date="2026-09-24T21:08:41Z">
              <w:r>
                <w:rPr>
                  <w:rFonts w:ascii="Times New Roman" w:hAnsi="Times New Roman" w:cs="Times New Roman"/>
                </w:rPr>
                <w:delText>0</w:delText>
              </w:r>
            </w:del>
          </w:p>
        </w:tc>
        <w:tc>
          <w:tcPr>
            <w:tcW w:w="337" w:type="pct"/>
            <w:vAlign w:val="center"/>
          </w:tcPr>
          <w:p w14:paraId="4E57FECA">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5A0B2BED">
            <w:pPr>
              <w:jc w:val="center"/>
              <w:rPr>
                <w:rFonts w:ascii="Times New Roman" w:hAnsi="Times New Roman" w:cs="Times New Roman"/>
              </w:rPr>
            </w:pPr>
            <w:del w:id="803" w:author="蔡振辛 [2]" w:date="2026-09-24T21:08:41Z">
              <w:r>
                <w:rPr>
                  <w:rFonts w:ascii="Times New Roman" w:hAnsi="Times New Roman" w:cs="Times New Roman"/>
                </w:rPr>
                <w:delText>Lab</w:delText>
              </w:r>
            </w:del>
            <w:ins w:id="804" w:author="蔡振辛 [2]" w:date="2026-09-24T21:08:41Z">
              <w:r>
                <w:rPr>
                  <w:rFonts w:ascii="Times New Roman" w:hAnsi="Times New Roman" w:cs="Times New Roman"/>
                </w:rPr>
                <w:t>Online</w:t>
              </w:r>
            </w:ins>
            <w:r>
              <w:rPr>
                <w:rFonts w:ascii="Times New Roman" w:hAnsi="Times New Roman" w:cs="Times New Roman"/>
              </w:rPr>
              <w:t xml:space="preserve"> Experiment</w:t>
            </w:r>
          </w:p>
        </w:tc>
      </w:tr>
      <w:tr w14:paraId="1A3B55CD">
        <w:tblPrEx>
          <w:tblCellMar>
            <w:top w:w="0" w:type="dxa"/>
            <w:left w:w="108" w:type="dxa"/>
            <w:bottom w:w="0" w:type="dxa"/>
            <w:right w:w="108" w:type="dxa"/>
          </w:tblCellMar>
        </w:tblPrEx>
        <w:trPr>
          <w:cantSplit/>
        </w:trPr>
        <w:tc>
          <w:tcPr>
            <w:tcW w:w="234" w:type="pct"/>
            <w:vAlign w:val="center"/>
          </w:tcPr>
          <w:p w14:paraId="2027EBF7">
            <w:pPr>
              <w:jc w:val="center"/>
              <w:rPr>
                <w:rFonts w:ascii="Times New Roman" w:hAnsi="Times New Roman" w:cs="Times New Roman"/>
              </w:rPr>
            </w:pPr>
            <w:r>
              <w:rPr>
                <w:rFonts w:ascii="Times New Roman" w:hAnsi="Times New Roman" w:cs="Times New Roman"/>
              </w:rPr>
              <w:t>39</w:t>
            </w:r>
          </w:p>
        </w:tc>
        <w:tc>
          <w:tcPr>
            <w:tcW w:w="1103" w:type="pct"/>
            <w:vAlign w:val="center"/>
          </w:tcPr>
          <w:p w14:paraId="1DF4FCAD">
            <w:pPr>
              <w:jc w:val="center"/>
              <w:rPr>
                <w:rFonts w:ascii="Times New Roman" w:hAnsi="Times New Roman" w:cs="Times New Roman"/>
              </w:rPr>
            </w:pPr>
            <w:del w:id="805" w:author="蔡振辛 [2]" w:date="2026-09-24T21:08:41Z">
              <w:r>
                <w:rPr>
                  <w:rFonts w:ascii="Times New Roman" w:hAnsi="Times New Roman" w:cs="Times New Roman"/>
                </w:rPr>
                <w:delText>Mcivor_2021_EJ</w:delText>
              </w:r>
            </w:del>
            <w:ins w:id="806" w:author="蔡振辛 [2]" w:date="2026-09-24T21:08:41Z">
              <w:r>
                <w:rPr>
                  <w:rFonts w:ascii="Times New Roman" w:hAnsi="Times New Roman" w:cs="Times New Roman"/>
                </w:rPr>
                <w:t>Lee_2023_Cognitio</w:t>
              </w:r>
            </w:ins>
            <w:r>
              <w:rPr>
                <w:rFonts w:ascii="Times New Roman" w:hAnsi="Times New Roman" w:cs="Times New Roman"/>
              </w:rPr>
              <w:t>n</w:t>
            </w:r>
          </w:p>
        </w:tc>
        <w:tc>
          <w:tcPr>
            <w:tcW w:w="545" w:type="pct"/>
            <w:vAlign w:val="center"/>
          </w:tcPr>
          <w:p w14:paraId="496BF898">
            <w:pPr>
              <w:jc w:val="center"/>
              <w:rPr>
                <w:rFonts w:ascii="Times New Roman" w:hAnsi="Times New Roman" w:cs="Times New Roman"/>
              </w:rPr>
            </w:pPr>
            <w:r>
              <w:rPr>
                <w:rFonts w:ascii="Times New Roman" w:hAnsi="Times New Roman" w:cs="Times New Roman"/>
              </w:rPr>
              <w:t>L</w:t>
            </w:r>
            <w:del w:id="807" w:author="蔡振辛 [2]" w:date="2026-09-24T21:08:41Z">
              <w:r>
                <w:rPr>
                  <w:rFonts w:ascii="Times New Roman" w:hAnsi="Times New Roman" w:cs="Times New Roman"/>
                </w:rPr>
                <w:delText xml:space="preserve"> McIvor </w:delText>
              </w:r>
            </w:del>
            <w:ins w:id="808" w:author="蔡振辛 [2]" w:date="2026-09-24T21:08:41Z">
              <w:r>
                <w:rPr>
                  <w:rFonts w:ascii="Times New Roman" w:hAnsi="Times New Roman" w:cs="Times New Roman"/>
                </w:rPr>
                <w:t xml:space="preserve">ee </w:t>
              </w:r>
            </w:ins>
            <w:r>
              <w:rPr>
                <w:rFonts w:ascii="Times New Roman" w:hAnsi="Times New Roman" w:cs="Times New Roman"/>
              </w:rPr>
              <w:t>et al.</w:t>
            </w:r>
            <w:del w:id="809" w:author="蔡振辛 [2]" w:date="2026-09-24T21:08:41Z">
              <w:r>
                <w:rPr>
                  <w:rFonts w:ascii="Times New Roman" w:hAnsi="Times New Roman" w:cs="Times New Roman"/>
                </w:rPr>
                <w:delText> </w:delText>
              </w:r>
            </w:del>
            <w:ins w:id="810" w:author="蔡振辛 [2]" w:date="2026-09-24T21:08:41Z">
              <w:r>
                <w:rPr>
                  <w:rFonts w:ascii="Times New Roman" w:hAnsi="Times New Roman" w:cs="Times New Roman"/>
                </w:rPr>
                <w:t xml:space="preserve"> </w:t>
              </w:r>
            </w:ins>
            <w:r>
              <w:rPr>
                <w:rFonts w:ascii="Times New Roman" w:hAnsi="Times New Roman" w:cs="Times New Roman"/>
              </w:rPr>
              <w:t>(202</w:t>
            </w:r>
            <w:del w:id="811" w:author="蔡振辛 [2]" w:date="2026-09-24T21:08:41Z">
              <w:r>
                <w:rPr>
                  <w:rFonts w:ascii="Times New Roman" w:hAnsi="Times New Roman" w:cs="Times New Roman"/>
                </w:rPr>
                <w:delText>1</w:delText>
              </w:r>
            </w:del>
            <w:ins w:id="812" w:author="蔡振辛 [2]" w:date="2026-09-24T21:08:41Z">
              <w:r>
                <w:rPr>
                  <w:rFonts w:ascii="Times New Roman" w:hAnsi="Times New Roman" w:cs="Times New Roman"/>
                </w:rPr>
                <w:t>3</w:t>
              </w:r>
            </w:ins>
            <w:r>
              <w:rPr>
                <w:rFonts w:ascii="Times New Roman" w:hAnsi="Times New Roman" w:cs="Times New Roman"/>
              </w:rPr>
              <w:t>)</w:t>
            </w:r>
          </w:p>
        </w:tc>
        <w:tc>
          <w:tcPr>
            <w:tcW w:w="250" w:type="pct"/>
            <w:vAlign w:val="center"/>
          </w:tcPr>
          <w:p w14:paraId="5CA6B31F">
            <w:pPr>
              <w:jc w:val="center"/>
              <w:rPr>
                <w:rFonts w:ascii="Times New Roman" w:hAnsi="Times New Roman" w:cs="Times New Roman"/>
              </w:rPr>
            </w:pPr>
            <w:r>
              <w:rPr>
                <w:rFonts w:ascii="Times New Roman" w:hAnsi="Times New Roman" w:cs="Times New Roman"/>
              </w:rPr>
              <w:t>Exp</w:t>
            </w:r>
            <w:del w:id="813" w:author="蔡振辛 [2]" w:date="2026-09-24T21:08:41Z">
              <w:r>
                <w:rPr>
                  <w:rFonts w:ascii="Times New Roman" w:hAnsi="Times New Roman" w:cs="Times New Roman"/>
                </w:rPr>
                <w:delText>1</w:delText>
              </w:r>
            </w:del>
            <w:ins w:id="814" w:author="蔡振辛 [2]" w:date="2026-09-24T21:08:41Z">
              <w:r>
                <w:rPr>
                  <w:rFonts w:ascii="Times New Roman" w:hAnsi="Times New Roman" w:cs="Times New Roman"/>
                </w:rPr>
                <w:t>2</w:t>
              </w:r>
            </w:ins>
          </w:p>
        </w:tc>
        <w:tc>
          <w:tcPr>
            <w:tcW w:w="341" w:type="pct"/>
            <w:vAlign w:val="center"/>
          </w:tcPr>
          <w:p w14:paraId="077DF895">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72DD2D86">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31CA3EA5">
            <w:pPr>
              <w:jc w:val="center"/>
              <w:rPr>
                <w:rFonts w:ascii="Times New Roman" w:hAnsi="Times New Roman" w:cs="Times New Roman"/>
              </w:rPr>
            </w:pPr>
            <w:del w:id="815" w:author="蔡振辛 [2]" w:date="2026-09-24T21:08:41Z">
              <w:r>
                <w:rPr>
                  <w:rFonts w:ascii="Times New Roman" w:hAnsi="Times New Roman" w:cs="Times New Roman"/>
                </w:rPr>
                <w:delText>20 (2/18)</w:delText>
              </w:r>
            </w:del>
            <w:ins w:id="816" w:author="蔡振辛 [2]" w:date="2026-09-24T21:08:41Z">
              <w:r>
                <w:rPr>
                  <w:rFonts w:ascii="Times New Roman" w:hAnsi="Times New Roman" w:cs="Times New Roman"/>
                </w:rPr>
                <w:t>51</w:t>
              </w:r>
            </w:ins>
          </w:p>
        </w:tc>
        <w:tc>
          <w:tcPr>
            <w:tcW w:w="369" w:type="pct"/>
            <w:vAlign w:val="center"/>
          </w:tcPr>
          <w:p w14:paraId="6915CA9E">
            <w:pPr>
              <w:jc w:val="center"/>
              <w:rPr>
                <w:rFonts w:ascii="Times New Roman" w:hAnsi="Times New Roman" w:cs="Times New Roman"/>
              </w:rPr>
            </w:pPr>
            <w:r>
              <w:rPr>
                <w:rFonts w:ascii="Times New Roman" w:hAnsi="Times New Roman" w:cs="Times New Roman"/>
              </w:rPr>
              <w:t>geometric shape</w:t>
            </w:r>
            <w:del w:id="817" w:author="蔡振辛 [2]" w:date="2026-09-24T21:08:41Z">
              <w:r>
                <w:rPr>
                  <w:rFonts w:ascii="Times New Roman" w:hAnsi="Times New Roman" w:cs="Times New Roman"/>
                </w:rPr>
                <w:delText xml:space="preserve"> and face</w:delText>
              </w:r>
            </w:del>
          </w:p>
        </w:tc>
        <w:tc>
          <w:tcPr>
            <w:tcW w:w="553" w:type="pct"/>
            <w:vAlign w:val="center"/>
          </w:tcPr>
          <w:p w14:paraId="26E850A9">
            <w:pPr>
              <w:jc w:val="center"/>
              <w:rPr>
                <w:rFonts w:ascii="Times New Roman" w:hAnsi="Times New Roman" w:cs="Times New Roman"/>
              </w:rPr>
            </w:pPr>
            <w:r>
              <w:rPr>
                <w:rFonts w:ascii="Times New Roman" w:hAnsi="Times New Roman" w:cs="Times New Roman"/>
              </w:rPr>
              <w:t>96</w:t>
            </w:r>
            <w:del w:id="818" w:author="蔡振辛 [2]" w:date="2026-09-24T21:08:41Z">
              <w:r>
                <w:rPr>
                  <w:rFonts w:ascii="Times New Roman" w:hAnsi="Times New Roman" w:cs="Times New Roman"/>
                </w:rPr>
                <w:delText>0</w:delText>
              </w:r>
            </w:del>
          </w:p>
        </w:tc>
        <w:tc>
          <w:tcPr>
            <w:tcW w:w="337" w:type="pct"/>
            <w:vAlign w:val="center"/>
          </w:tcPr>
          <w:p w14:paraId="6EADCBE8">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6667C8A7">
            <w:pPr>
              <w:jc w:val="center"/>
              <w:rPr>
                <w:rFonts w:ascii="Times New Roman" w:hAnsi="Times New Roman" w:cs="Times New Roman"/>
              </w:rPr>
            </w:pPr>
            <w:del w:id="819" w:author="蔡振辛 [2]" w:date="2026-09-24T21:08:41Z">
              <w:r>
                <w:rPr>
                  <w:rFonts w:ascii="Times New Roman" w:hAnsi="Times New Roman" w:cs="Times New Roman"/>
                </w:rPr>
                <w:delText>Lab</w:delText>
              </w:r>
            </w:del>
            <w:ins w:id="820" w:author="蔡振辛 [2]" w:date="2026-09-24T21:08:41Z">
              <w:r>
                <w:rPr>
                  <w:rFonts w:ascii="Times New Roman" w:hAnsi="Times New Roman" w:cs="Times New Roman"/>
                </w:rPr>
                <w:t>Online</w:t>
              </w:r>
            </w:ins>
            <w:r>
              <w:rPr>
                <w:rFonts w:ascii="Times New Roman" w:hAnsi="Times New Roman" w:cs="Times New Roman"/>
              </w:rPr>
              <w:t xml:space="preserve"> Experiment</w:t>
            </w:r>
          </w:p>
        </w:tc>
      </w:tr>
      <w:tr w14:paraId="1578FC2D">
        <w:tblPrEx>
          <w:tblCellMar>
            <w:top w:w="0" w:type="dxa"/>
            <w:left w:w="108" w:type="dxa"/>
            <w:bottom w:w="0" w:type="dxa"/>
            <w:right w:w="108" w:type="dxa"/>
          </w:tblCellMar>
        </w:tblPrEx>
        <w:trPr>
          <w:cantSplit/>
        </w:trPr>
        <w:tc>
          <w:tcPr>
            <w:tcW w:w="234" w:type="pct"/>
            <w:vAlign w:val="center"/>
          </w:tcPr>
          <w:p w14:paraId="15BF6F75">
            <w:pPr>
              <w:jc w:val="center"/>
              <w:rPr>
                <w:rFonts w:ascii="Times New Roman" w:hAnsi="Times New Roman" w:cs="Times New Roman"/>
              </w:rPr>
            </w:pPr>
            <w:r>
              <w:rPr>
                <w:rFonts w:ascii="Times New Roman" w:hAnsi="Times New Roman" w:cs="Times New Roman"/>
              </w:rPr>
              <w:t>40</w:t>
            </w:r>
          </w:p>
        </w:tc>
        <w:tc>
          <w:tcPr>
            <w:tcW w:w="1103" w:type="pct"/>
            <w:vAlign w:val="center"/>
          </w:tcPr>
          <w:p w14:paraId="30223A0C">
            <w:pPr>
              <w:jc w:val="center"/>
              <w:rPr>
                <w:rFonts w:ascii="Times New Roman" w:hAnsi="Times New Roman" w:cs="Times New Roman"/>
              </w:rPr>
            </w:pPr>
            <w:del w:id="821" w:author="蔡振辛 [2]" w:date="2026-09-24T21:08:41Z">
              <w:r>
                <w:rPr>
                  <w:rFonts w:ascii="Times New Roman" w:hAnsi="Times New Roman" w:cs="Times New Roman"/>
                </w:rPr>
                <w:delText>Navon_2021_psyarxiv</w:delText>
              </w:r>
            </w:del>
            <w:ins w:id="822" w:author="蔡振辛 [2]" w:date="2026-09-24T21:08:41Z">
              <w:r>
                <w:rPr>
                  <w:rFonts w:ascii="Times New Roman" w:hAnsi="Times New Roman" w:cs="Times New Roman"/>
                </w:rPr>
                <w:t>Lee_2026_BritJPsy</w:t>
              </w:r>
            </w:ins>
          </w:p>
        </w:tc>
        <w:tc>
          <w:tcPr>
            <w:tcW w:w="545" w:type="pct"/>
            <w:vAlign w:val="center"/>
          </w:tcPr>
          <w:p w14:paraId="597EC6C3">
            <w:pPr>
              <w:jc w:val="center"/>
              <w:rPr>
                <w:rFonts w:ascii="Times New Roman" w:hAnsi="Times New Roman" w:cs="Times New Roman"/>
              </w:rPr>
            </w:pPr>
            <w:del w:id="823" w:author="蔡振辛 [2]" w:date="2026-09-24T21:08:41Z">
              <w:r>
                <w:rPr>
                  <w:rFonts w:ascii="Times New Roman" w:hAnsi="Times New Roman" w:cs="Times New Roman"/>
                </w:rPr>
                <w:delText>Navon &amp; Makovski</w:delText>
              </w:r>
            </w:del>
            <w:ins w:id="824" w:author="蔡振辛 [2]" w:date="2026-09-24T21:08:41Z">
              <w:r>
                <w:rPr>
                  <w:rFonts w:ascii="Times New Roman" w:hAnsi="Times New Roman" w:cs="Times New Roman"/>
                </w:rPr>
                <w:t>Lee et al.</w:t>
              </w:r>
            </w:ins>
            <w:r>
              <w:rPr>
                <w:rFonts w:ascii="Times New Roman" w:hAnsi="Times New Roman" w:cs="Times New Roman"/>
              </w:rPr>
              <w:t xml:space="preserve"> (202</w:t>
            </w:r>
            <w:del w:id="825" w:author="蔡振辛 [2]" w:date="2026-09-24T21:08:41Z">
              <w:r>
                <w:rPr>
                  <w:rFonts w:ascii="Times New Roman" w:hAnsi="Times New Roman" w:cs="Times New Roman"/>
                </w:rPr>
                <w:delText>1</w:delText>
              </w:r>
            </w:del>
            <w:ins w:id="826" w:author="蔡振辛 [2]" w:date="2026-09-24T21:08:41Z">
              <w:r>
                <w:rPr>
                  <w:rFonts w:ascii="Times New Roman" w:hAnsi="Times New Roman" w:cs="Times New Roman"/>
                </w:rPr>
                <w:t>6</w:t>
              </w:r>
            </w:ins>
            <w:r>
              <w:rPr>
                <w:rFonts w:ascii="Times New Roman" w:hAnsi="Times New Roman" w:cs="Times New Roman"/>
              </w:rPr>
              <w:t>)</w:t>
            </w:r>
          </w:p>
        </w:tc>
        <w:tc>
          <w:tcPr>
            <w:tcW w:w="250" w:type="pct"/>
            <w:vAlign w:val="center"/>
          </w:tcPr>
          <w:p w14:paraId="29FAF931">
            <w:pPr>
              <w:jc w:val="center"/>
              <w:rPr>
                <w:rFonts w:ascii="Times New Roman" w:hAnsi="Times New Roman" w:cs="Times New Roman"/>
              </w:rPr>
            </w:pPr>
            <w:r>
              <w:rPr>
                <w:rFonts w:ascii="Times New Roman" w:hAnsi="Times New Roman" w:cs="Times New Roman"/>
              </w:rPr>
              <w:t>Exp1</w:t>
            </w:r>
            <w:ins w:id="827" w:author="蔡振辛 [2]" w:date="2026-09-24T21:08:41Z">
              <w:r>
                <w:rPr>
                  <w:rFonts w:ascii="Times New Roman" w:hAnsi="Times New Roman" w:cs="Times New Roman"/>
                </w:rPr>
                <w:t>a</w:t>
              </w:r>
            </w:ins>
          </w:p>
        </w:tc>
        <w:tc>
          <w:tcPr>
            <w:tcW w:w="341" w:type="pct"/>
            <w:vAlign w:val="center"/>
          </w:tcPr>
          <w:p w14:paraId="57BBAB8F">
            <w:pPr>
              <w:jc w:val="center"/>
              <w:rPr>
                <w:rFonts w:ascii="Times New Roman" w:hAnsi="Times New Roman" w:cs="Times New Roman"/>
              </w:rPr>
            </w:pPr>
            <w:del w:id="828" w:author="蔡振辛 [2]" w:date="2026-09-24T21:08:41Z">
              <w:r>
                <w:rPr>
                  <w:rFonts w:ascii="Times New Roman" w:hAnsi="Times New Roman" w:cs="Times New Roman"/>
                </w:rPr>
                <w:delText>Israel</w:delText>
              </w:r>
            </w:del>
            <w:ins w:id="829" w:author="蔡振辛 [2]" w:date="2026-09-24T21:08:41Z">
              <w:r>
                <w:rPr>
                  <w:rFonts w:ascii="Times New Roman" w:hAnsi="Times New Roman" w:cs="Times New Roman"/>
                </w:rPr>
                <w:t>United Kingdom</w:t>
              </w:r>
            </w:ins>
          </w:p>
        </w:tc>
        <w:tc>
          <w:tcPr>
            <w:tcW w:w="374" w:type="pct"/>
            <w:vAlign w:val="center"/>
          </w:tcPr>
          <w:p w14:paraId="1773D8D8">
            <w:pPr>
              <w:jc w:val="center"/>
              <w:rPr>
                <w:rFonts w:ascii="Times New Roman" w:hAnsi="Times New Roman" w:cs="Times New Roman"/>
              </w:rPr>
            </w:pPr>
            <w:del w:id="830" w:author="蔡振辛 [2]" w:date="2026-09-24T21:08:41Z">
              <w:r>
                <w:rPr>
                  <w:rFonts w:ascii="Times New Roman" w:hAnsi="Times New Roman" w:cs="Times New Roman"/>
                </w:rPr>
                <w:delText>Hebrew</w:delText>
              </w:r>
            </w:del>
            <w:ins w:id="831" w:author="蔡振辛 [2]" w:date="2026-09-24T21:08:41Z">
              <w:r>
                <w:rPr>
                  <w:rFonts w:ascii="Times New Roman" w:hAnsi="Times New Roman" w:cs="Times New Roman"/>
                </w:rPr>
                <w:t>English</w:t>
              </w:r>
            </w:ins>
          </w:p>
        </w:tc>
        <w:tc>
          <w:tcPr>
            <w:tcW w:w="364" w:type="pct"/>
            <w:vAlign w:val="center"/>
          </w:tcPr>
          <w:p w14:paraId="3C28C1A0">
            <w:pPr>
              <w:jc w:val="center"/>
              <w:rPr>
                <w:rFonts w:ascii="Times New Roman" w:hAnsi="Times New Roman" w:cs="Times New Roman"/>
              </w:rPr>
            </w:pPr>
            <w:del w:id="832" w:author="蔡振辛 [2]" w:date="2026-09-24T21:08:41Z">
              <w:r>
                <w:rPr>
                  <w:rFonts w:ascii="Times New Roman" w:hAnsi="Times New Roman" w:cs="Times New Roman"/>
                </w:rPr>
                <w:delText>13 (3/10</w:delText>
              </w:r>
            </w:del>
            <w:ins w:id="833" w:author="蔡振辛 [2]" w:date="2026-09-24T21:08:41Z">
              <w:r>
                <w:rPr>
                  <w:rFonts w:ascii="Times New Roman" w:hAnsi="Times New Roman" w:cs="Times New Roman"/>
                </w:rPr>
                <w:t>50 (27/23</w:t>
              </w:r>
            </w:ins>
            <w:r>
              <w:rPr>
                <w:rFonts w:ascii="Times New Roman" w:hAnsi="Times New Roman" w:cs="Times New Roman"/>
              </w:rPr>
              <w:t>)</w:t>
            </w:r>
          </w:p>
        </w:tc>
        <w:tc>
          <w:tcPr>
            <w:tcW w:w="369" w:type="pct"/>
            <w:vAlign w:val="center"/>
          </w:tcPr>
          <w:p w14:paraId="2A25DFA5">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3F42F1F6">
            <w:pPr>
              <w:jc w:val="center"/>
              <w:rPr>
                <w:rFonts w:ascii="Times New Roman" w:hAnsi="Times New Roman" w:cs="Times New Roman"/>
              </w:rPr>
            </w:pPr>
            <w:r>
              <w:rPr>
                <w:rFonts w:ascii="Times New Roman" w:hAnsi="Times New Roman" w:cs="Times New Roman"/>
              </w:rPr>
              <w:t>360</w:t>
            </w:r>
          </w:p>
        </w:tc>
        <w:tc>
          <w:tcPr>
            <w:tcW w:w="337" w:type="pct"/>
            <w:vAlign w:val="center"/>
          </w:tcPr>
          <w:p w14:paraId="60F2B358">
            <w:pPr>
              <w:jc w:val="center"/>
              <w:rPr>
                <w:rFonts w:ascii="Times New Roman" w:hAnsi="Times New Roman" w:cs="Times New Roman"/>
              </w:rPr>
            </w:pPr>
            <w:del w:id="834" w:author="蔡振辛 [2]" w:date="2026-09-24T21:08:41Z">
              <w:r>
                <w:rPr>
                  <w:rFonts w:ascii="Times New Roman" w:hAnsi="Times New Roman" w:cs="Times New Roman"/>
                </w:rPr>
                <w:delText>CC0 1.0 Univers</w:delText>
              </w:r>
            </w:del>
            <w:ins w:id="835" w:author="蔡振辛 [2]" w:date="2026-09-24T21:08:41Z">
              <w:r>
                <w:rPr>
                  <w:rFonts w:ascii="Times New Roman" w:hAnsi="Times New Roman" w:cs="Times New Roman"/>
                </w:rPr>
                <w:t>N</w:t>
              </w:r>
            </w:ins>
            <w:r>
              <w:rPr>
                <w:rFonts w:ascii="Times New Roman" w:hAnsi="Times New Roman" w:cs="Times New Roman"/>
              </w:rPr>
              <w:t>A</w:t>
            </w:r>
            <w:del w:id="836" w:author="蔡振辛 [2]" w:date="2026-09-24T21:08:41Z">
              <w:r>
                <w:rPr>
                  <w:rFonts w:ascii="Times New Roman" w:hAnsi="Times New Roman" w:cs="Times New Roman"/>
                </w:rPr>
                <w:delText>l</w:delText>
              </w:r>
            </w:del>
          </w:p>
        </w:tc>
        <w:tc>
          <w:tcPr>
            <w:tcW w:w="525" w:type="pct"/>
            <w:vAlign w:val="center"/>
          </w:tcPr>
          <w:p w14:paraId="7D83CD73">
            <w:pPr>
              <w:jc w:val="center"/>
              <w:rPr>
                <w:rFonts w:ascii="Times New Roman" w:hAnsi="Times New Roman" w:cs="Times New Roman"/>
              </w:rPr>
            </w:pPr>
            <w:del w:id="837" w:author="蔡振辛 [2]" w:date="2026-09-24T21:08:41Z">
              <w:r>
                <w:rPr>
                  <w:rFonts w:ascii="Times New Roman" w:hAnsi="Times New Roman" w:cs="Times New Roman"/>
                </w:rPr>
                <w:delText>Lab</w:delText>
              </w:r>
            </w:del>
            <w:ins w:id="838" w:author="蔡振辛 [2]" w:date="2026-09-24T21:08:41Z">
              <w:r>
                <w:rPr>
                  <w:rFonts w:ascii="Times New Roman" w:hAnsi="Times New Roman" w:cs="Times New Roman"/>
                </w:rPr>
                <w:t>Online</w:t>
              </w:r>
            </w:ins>
            <w:r>
              <w:rPr>
                <w:rFonts w:ascii="Times New Roman" w:hAnsi="Times New Roman" w:cs="Times New Roman"/>
              </w:rPr>
              <w:t xml:space="preserve"> Experiment</w:t>
            </w:r>
          </w:p>
        </w:tc>
      </w:tr>
      <w:tr w14:paraId="722C0653">
        <w:tblPrEx>
          <w:tblCellMar>
            <w:top w:w="0" w:type="dxa"/>
            <w:left w:w="108" w:type="dxa"/>
            <w:bottom w:w="0" w:type="dxa"/>
            <w:right w:w="108" w:type="dxa"/>
          </w:tblCellMar>
        </w:tblPrEx>
        <w:trPr>
          <w:cantSplit/>
        </w:trPr>
        <w:tc>
          <w:tcPr>
            <w:tcW w:w="234" w:type="pct"/>
            <w:vAlign w:val="center"/>
          </w:tcPr>
          <w:p w14:paraId="79EE5ECF">
            <w:pPr>
              <w:jc w:val="center"/>
              <w:rPr>
                <w:rFonts w:ascii="Times New Roman" w:hAnsi="Times New Roman" w:cs="Times New Roman"/>
              </w:rPr>
            </w:pPr>
            <w:r>
              <w:rPr>
                <w:rFonts w:ascii="Times New Roman" w:hAnsi="Times New Roman" w:cs="Times New Roman"/>
              </w:rPr>
              <w:t>41</w:t>
            </w:r>
          </w:p>
        </w:tc>
        <w:tc>
          <w:tcPr>
            <w:tcW w:w="1103" w:type="pct"/>
            <w:vAlign w:val="center"/>
          </w:tcPr>
          <w:p w14:paraId="596EF36B">
            <w:pPr>
              <w:jc w:val="center"/>
              <w:rPr>
                <w:rFonts w:ascii="Times New Roman" w:hAnsi="Times New Roman" w:cs="Times New Roman"/>
              </w:rPr>
            </w:pPr>
            <w:del w:id="839" w:author="蔡振辛 [2]" w:date="2026-09-24T21:08:41Z">
              <w:r>
                <w:rPr>
                  <w:rFonts w:ascii="Times New Roman" w:hAnsi="Times New Roman" w:cs="Times New Roman"/>
                </w:rPr>
                <w:delText>Navon_2021_psyarxiv</w:delText>
              </w:r>
            </w:del>
            <w:ins w:id="840" w:author="蔡振辛 [2]" w:date="2026-09-24T21:08:41Z">
              <w:r>
                <w:rPr>
                  <w:rFonts w:ascii="Times New Roman" w:hAnsi="Times New Roman" w:cs="Times New Roman"/>
                </w:rPr>
                <w:t>Lee_2026_BritJPsy</w:t>
              </w:r>
            </w:ins>
          </w:p>
        </w:tc>
        <w:tc>
          <w:tcPr>
            <w:tcW w:w="545" w:type="pct"/>
            <w:vAlign w:val="center"/>
          </w:tcPr>
          <w:p w14:paraId="7D4BE5D7">
            <w:pPr>
              <w:jc w:val="center"/>
              <w:rPr>
                <w:rFonts w:ascii="Times New Roman" w:hAnsi="Times New Roman" w:cs="Times New Roman"/>
              </w:rPr>
            </w:pPr>
            <w:del w:id="841" w:author="蔡振辛 [2]" w:date="2026-09-24T21:08:41Z">
              <w:r>
                <w:rPr>
                  <w:rFonts w:ascii="Times New Roman" w:hAnsi="Times New Roman" w:cs="Times New Roman"/>
                </w:rPr>
                <w:delText>Navon &amp; Makovski</w:delText>
              </w:r>
            </w:del>
            <w:ins w:id="842" w:author="蔡振辛 [2]" w:date="2026-09-24T21:08:41Z">
              <w:r>
                <w:rPr>
                  <w:rFonts w:ascii="Times New Roman" w:hAnsi="Times New Roman" w:cs="Times New Roman"/>
                </w:rPr>
                <w:t>Lee et al.</w:t>
              </w:r>
            </w:ins>
            <w:r>
              <w:rPr>
                <w:rFonts w:ascii="Times New Roman" w:hAnsi="Times New Roman" w:cs="Times New Roman"/>
              </w:rPr>
              <w:t xml:space="preserve"> (202</w:t>
            </w:r>
            <w:del w:id="843" w:author="蔡振辛 [2]" w:date="2026-09-24T21:08:41Z">
              <w:r>
                <w:rPr>
                  <w:rFonts w:ascii="Times New Roman" w:hAnsi="Times New Roman" w:cs="Times New Roman"/>
                </w:rPr>
                <w:delText>1</w:delText>
              </w:r>
            </w:del>
            <w:ins w:id="844" w:author="蔡振辛 [2]" w:date="2026-09-24T21:08:41Z">
              <w:r>
                <w:rPr>
                  <w:rFonts w:ascii="Times New Roman" w:hAnsi="Times New Roman" w:cs="Times New Roman"/>
                </w:rPr>
                <w:t>6</w:t>
              </w:r>
            </w:ins>
            <w:r>
              <w:rPr>
                <w:rFonts w:ascii="Times New Roman" w:hAnsi="Times New Roman" w:cs="Times New Roman"/>
              </w:rPr>
              <w:t>)</w:t>
            </w:r>
          </w:p>
        </w:tc>
        <w:tc>
          <w:tcPr>
            <w:tcW w:w="250" w:type="pct"/>
            <w:vAlign w:val="center"/>
          </w:tcPr>
          <w:p w14:paraId="6D981F9B">
            <w:pPr>
              <w:jc w:val="center"/>
              <w:rPr>
                <w:rFonts w:ascii="Times New Roman" w:hAnsi="Times New Roman" w:cs="Times New Roman"/>
              </w:rPr>
            </w:pPr>
            <w:r>
              <w:rPr>
                <w:rFonts w:ascii="Times New Roman" w:hAnsi="Times New Roman" w:cs="Times New Roman"/>
              </w:rPr>
              <w:t>Exp</w:t>
            </w:r>
            <w:del w:id="845" w:author="蔡振辛 [2]" w:date="2026-09-24T21:08:41Z">
              <w:r>
                <w:rPr>
                  <w:rFonts w:ascii="Times New Roman" w:hAnsi="Times New Roman" w:cs="Times New Roman"/>
                </w:rPr>
                <w:delText>2</w:delText>
              </w:r>
            </w:del>
            <w:ins w:id="846" w:author="蔡振辛 [2]" w:date="2026-09-24T21:08:41Z">
              <w:r>
                <w:rPr>
                  <w:rFonts w:ascii="Times New Roman" w:hAnsi="Times New Roman" w:cs="Times New Roman"/>
                </w:rPr>
                <w:t>1b</w:t>
              </w:r>
            </w:ins>
          </w:p>
        </w:tc>
        <w:tc>
          <w:tcPr>
            <w:tcW w:w="341" w:type="pct"/>
            <w:vAlign w:val="center"/>
          </w:tcPr>
          <w:p w14:paraId="552E2767">
            <w:pPr>
              <w:jc w:val="center"/>
              <w:rPr>
                <w:rFonts w:ascii="Times New Roman" w:hAnsi="Times New Roman" w:cs="Times New Roman"/>
              </w:rPr>
            </w:pPr>
            <w:del w:id="847" w:author="蔡振辛 [2]" w:date="2026-09-24T21:08:41Z">
              <w:r>
                <w:rPr>
                  <w:rFonts w:ascii="Times New Roman" w:hAnsi="Times New Roman" w:cs="Times New Roman"/>
                </w:rPr>
                <w:delText>Israel</w:delText>
              </w:r>
            </w:del>
            <w:ins w:id="848" w:author="蔡振辛 [2]" w:date="2026-09-24T21:08:41Z">
              <w:r>
                <w:rPr>
                  <w:rFonts w:ascii="Times New Roman" w:hAnsi="Times New Roman" w:cs="Times New Roman"/>
                </w:rPr>
                <w:t>United Kingdom</w:t>
              </w:r>
            </w:ins>
          </w:p>
        </w:tc>
        <w:tc>
          <w:tcPr>
            <w:tcW w:w="374" w:type="pct"/>
            <w:vAlign w:val="center"/>
          </w:tcPr>
          <w:p w14:paraId="27FB8128">
            <w:pPr>
              <w:jc w:val="center"/>
              <w:rPr>
                <w:rFonts w:ascii="Times New Roman" w:hAnsi="Times New Roman" w:cs="Times New Roman"/>
              </w:rPr>
            </w:pPr>
            <w:del w:id="849" w:author="蔡振辛 [2]" w:date="2026-09-24T21:08:41Z">
              <w:r>
                <w:rPr>
                  <w:rFonts w:ascii="Times New Roman" w:hAnsi="Times New Roman" w:cs="Times New Roman"/>
                </w:rPr>
                <w:delText>Hebrew</w:delText>
              </w:r>
            </w:del>
            <w:ins w:id="850" w:author="蔡振辛 [2]" w:date="2026-09-24T21:08:41Z">
              <w:r>
                <w:rPr>
                  <w:rFonts w:ascii="Times New Roman" w:hAnsi="Times New Roman" w:cs="Times New Roman"/>
                </w:rPr>
                <w:t>English</w:t>
              </w:r>
            </w:ins>
          </w:p>
        </w:tc>
        <w:tc>
          <w:tcPr>
            <w:tcW w:w="364" w:type="pct"/>
            <w:vAlign w:val="center"/>
          </w:tcPr>
          <w:p w14:paraId="7251CFE4">
            <w:pPr>
              <w:jc w:val="center"/>
              <w:rPr>
                <w:rFonts w:ascii="Times New Roman" w:hAnsi="Times New Roman" w:cs="Times New Roman"/>
              </w:rPr>
            </w:pPr>
            <w:del w:id="851" w:author="蔡振辛 [2]" w:date="2026-09-24T21:08:41Z">
              <w:r>
                <w:rPr>
                  <w:rFonts w:ascii="Times New Roman" w:hAnsi="Times New Roman" w:cs="Times New Roman"/>
                </w:rPr>
                <w:delText>27</w:delText>
              </w:r>
            </w:del>
            <w:ins w:id="852" w:author="蔡振辛 [2]" w:date="2026-09-24T21:08:41Z">
              <w:r>
                <w:rPr>
                  <w:rFonts w:ascii="Times New Roman" w:hAnsi="Times New Roman" w:cs="Times New Roman"/>
                </w:rPr>
                <w:t>53</w:t>
              </w:r>
            </w:ins>
            <w:r>
              <w:rPr>
                <w:rFonts w:ascii="Times New Roman" w:hAnsi="Times New Roman" w:cs="Times New Roman"/>
              </w:rPr>
              <w:t xml:space="preserve"> (</w:t>
            </w:r>
            <w:ins w:id="853" w:author="蔡振辛 [2]" w:date="2026-09-24T21:08:41Z">
              <w:r>
                <w:rPr>
                  <w:rFonts w:ascii="Times New Roman" w:hAnsi="Times New Roman" w:cs="Times New Roman"/>
                </w:rPr>
                <w:t>1</w:t>
              </w:r>
            </w:ins>
            <w:r>
              <w:rPr>
                <w:rFonts w:ascii="Times New Roman" w:hAnsi="Times New Roman" w:cs="Times New Roman"/>
              </w:rPr>
              <w:t>9/</w:t>
            </w:r>
            <w:del w:id="854" w:author="蔡振辛 [2]" w:date="2026-09-24T21:08:41Z">
              <w:r>
                <w:rPr>
                  <w:rFonts w:ascii="Times New Roman" w:hAnsi="Times New Roman" w:cs="Times New Roman"/>
                </w:rPr>
                <w:delText>18</w:delText>
              </w:r>
            </w:del>
            <w:ins w:id="855" w:author="蔡振辛 [2]" w:date="2026-09-24T21:08:41Z">
              <w:r>
                <w:rPr>
                  <w:rFonts w:ascii="Times New Roman" w:hAnsi="Times New Roman" w:cs="Times New Roman"/>
                </w:rPr>
                <w:t>34</w:t>
              </w:r>
            </w:ins>
            <w:r>
              <w:rPr>
                <w:rFonts w:ascii="Times New Roman" w:hAnsi="Times New Roman" w:cs="Times New Roman"/>
              </w:rPr>
              <w:t>)</w:t>
            </w:r>
          </w:p>
        </w:tc>
        <w:tc>
          <w:tcPr>
            <w:tcW w:w="369" w:type="pct"/>
            <w:vAlign w:val="center"/>
          </w:tcPr>
          <w:p w14:paraId="6D6F6286">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261737F8">
            <w:pPr>
              <w:jc w:val="center"/>
              <w:rPr>
                <w:rFonts w:ascii="Times New Roman" w:hAnsi="Times New Roman" w:cs="Times New Roman"/>
              </w:rPr>
            </w:pPr>
            <w:r>
              <w:rPr>
                <w:rFonts w:ascii="Times New Roman" w:hAnsi="Times New Roman" w:cs="Times New Roman"/>
              </w:rPr>
              <w:t>360</w:t>
            </w:r>
          </w:p>
        </w:tc>
        <w:tc>
          <w:tcPr>
            <w:tcW w:w="337" w:type="pct"/>
            <w:vAlign w:val="center"/>
          </w:tcPr>
          <w:p w14:paraId="030217FF">
            <w:pPr>
              <w:jc w:val="center"/>
              <w:rPr>
                <w:rFonts w:ascii="Times New Roman" w:hAnsi="Times New Roman" w:cs="Times New Roman"/>
              </w:rPr>
            </w:pPr>
            <w:del w:id="856" w:author="蔡振辛 [2]" w:date="2026-09-24T21:08:41Z">
              <w:r>
                <w:rPr>
                  <w:rFonts w:ascii="Times New Roman" w:hAnsi="Times New Roman" w:cs="Times New Roman"/>
                </w:rPr>
                <w:delText>CC0 1.0 Univers</w:delText>
              </w:r>
            </w:del>
            <w:ins w:id="857" w:author="蔡振辛 [2]" w:date="2026-09-24T21:08:41Z">
              <w:r>
                <w:rPr>
                  <w:rFonts w:ascii="Times New Roman" w:hAnsi="Times New Roman" w:cs="Times New Roman"/>
                </w:rPr>
                <w:t>N</w:t>
              </w:r>
            </w:ins>
            <w:r>
              <w:rPr>
                <w:rFonts w:ascii="Times New Roman" w:hAnsi="Times New Roman" w:cs="Times New Roman"/>
              </w:rPr>
              <w:t>A</w:t>
            </w:r>
            <w:del w:id="858" w:author="蔡振辛 [2]" w:date="2026-09-24T21:08:41Z">
              <w:r>
                <w:rPr>
                  <w:rFonts w:ascii="Times New Roman" w:hAnsi="Times New Roman" w:cs="Times New Roman"/>
                </w:rPr>
                <w:delText>l</w:delText>
              </w:r>
            </w:del>
          </w:p>
        </w:tc>
        <w:tc>
          <w:tcPr>
            <w:tcW w:w="525" w:type="pct"/>
            <w:vAlign w:val="center"/>
          </w:tcPr>
          <w:p w14:paraId="036053C2">
            <w:pPr>
              <w:jc w:val="center"/>
              <w:rPr>
                <w:rFonts w:ascii="Times New Roman" w:hAnsi="Times New Roman" w:cs="Times New Roman"/>
              </w:rPr>
            </w:pPr>
            <w:del w:id="859" w:author="蔡振辛 [2]" w:date="2026-09-24T21:08:41Z">
              <w:r>
                <w:rPr>
                  <w:rFonts w:ascii="Times New Roman" w:hAnsi="Times New Roman" w:cs="Times New Roman"/>
                </w:rPr>
                <w:delText>Lab</w:delText>
              </w:r>
            </w:del>
            <w:ins w:id="860" w:author="蔡振辛 [2]" w:date="2026-09-24T21:08:41Z">
              <w:r>
                <w:rPr>
                  <w:rFonts w:ascii="Times New Roman" w:hAnsi="Times New Roman" w:cs="Times New Roman"/>
                </w:rPr>
                <w:t>Online</w:t>
              </w:r>
            </w:ins>
            <w:r>
              <w:rPr>
                <w:rFonts w:ascii="Times New Roman" w:hAnsi="Times New Roman" w:cs="Times New Roman"/>
              </w:rPr>
              <w:t xml:space="preserve"> Experiment</w:t>
            </w:r>
          </w:p>
        </w:tc>
      </w:tr>
      <w:tr w14:paraId="4B104E59">
        <w:tblPrEx>
          <w:tblCellMar>
            <w:top w:w="0" w:type="dxa"/>
            <w:left w:w="108" w:type="dxa"/>
            <w:bottom w:w="0" w:type="dxa"/>
            <w:right w:w="108" w:type="dxa"/>
          </w:tblCellMar>
        </w:tblPrEx>
        <w:trPr>
          <w:cantSplit/>
        </w:trPr>
        <w:tc>
          <w:tcPr>
            <w:tcW w:w="234" w:type="pct"/>
            <w:vAlign w:val="center"/>
          </w:tcPr>
          <w:p w14:paraId="68BB7214">
            <w:pPr>
              <w:jc w:val="center"/>
              <w:rPr>
                <w:rFonts w:ascii="Times New Roman" w:hAnsi="Times New Roman" w:cs="Times New Roman"/>
              </w:rPr>
            </w:pPr>
            <w:r>
              <w:rPr>
                <w:rFonts w:ascii="Times New Roman" w:hAnsi="Times New Roman" w:cs="Times New Roman"/>
              </w:rPr>
              <w:t>42</w:t>
            </w:r>
          </w:p>
        </w:tc>
        <w:tc>
          <w:tcPr>
            <w:tcW w:w="1103" w:type="pct"/>
            <w:vAlign w:val="center"/>
          </w:tcPr>
          <w:p w14:paraId="470B1086">
            <w:pPr>
              <w:jc w:val="center"/>
              <w:rPr>
                <w:rFonts w:ascii="Times New Roman" w:hAnsi="Times New Roman" w:cs="Times New Roman"/>
              </w:rPr>
            </w:pPr>
            <w:del w:id="861" w:author="蔡振辛 [2]" w:date="2026-09-24T21:08:41Z">
              <w:r>
                <w:rPr>
                  <w:rFonts w:ascii="Times New Roman" w:hAnsi="Times New Roman" w:cs="Times New Roman"/>
                </w:rPr>
                <w:delText>Navon_2021_psyarxiv</w:delText>
              </w:r>
            </w:del>
            <w:ins w:id="862" w:author="蔡振辛 [2]" w:date="2026-09-24T21:08:41Z">
              <w:r>
                <w:rPr>
                  <w:rFonts w:ascii="Times New Roman" w:hAnsi="Times New Roman" w:cs="Times New Roman"/>
                </w:rPr>
                <w:t>Lee_2026_BritJPsy</w:t>
              </w:r>
            </w:ins>
          </w:p>
        </w:tc>
        <w:tc>
          <w:tcPr>
            <w:tcW w:w="545" w:type="pct"/>
            <w:vAlign w:val="center"/>
          </w:tcPr>
          <w:p w14:paraId="0E35AE94">
            <w:pPr>
              <w:jc w:val="center"/>
              <w:rPr>
                <w:rFonts w:ascii="Times New Roman" w:hAnsi="Times New Roman" w:cs="Times New Roman"/>
              </w:rPr>
            </w:pPr>
            <w:del w:id="863" w:author="蔡振辛 [2]" w:date="2026-09-24T21:08:41Z">
              <w:r>
                <w:rPr>
                  <w:rFonts w:ascii="Times New Roman" w:hAnsi="Times New Roman" w:cs="Times New Roman"/>
                </w:rPr>
                <w:delText>Navon &amp; Makovski</w:delText>
              </w:r>
            </w:del>
            <w:ins w:id="864" w:author="蔡振辛 [2]" w:date="2026-09-24T21:08:41Z">
              <w:r>
                <w:rPr>
                  <w:rFonts w:ascii="Times New Roman" w:hAnsi="Times New Roman" w:cs="Times New Roman"/>
                </w:rPr>
                <w:t>Lee et al.</w:t>
              </w:r>
            </w:ins>
            <w:r>
              <w:rPr>
                <w:rFonts w:ascii="Times New Roman" w:hAnsi="Times New Roman" w:cs="Times New Roman"/>
              </w:rPr>
              <w:t xml:space="preserve"> (202</w:t>
            </w:r>
            <w:del w:id="865" w:author="蔡振辛 [2]" w:date="2026-09-24T21:08:41Z">
              <w:r>
                <w:rPr>
                  <w:rFonts w:ascii="Times New Roman" w:hAnsi="Times New Roman" w:cs="Times New Roman"/>
                </w:rPr>
                <w:delText>1</w:delText>
              </w:r>
            </w:del>
            <w:ins w:id="866" w:author="蔡振辛 [2]" w:date="2026-09-24T21:08:41Z">
              <w:r>
                <w:rPr>
                  <w:rFonts w:ascii="Times New Roman" w:hAnsi="Times New Roman" w:cs="Times New Roman"/>
                </w:rPr>
                <w:t>6</w:t>
              </w:r>
            </w:ins>
            <w:r>
              <w:rPr>
                <w:rFonts w:ascii="Times New Roman" w:hAnsi="Times New Roman" w:cs="Times New Roman"/>
              </w:rPr>
              <w:t>)</w:t>
            </w:r>
          </w:p>
        </w:tc>
        <w:tc>
          <w:tcPr>
            <w:tcW w:w="250" w:type="pct"/>
            <w:vAlign w:val="center"/>
          </w:tcPr>
          <w:p w14:paraId="39E7DDD2">
            <w:pPr>
              <w:jc w:val="center"/>
              <w:rPr>
                <w:rFonts w:ascii="Times New Roman" w:hAnsi="Times New Roman" w:cs="Times New Roman"/>
              </w:rPr>
            </w:pPr>
            <w:r>
              <w:rPr>
                <w:rFonts w:ascii="Times New Roman" w:hAnsi="Times New Roman" w:cs="Times New Roman"/>
              </w:rPr>
              <w:t>Exp</w:t>
            </w:r>
            <w:del w:id="867" w:author="蔡振辛 [2]" w:date="2026-09-24T21:08:41Z">
              <w:r>
                <w:rPr>
                  <w:rFonts w:ascii="Times New Roman" w:hAnsi="Times New Roman" w:cs="Times New Roman"/>
                </w:rPr>
                <w:delText>3</w:delText>
              </w:r>
            </w:del>
            <w:ins w:id="868" w:author="蔡振辛 [2]" w:date="2026-09-24T21:08:41Z">
              <w:r>
                <w:rPr>
                  <w:rFonts w:ascii="Times New Roman" w:hAnsi="Times New Roman" w:cs="Times New Roman"/>
                </w:rPr>
                <w:t>2</w:t>
              </w:r>
            </w:ins>
          </w:p>
        </w:tc>
        <w:tc>
          <w:tcPr>
            <w:tcW w:w="341" w:type="pct"/>
            <w:vAlign w:val="center"/>
          </w:tcPr>
          <w:p w14:paraId="63279071">
            <w:pPr>
              <w:jc w:val="center"/>
              <w:rPr>
                <w:rFonts w:ascii="Times New Roman" w:hAnsi="Times New Roman" w:cs="Times New Roman"/>
              </w:rPr>
            </w:pPr>
            <w:del w:id="869" w:author="蔡振辛 [2]" w:date="2026-09-24T21:08:41Z">
              <w:r>
                <w:rPr>
                  <w:rFonts w:ascii="Times New Roman" w:hAnsi="Times New Roman" w:cs="Times New Roman"/>
                </w:rPr>
                <w:delText>Israel</w:delText>
              </w:r>
            </w:del>
            <w:ins w:id="870" w:author="蔡振辛 [2]" w:date="2026-09-24T21:08:41Z">
              <w:r>
                <w:rPr>
                  <w:rFonts w:ascii="Times New Roman" w:hAnsi="Times New Roman" w:cs="Times New Roman"/>
                </w:rPr>
                <w:t>United Kingdom</w:t>
              </w:r>
            </w:ins>
          </w:p>
        </w:tc>
        <w:tc>
          <w:tcPr>
            <w:tcW w:w="374" w:type="pct"/>
            <w:vAlign w:val="center"/>
          </w:tcPr>
          <w:p w14:paraId="3962F7F0">
            <w:pPr>
              <w:jc w:val="center"/>
              <w:rPr>
                <w:rFonts w:ascii="Times New Roman" w:hAnsi="Times New Roman" w:cs="Times New Roman"/>
              </w:rPr>
            </w:pPr>
            <w:del w:id="871" w:author="蔡振辛 [2]" w:date="2026-09-24T21:08:41Z">
              <w:r>
                <w:rPr>
                  <w:rFonts w:ascii="Times New Roman" w:hAnsi="Times New Roman" w:cs="Times New Roman"/>
                </w:rPr>
                <w:delText>Hebrew</w:delText>
              </w:r>
            </w:del>
            <w:ins w:id="872" w:author="蔡振辛 [2]" w:date="2026-09-24T21:08:41Z">
              <w:r>
                <w:rPr>
                  <w:rFonts w:ascii="Times New Roman" w:hAnsi="Times New Roman" w:cs="Times New Roman"/>
                </w:rPr>
                <w:t>English</w:t>
              </w:r>
            </w:ins>
          </w:p>
        </w:tc>
        <w:tc>
          <w:tcPr>
            <w:tcW w:w="364" w:type="pct"/>
            <w:vAlign w:val="center"/>
          </w:tcPr>
          <w:p w14:paraId="1262A763">
            <w:pPr>
              <w:jc w:val="center"/>
              <w:rPr>
                <w:rFonts w:ascii="Times New Roman" w:hAnsi="Times New Roman" w:cs="Times New Roman"/>
              </w:rPr>
            </w:pPr>
            <w:del w:id="873" w:author="蔡振辛 [2]" w:date="2026-09-24T21:08:41Z">
              <w:r>
                <w:rPr>
                  <w:rFonts w:ascii="Times New Roman" w:hAnsi="Times New Roman" w:cs="Times New Roman"/>
                </w:rPr>
                <w:delText>28 (12/15</w:delText>
              </w:r>
            </w:del>
            <w:ins w:id="874" w:author="蔡振辛 [2]" w:date="2026-09-24T21:08:41Z">
              <w:r>
                <w:rPr>
                  <w:rFonts w:ascii="Times New Roman" w:hAnsi="Times New Roman" w:cs="Times New Roman"/>
                </w:rPr>
                <w:t>50 (20/28</w:t>
              </w:r>
            </w:ins>
            <w:r>
              <w:rPr>
                <w:rFonts w:ascii="Times New Roman" w:hAnsi="Times New Roman" w:cs="Times New Roman"/>
              </w:rPr>
              <w:t>)</w:t>
            </w:r>
          </w:p>
        </w:tc>
        <w:tc>
          <w:tcPr>
            <w:tcW w:w="369" w:type="pct"/>
            <w:vAlign w:val="center"/>
          </w:tcPr>
          <w:p w14:paraId="77981DDC">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BA05362">
            <w:pPr>
              <w:jc w:val="center"/>
              <w:rPr>
                <w:rFonts w:ascii="Times New Roman" w:hAnsi="Times New Roman" w:cs="Times New Roman"/>
              </w:rPr>
            </w:pPr>
            <w:r>
              <w:rPr>
                <w:rFonts w:ascii="Times New Roman" w:hAnsi="Times New Roman" w:cs="Times New Roman"/>
              </w:rPr>
              <w:t>360</w:t>
            </w:r>
          </w:p>
        </w:tc>
        <w:tc>
          <w:tcPr>
            <w:tcW w:w="337" w:type="pct"/>
            <w:vAlign w:val="center"/>
          </w:tcPr>
          <w:p w14:paraId="7ADEA0F1">
            <w:pPr>
              <w:jc w:val="center"/>
              <w:rPr>
                <w:rFonts w:ascii="Times New Roman" w:hAnsi="Times New Roman" w:cs="Times New Roman"/>
              </w:rPr>
            </w:pPr>
            <w:del w:id="875" w:author="蔡振辛 [2]" w:date="2026-09-24T21:08:41Z">
              <w:r>
                <w:rPr>
                  <w:rFonts w:ascii="Times New Roman" w:hAnsi="Times New Roman" w:cs="Times New Roman"/>
                </w:rPr>
                <w:delText>CC0 1.0 Univers</w:delText>
              </w:r>
            </w:del>
            <w:ins w:id="876" w:author="蔡振辛 [2]" w:date="2026-09-24T21:08:41Z">
              <w:r>
                <w:rPr>
                  <w:rFonts w:ascii="Times New Roman" w:hAnsi="Times New Roman" w:cs="Times New Roman"/>
                </w:rPr>
                <w:t>N</w:t>
              </w:r>
            </w:ins>
            <w:r>
              <w:rPr>
                <w:rFonts w:ascii="Times New Roman" w:hAnsi="Times New Roman" w:cs="Times New Roman"/>
              </w:rPr>
              <w:t>A</w:t>
            </w:r>
            <w:del w:id="877" w:author="蔡振辛 [2]" w:date="2026-09-24T21:08:41Z">
              <w:r>
                <w:rPr>
                  <w:rFonts w:ascii="Times New Roman" w:hAnsi="Times New Roman" w:cs="Times New Roman"/>
                </w:rPr>
                <w:delText>l</w:delText>
              </w:r>
            </w:del>
          </w:p>
        </w:tc>
        <w:tc>
          <w:tcPr>
            <w:tcW w:w="525" w:type="pct"/>
            <w:vAlign w:val="center"/>
          </w:tcPr>
          <w:p w14:paraId="5729B561">
            <w:pPr>
              <w:jc w:val="center"/>
              <w:rPr>
                <w:rFonts w:ascii="Times New Roman" w:hAnsi="Times New Roman" w:cs="Times New Roman"/>
              </w:rPr>
            </w:pPr>
            <w:del w:id="878" w:author="蔡振辛 [2]" w:date="2026-09-24T21:08:41Z">
              <w:r>
                <w:rPr>
                  <w:rFonts w:ascii="Times New Roman" w:hAnsi="Times New Roman" w:cs="Times New Roman"/>
                </w:rPr>
                <w:delText>Lab</w:delText>
              </w:r>
            </w:del>
            <w:ins w:id="879" w:author="蔡振辛 [2]" w:date="2026-09-24T21:08:41Z">
              <w:r>
                <w:rPr>
                  <w:rFonts w:ascii="Times New Roman" w:hAnsi="Times New Roman" w:cs="Times New Roman"/>
                </w:rPr>
                <w:t>Online</w:t>
              </w:r>
            </w:ins>
            <w:r>
              <w:rPr>
                <w:rFonts w:ascii="Times New Roman" w:hAnsi="Times New Roman" w:cs="Times New Roman"/>
              </w:rPr>
              <w:t xml:space="preserve"> Experiment</w:t>
            </w:r>
          </w:p>
        </w:tc>
      </w:tr>
      <w:tr w14:paraId="1D61330D">
        <w:tblPrEx>
          <w:tblCellMar>
            <w:top w:w="0" w:type="dxa"/>
            <w:left w:w="108" w:type="dxa"/>
            <w:bottom w:w="0" w:type="dxa"/>
            <w:right w:w="108" w:type="dxa"/>
          </w:tblCellMar>
        </w:tblPrEx>
        <w:trPr>
          <w:cantSplit/>
        </w:trPr>
        <w:tc>
          <w:tcPr>
            <w:tcW w:w="234" w:type="pct"/>
            <w:vAlign w:val="center"/>
          </w:tcPr>
          <w:p w14:paraId="272A6A48">
            <w:pPr>
              <w:jc w:val="center"/>
              <w:rPr>
                <w:rFonts w:ascii="Times New Roman" w:hAnsi="Times New Roman" w:cs="Times New Roman"/>
              </w:rPr>
            </w:pPr>
            <w:r>
              <w:rPr>
                <w:rFonts w:ascii="Times New Roman" w:hAnsi="Times New Roman" w:cs="Times New Roman"/>
              </w:rPr>
              <w:t>43</w:t>
            </w:r>
          </w:p>
        </w:tc>
        <w:tc>
          <w:tcPr>
            <w:tcW w:w="1103" w:type="pct"/>
            <w:vAlign w:val="center"/>
          </w:tcPr>
          <w:p w14:paraId="199285C4">
            <w:pPr>
              <w:jc w:val="center"/>
              <w:rPr>
                <w:rFonts w:ascii="Times New Roman" w:hAnsi="Times New Roman" w:cs="Times New Roman"/>
              </w:rPr>
            </w:pPr>
            <w:del w:id="880" w:author="蔡振辛 [2]" w:date="2026-09-24T21:08:41Z">
              <w:r>
                <w:rPr>
                  <w:rFonts w:ascii="Times New Roman" w:hAnsi="Times New Roman" w:cs="Times New Roman"/>
                </w:rPr>
                <w:delText>Navon_2021_psyarxiv</w:delText>
              </w:r>
            </w:del>
            <w:ins w:id="881" w:author="蔡振辛 [2]" w:date="2026-09-24T21:08:41Z">
              <w:r>
                <w:rPr>
                  <w:rFonts w:ascii="Times New Roman" w:hAnsi="Times New Roman" w:cs="Times New Roman"/>
                </w:rPr>
                <w:t>Liang_2022_HumBrainMap</w:t>
              </w:r>
            </w:ins>
          </w:p>
        </w:tc>
        <w:tc>
          <w:tcPr>
            <w:tcW w:w="545" w:type="pct"/>
            <w:vAlign w:val="center"/>
          </w:tcPr>
          <w:p w14:paraId="69FFBA8C">
            <w:pPr>
              <w:jc w:val="center"/>
              <w:rPr>
                <w:rFonts w:ascii="Times New Roman" w:hAnsi="Times New Roman" w:cs="Times New Roman"/>
              </w:rPr>
            </w:pPr>
            <w:del w:id="882" w:author="蔡振辛 [2]" w:date="2026-09-24T21:08:41Z">
              <w:r>
                <w:rPr>
                  <w:rFonts w:ascii="Times New Roman" w:hAnsi="Times New Roman" w:cs="Times New Roman"/>
                </w:rPr>
                <w:delText>Navon &amp; Makovski</w:delText>
              </w:r>
            </w:del>
            <w:ins w:id="883" w:author="蔡振辛 [2]" w:date="2026-09-24T21:08:41Z">
              <w:r>
                <w:rPr>
                  <w:rFonts w:ascii="Times New Roman" w:hAnsi="Times New Roman" w:cs="Times New Roman"/>
                </w:rPr>
                <w:t>Liang et al.</w:t>
              </w:r>
            </w:ins>
            <w:r>
              <w:rPr>
                <w:rFonts w:ascii="Times New Roman" w:hAnsi="Times New Roman" w:cs="Times New Roman"/>
              </w:rPr>
              <w:t xml:space="preserve"> (202</w:t>
            </w:r>
            <w:del w:id="884" w:author="蔡振辛 [2]" w:date="2026-09-24T21:08:41Z">
              <w:r>
                <w:rPr>
                  <w:rFonts w:ascii="Times New Roman" w:hAnsi="Times New Roman" w:cs="Times New Roman"/>
                </w:rPr>
                <w:delText>1</w:delText>
              </w:r>
            </w:del>
            <w:ins w:id="885" w:author="蔡振辛 [2]" w:date="2026-09-24T21:08:41Z">
              <w:r>
                <w:rPr>
                  <w:rFonts w:ascii="Times New Roman" w:hAnsi="Times New Roman" w:cs="Times New Roman"/>
                </w:rPr>
                <w:t>2</w:t>
              </w:r>
            </w:ins>
            <w:r>
              <w:rPr>
                <w:rFonts w:ascii="Times New Roman" w:hAnsi="Times New Roman" w:cs="Times New Roman"/>
              </w:rPr>
              <w:t>)</w:t>
            </w:r>
          </w:p>
        </w:tc>
        <w:tc>
          <w:tcPr>
            <w:tcW w:w="250" w:type="pct"/>
            <w:vAlign w:val="center"/>
          </w:tcPr>
          <w:p w14:paraId="56737750">
            <w:pPr>
              <w:jc w:val="center"/>
              <w:rPr>
                <w:rFonts w:ascii="Times New Roman" w:hAnsi="Times New Roman" w:cs="Times New Roman"/>
              </w:rPr>
            </w:pPr>
            <w:r>
              <w:rPr>
                <w:rFonts w:ascii="Times New Roman" w:hAnsi="Times New Roman" w:cs="Times New Roman"/>
              </w:rPr>
              <w:t>Exp</w:t>
            </w:r>
            <w:del w:id="886" w:author="蔡振辛 [2]" w:date="2026-09-24T21:08:41Z">
              <w:r>
                <w:rPr>
                  <w:rFonts w:ascii="Times New Roman" w:hAnsi="Times New Roman" w:cs="Times New Roman"/>
                </w:rPr>
                <w:delText>4</w:delText>
              </w:r>
            </w:del>
            <w:ins w:id="887" w:author="蔡振辛 [2]" w:date="2026-09-24T21:08:41Z">
              <w:r>
                <w:rPr>
                  <w:rFonts w:ascii="Times New Roman" w:hAnsi="Times New Roman" w:cs="Times New Roman"/>
                </w:rPr>
                <w:t>1</w:t>
              </w:r>
            </w:ins>
          </w:p>
        </w:tc>
        <w:tc>
          <w:tcPr>
            <w:tcW w:w="341" w:type="pct"/>
            <w:vAlign w:val="center"/>
          </w:tcPr>
          <w:p w14:paraId="2B05C1FF">
            <w:pPr>
              <w:jc w:val="center"/>
              <w:rPr>
                <w:rFonts w:ascii="Times New Roman" w:hAnsi="Times New Roman" w:cs="Times New Roman"/>
              </w:rPr>
            </w:pPr>
            <w:del w:id="888" w:author="蔡振辛 [2]" w:date="2026-09-24T21:08:41Z">
              <w:r>
                <w:rPr>
                  <w:rFonts w:ascii="Times New Roman" w:hAnsi="Times New Roman" w:cs="Times New Roman"/>
                </w:rPr>
                <w:delText>Israel</w:delText>
              </w:r>
            </w:del>
            <w:ins w:id="889" w:author="蔡振辛 [2]" w:date="2026-09-24T21:08:41Z">
              <w:r>
                <w:rPr>
                  <w:rFonts w:ascii="Times New Roman" w:hAnsi="Times New Roman" w:cs="Times New Roman"/>
                </w:rPr>
                <w:t>China</w:t>
              </w:r>
            </w:ins>
          </w:p>
        </w:tc>
        <w:tc>
          <w:tcPr>
            <w:tcW w:w="374" w:type="pct"/>
            <w:vAlign w:val="center"/>
          </w:tcPr>
          <w:p w14:paraId="67FDF45A">
            <w:pPr>
              <w:jc w:val="center"/>
              <w:rPr>
                <w:rFonts w:ascii="Times New Roman" w:hAnsi="Times New Roman" w:cs="Times New Roman"/>
              </w:rPr>
            </w:pPr>
            <w:del w:id="890" w:author="蔡振辛 [2]" w:date="2026-09-24T21:08:41Z">
              <w:r>
                <w:rPr>
                  <w:rFonts w:ascii="Times New Roman" w:hAnsi="Times New Roman" w:cs="Times New Roman"/>
                </w:rPr>
                <w:delText>Hebrew</w:delText>
              </w:r>
            </w:del>
            <w:ins w:id="891" w:author="蔡振辛 [2]" w:date="2026-09-24T21:08:41Z">
              <w:r>
                <w:rPr>
                  <w:rFonts w:ascii="Times New Roman" w:hAnsi="Times New Roman" w:cs="Times New Roman"/>
                </w:rPr>
                <w:t>English</w:t>
              </w:r>
            </w:ins>
          </w:p>
        </w:tc>
        <w:tc>
          <w:tcPr>
            <w:tcW w:w="364" w:type="pct"/>
            <w:vAlign w:val="center"/>
          </w:tcPr>
          <w:p w14:paraId="281C22B6">
            <w:pPr>
              <w:jc w:val="center"/>
              <w:rPr>
                <w:rFonts w:ascii="Times New Roman" w:hAnsi="Times New Roman" w:cs="Times New Roman"/>
              </w:rPr>
            </w:pPr>
            <w:del w:id="892" w:author="蔡振辛 [2]" w:date="2026-09-24T21:08:41Z">
              <w:r>
                <w:rPr>
                  <w:rFonts w:ascii="Times New Roman" w:hAnsi="Times New Roman" w:cs="Times New Roman"/>
                </w:rPr>
                <w:delText>27 (9/18</w:delText>
              </w:r>
            </w:del>
            <w:ins w:id="893" w:author="蔡振辛 [2]" w:date="2026-09-24T21:08:41Z">
              <w:r>
                <w:rPr>
                  <w:rFonts w:ascii="Times New Roman" w:hAnsi="Times New Roman" w:cs="Times New Roman"/>
                </w:rPr>
                <w:t>35 (13/22</w:t>
              </w:r>
            </w:ins>
            <w:r>
              <w:rPr>
                <w:rFonts w:ascii="Times New Roman" w:hAnsi="Times New Roman" w:cs="Times New Roman"/>
              </w:rPr>
              <w:t>)</w:t>
            </w:r>
          </w:p>
        </w:tc>
        <w:tc>
          <w:tcPr>
            <w:tcW w:w="369" w:type="pct"/>
            <w:vAlign w:val="center"/>
          </w:tcPr>
          <w:p w14:paraId="31D546B7">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6DD81E18">
            <w:pPr>
              <w:jc w:val="center"/>
              <w:rPr>
                <w:rFonts w:ascii="Times New Roman" w:hAnsi="Times New Roman" w:cs="Times New Roman"/>
              </w:rPr>
            </w:pPr>
            <w:del w:id="894" w:author="蔡振辛 [2]" w:date="2026-09-24T21:08:41Z">
              <w:r>
                <w:rPr>
                  <w:rFonts w:ascii="Times New Roman" w:hAnsi="Times New Roman" w:cs="Times New Roman"/>
                </w:rPr>
                <w:delText>36</w:delText>
              </w:r>
            </w:del>
            <w:ins w:id="895" w:author="蔡振辛 [2]" w:date="2026-09-24T21:08:41Z">
              <w:r>
                <w:rPr>
                  <w:rFonts w:ascii="Times New Roman" w:hAnsi="Times New Roman" w:cs="Times New Roman"/>
                </w:rPr>
                <w:t>72</w:t>
              </w:r>
            </w:ins>
            <w:r>
              <w:rPr>
                <w:rFonts w:ascii="Times New Roman" w:hAnsi="Times New Roman" w:cs="Times New Roman"/>
              </w:rPr>
              <w:t>0</w:t>
            </w:r>
          </w:p>
        </w:tc>
        <w:tc>
          <w:tcPr>
            <w:tcW w:w="337" w:type="pct"/>
            <w:vAlign w:val="center"/>
          </w:tcPr>
          <w:p w14:paraId="7C4EACD7">
            <w:pPr>
              <w:jc w:val="center"/>
              <w:rPr>
                <w:rFonts w:ascii="Times New Roman" w:hAnsi="Times New Roman" w:cs="Times New Roman"/>
              </w:rPr>
            </w:pPr>
            <w:r>
              <w:rPr>
                <w:rFonts w:ascii="Times New Roman" w:hAnsi="Times New Roman" w:cs="Times New Roman"/>
              </w:rPr>
              <w:t>CC</w:t>
            </w:r>
            <w:del w:id="896" w:author="蔡振辛 [2]" w:date="2026-09-24T21:08:41Z">
              <w:r>
                <w:rPr>
                  <w:rFonts w:ascii="Times New Roman" w:hAnsi="Times New Roman" w:cs="Times New Roman"/>
                </w:rPr>
                <w:delText>0 1.0 Universal</w:delText>
              </w:r>
            </w:del>
            <w:ins w:id="897" w:author="蔡振辛 [2]" w:date="2026-09-24T21:08:41Z">
              <w:r>
                <w:rPr>
                  <w:rFonts w:ascii="Times New Roman" w:hAnsi="Times New Roman" w:cs="Times New Roman"/>
                </w:rPr>
                <w:t xml:space="preserve"> BY-NC-ND</w:t>
              </w:r>
            </w:ins>
          </w:p>
        </w:tc>
        <w:tc>
          <w:tcPr>
            <w:tcW w:w="525" w:type="pct"/>
            <w:vAlign w:val="center"/>
          </w:tcPr>
          <w:p w14:paraId="19D9864E">
            <w:pPr>
              <w:jc w:val="center"/>
              <w:rPr>
                <w:rFonts w:ascii="Times New Roman" w:hAnsi="Times New Roman" w:cs="Times New Roman"/>
              </w:rPr>
            </w:pPr>
            <w:r>
              <w:rPr>
                <w:rFonts w:ascii="Times New Roman" w:hAnsi="Times New Roman" w:cs="Times New Roman"/>
              </w:rPr>
              <w:t>Lab Experiment</w:t>
            </w:r>
          </w:p>
        </w:tc>
      </w:tr>
      <w:tr w14:paraId="1F2B942A">
        <w:tblPrEx>
          <w:tblCellMar>
            <w:top w:w="0" w:type="dxa"/>
            <w:left w:w="108" w:type="dxa"/>
            <w:bottom w:w="0" w:type="dxa"/>
            <w:right w:w="108" w:type="dxa"/>
          </w:tblCellMar>
        </w:tblPrEx>
        <w:trPr>
          <w:cantSplit/>
        </w:trPr>
        <w:tc>
          <w:tcPr>
            <w:tcW w:w="234" w:type="pct"/>
            <w:vAlign w:val="center"/>
          </w:tcPr>
          <w:p w14:paraId="16194DDB">
            <w:pPr>
              <w:jc w:val="center"/>
              <w:rPr>
                <w:rFonts w:ascii="Times New Roman" w:hAnsi="Times New Roman" w:cs="Times New Roman"/>
              </w:rPr>
            </w:pPr>
            <w:r>
              <w:rPr>
                <w:rFonts w:ascii="Times New Roman" w:hAnsi="Times New Roman" w:cs="Times New Roman"/>
              </w:rPr>
              <w:t>44</w:t>
            </w:r>
          </w:p>
        </w:tc>
        <w:tc>
          <w:tcPr>
            <w:tcW w:w="1103" w:type="pct"/>
            <w:vAlign w:val="center"/>
          </w:tcPr>
          <w:p w14:paraId="2EF11B2D">
            <w:pPr>
              <w:jc w:val="center"/>
              <w:rPr>
                <w:rFonts w:ascii="Times New Roman" w:hAnsi="Times New Roman" w:cs="Times New Roman"/>
              </w:rPr>
            </w:pPr>
            <w:del w:id="898" w:author="蔡振辛 [2]" w:date="2026-09-24T21:08:41Z">
              <w:r>
                <w:rPr>
                  <w:rFonts w:ascii="Times New Roman" w:hAnsi="Times New Roman" w:cs="Times New Roman"/>
                </w:rPr>
                <w:delText>Orellana-Corrales_2020_ExpPsych</w:delText>
              </w:r>
            </w:del>
            <w:ins w:id="899" w:author="蔡振辛 [2]" w:date="2026-09-24T21:08:41Z">
              <w:r>
                <w:rPr>
                  <w:rFonts w:ascii="Times New Roman" w:hAnsi="Times New Roman" w:cs="Times New Roman"/>
                </w:rPr>
                <w:t>Liang_2022_HumBrainMap</w:t>
              </w:r>
            </w:ins>
          </w:p>
        </w:tc>
        <w:tc>
          <w:tcPr>
            <w:tcW w:w="545" w:type="pct"/>
            <w:vAlign w:val="center"/>
          </w:tcPr>
          <w:p w14:paraId="7ACDDA55">
            <w:pPr>
              <w:jc w:val="center"/>
              <w:rPr>
                <w:rFonts w:ascii="Times New Roman" w:hAnsi="Times New Roman" w:cs="Times New Roman"/>
              </w:rPr>
            </w:pPr>
            <w:del w:id="900" w:author="蔡振辛 [2]" w:date="2026-09-24T21:08:41Z">
              <w:r>
                <w:rPr>
                  <w:rFonts w:ascii="Times New Roman" w:hAnsi="Times New Roman" w:cs="Times New Roman"/>
                </w:rPr>
                <w:delText>G Orellana-Corrales</w:delText>
              </w:r>
            </w:del>
            <w:ins w:id="901" w:author="蔡振辛 [2]" w:date="2026-09-24T21:08:41Z">
              <w:r>
                <w:rPr>
                  <w:rFonts w:ascii="Times New Roman" w:hAnsi="Times New Roman" w:cs="Times New Roman"/>
                </w:rPr>
                <w:t>Liang</w:t>
              </w:r>
            </w:ins>
            <w:r>
              <w:rPr>
                <w:rFonts w:ascii="Times New Roman" w:hAnsi="Times New Roman" w:cs="Times New Roman"/>
              </w:rPr>
              <w:t xml:space="preserve"> et al.</w:t>
            </w:r>
            <w:del w:id="902" w:author="蔡振辛 [2]" w:date="2026-09-24T21:08:41Z">
              <w:r>
                <w:rPr>
                  <w:rFonts w:ascii="Times New Roman" w:hAnsi="Times New Roman" w:cs="Times New Roman"/>
                </w:rPr>
                <w:delText> </w:delText>
              </w:r>
            </w:del>
            <w:ins w:id="903" w:author="蔡振辛 [2]" w:date="2026-09-24T21:08:41Z">
              <w:r>
                <w:rPr>
                  <w:rFonts w:ascii="Times New Roman" w:hAnsi="Times New Roman" w:cs="Times New Roman"/>
                </w:rPr>
                <w:t xml:space="preserve"> </w:t>
              </w:r>
            </w:ins>
            <w:r>
              <w:rPr>
                <w:rFonts w:ascii="Times New Roman" w:hAnsi="Times New Roman" w:cs="Times New Roman"/>
              </w:rPr>
              <w:t>(202</w:t>
            </w:r>
            <w:del w:id="904" w:author="蔡振辛 [2]" w:date="2026-09-24T21:08:41Z">
              <w:r>
                <w:rPr>
                  <w:rFonts w:ascii="Times New Roman" w:hAnsi="Times New Roman" w:cs="Times New Roman"/>
                </w:rPr>
                <w:delText>0</w:delText>
              </w:r>
            </w:del>
            <w:ins w:id="905" w:author="蔡振辛 [2]" w:date="2026-09-24T21:08:41Z">
              <w:r>
                <w:rPr>
                  <w:rFonts w:ascii="Times New Roman" w:hAnsi="Times New Roman" w:cs="Times New Roman"/>
                </w:rPr>
                <w:t>2</w:t>
              </w:r>
            </w:ins>
            <w:r>
              <w:rPr>
                <w:rFonts w:ascii="Times New Roman" w:hAnsi="Times New Roman" w:cs="Times New Roman"/>
              </w:rPr>
              <w:t>)</w:t>
            </w:r>
          </w:p>
        </w:tc>
        <w:tc>
          <w:tcPr>
            <w:tcW w:w="250" w:type="pct"/>
            <w:vAlign w:val="center"/>
          </w:tcPr>
          <w:p w14:paraId="7F865E5E">
            <w:pPr>
              <w:jc w:val="center"/>
              <w:rPr>
                <w:rFonts w:ascii="Times New Roman" w:hAnsi="Times New Roman" w:cs="Times New Roman"/>
              </w:rPr>
            </w:pPr>
            <w:r>
              <w:rPr>
                <w:rFonts w:ascii="Times New Roman" w:hAnsi="Times New Roman" w:cs="Times New Roman"/>
              </w:rPr>
              <w:t>Exp1</w:t>
            </w:r>
          </w:p>
        </w:tc>
        <w:tc>
          <w:tcPr>
            <w:tcW w:w="341" w:type="pct"/>
            <w:vAlign w:val="center"/>
          </w:tcPr>
          <w:p w14:paraId="3431BD56">
            <w:pPr>
              <w:jc w:val="center"/>
              <w:rPr>
                <w:rFonts w:ascii="Times New Roman" w:hAnsi="Times New Roman" w:cs="Times New Roman"/>
              </w:rPr>
            </w:pPr>
            <w:del w:id="906" w:author="蔡振辛 [2]" w:date="2026-09-24T21:08:41Z">
              <w:r>
                <w:rPr>
                  <w:rFonts w:ascii="Times New Roman" w:hAnsi="Times New Roman" w:cs="Times New Roman"/>
                </w:rPr>
                <w:delText>Germany</w:delText>
              </w:r>
            </w:del>
            <w:ins w:id="907" w:author="蔡振辛 [2]" w:date="2026-09-24T21:08:41Z">
              <w:r>
                <w:rPr>
                  <w:rFonts w:ascii="Times New Roman" w:hAnsi="Times New Roman" w:cs="Times New Roman"/>
                </w:rPr>
                <w:t>China</w:t>
              </w:r>
            </w:ins>
          </w:p>
        </w:tc>
        <w:tc>
          <w:tcPr>
            <w:tcW w:w="374" w:type="pct"/>
            <w:vAlign w:val="center"/>
          </w:tcPr>
          <w:p w14:paraId="78CC2774">
            <w:pPr>
              <w:jc w:val="center"/>
              <w:rPr>
                <w:rFonts w:ascii="Times New Roman" w:hAnsi="Times New Roman" w:cs="Times New Roman"/>
              </w:rPr>
            </w:pPr>
            <w:del w:id="908" w:author="蔡振辛 [2]" w:date="2026-09-24T21:08:41Z">
              <w:r>
                <w:rPr>
                  <w:rFonts w:ascii="Times New Roman" w:hAnsi="Times New Roman" w:cs="Times New Roman"/>
                </w:rPr>
                <w:delText>G</w:delText>
              </w:r>
            </w:del>
            <w:r>
              <w:rPr>
                <w:rFonts w:ascii="Times New Roman" w:hAnsi="Times New Roman" w:cs="Times New Roman"/>
              </w:rPr>
              <w:t>E</w:t>
            </w:r>
            <w:del w:id="909" w:author="蔡振辛 [2]" w:date="2026-09-24T21:08:41Z">
              <w:r>
                <w:rPr>
                  <w:rFonts w:ascii="Times New Roman" w:hAnsi="Times New Roman" w:cs="Times New Roman"/>
                </w:rPr>
                <w:delText>rman</w:delText>
              </w:r>
            </w:del>
            <w:ins w:id="910" w:author="蔡振辛 [2]" w:date="2026-09-24T21:08:41Z">
              <w:r>
                <w:rPr>
                  <w:rFonts w:ascii="Times New Roman" w:hAnsi="Times New Roman" w:cs="Times New Roman"/>
                </w:rPr>
                <w:t>nglish</w:t>
              </w:r>
            </w:ins>
          </w:p>
        </w:tc>
        <w:tc>
          <w:tcPr>
            <w:tcW w:w="364" w:type="pct"/>
            <w:vAlign w:val="center"/>
          </w:tcPr>
          <w:p w14:paraId="3295982B">
            <w:pPr>
              <w:jc w:val="center"/>
              <w:rPr>
                <w:rFonts w:ascii="Times New Roman" w:hAnsi="Times New Roman" w:cs="Times New Roman"/>
              </w:rPr>
            </w:pPr>
            <w:r>
              <w:rPr>
                <w:rFonts w:ascii="Times New Roman" w:hAnsi="Times New Roman" w:cs="Times New Roman"/>
              </w:rPr>
              <w:t>38 (</w:t>
            </w:r>
            <w:del w:id="911" w:author="蔡振辛 [2]" w:date="2026-09-24T21:08:41Z">
              <w:r>
                <w:rPr>
                  <w:rFonts w:ascii="Times New Roman" w:hAnsi="Times New Roman" w:cs="Times New Roman"/>
                </w:rPr>
                <w:delText>9/29</w:delText>
              </w:r>
            </w:del>
            <w:ins w:id="912" w:author="蔡振辛 [2]" w:date="2026-09-24T21:08:41Z">
              <w:r>
                <w:rPr>
                  <w:rFonts w:ascii="Times New Roman" w:hAnsi="Times New Roman" w:cs="Times New Roman"/>
                </w:rPr>
                <w:t>2</w:t>
              </w:r>
            </w:ins>
            <w:ins w:id="913" w:author="蔡振辛 [2]" w:date="2026-09-24T21:08:42Z">
              <w:r>
                <w:rPr>
                  <w:rFonts w:ascii="Times New Roman" w:hAnsi="Times New Roman" w:cs="Times New Roman"/>
                </w:rPr>
                <w:t>2/16</w:t>
              </w:r>
            </w:ins>
            <w:r>
              <w:rPr>
                <w:rFonts w:ascii="Times New Roman" w:hAnsi="Times New Roman" w:cs="Times New Roman"/>
              </w:rPr>
              <w:t>)</w:t>
            </w:r>
          </w:p>
        </w:tc>
        <w:tc>
          <w:tcPr>
            <w:tcW w:w="369" w:type="pct"/>
            <w:vAlign w:val="center"/>
          </w:tcPr>
          <w:p w14:paraId="4999F73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4C5463AB">
            <w:pPr>
              <w:jc w:val="center"/>
              <w:rPr>
                <w:rFonts w:ascii="Times New Roman" w:hAnsi="Times New Roman" w:cs="Times New Roman"/>
              </w:rPr>
            </w:pPr>
            <w:del w:id="914" w:author="蔡振辛 [2]" w:date="2026-09-24T21:08:42Z">
              <w:r>
                <w:rPr>
                  <w:rFonts w:ascii="Times New Roman" w:hAnsi="Times New Roman" w:cs="Times New Roman"/>
                </w:rPr>
                <w:delText>128</w:delText>
              </w:r>
            </w:del>
            <w:ins w:id="915" w:author="蔡振辛 [2]" w:date="2026-09-24T21:08:42Z">
              <w:r>
                <w:rPr>
                  <w:rFonts w:ascii="Times New Roman" w:hAnsi="Times New Roman" w:cs="Times New Roman"/>
                </w:rPr>
                <w:t>720</w:t>
              </w:r>
            </w:ins>
          </w:p>
        </w:tc>
        <w:tc>
          <w:tcPr>
            <w:tcW w:w="337" w:type="pct"/>
            <w:vAlign w:val="center"/>
          </w:tcPr>
          <w:p w14:paraId="78E5BAB6">
            <w:pPr>
              <w:jc w:val="center"/>
              <w:rPr>
                <w:rFonts w:ascii="Times New Roman" w:hAnsi="Times New Roman" w:cs="Times New Roman"/>
              </w:rPr>
            </w:pPr>
            <w:del w:id="916" w:author="蔡振辛 [2]" w:date="2026-09-24T21:08:42Z">
              <w:r>
                <w:rPr>
                  <w:rFonts w:ascii="Times New Roman" w:hAnsi="Times New Roman" w:cs="Times New Roman"/>
                </w:rPr>
                <w:delText>NA</w:delText>
              </w:r>
            </w:del>
            <w:ins w:id="917" w:author="蔡振辛 [2]" w:date="2026-09-24T21:08:42Z">
              <w:r>
                <w:rPr>
                  <w:rFonts w:ascii="Times New Roman" w:hAnsi="Times New Roman" w:cs="Times New Roman"/>
                </w:rPr>
                <w:t>CC BY-NC-ND</w:t>
              </w:r>
            </w:ins>
          </w:p>
        </w:tc>
        <w:tc>
          <w:tcPr>
            <w:tcW w:w="525" w:type="pct"/>
            <w:vAlign w:val="center"/>
          </w:tcPr>
          <w:p w14:paraId="4DBAB8D1">
            <w:pPr>
              <w:jc w:val="center"/>
              <w:rPr>
                <w:rFonts w:ascii="Times New Roman" w:hAnsi="Times New Roman" w:cs="Times New Roman"/>
              </w:rPr>
            </w:pPr>
            <w:r>
              <w:rPr>
                <w:rFonts w:ascii="Times New Roman" w:hAnsi="Times New Roman" w:cs="Times New Roman"/>
              </w:rPr>
              <w:t>Lab Experiment</w:t>
            </w:r>
          </w:p>
        </w:tc>
      </w:tr>
      <w:tr w14:paraId="5FB300A0">
        <w:tblPrEx>
          <w:tblCellMar>
            <w:top w:w="0" w:type="dxa"/>
            <w:left w:w="108" w:type="dxa"/>
            <w:bottom w:w="0" w:type="dxa"/>
            <w:right w:w="108" w:type="dxa"/>
          </w:tblCellMar>
        </w:tblPrEx>
        <w:trPr>
          <w:cantSplit/>
        </w:trPr>
        <w:tc>
          <w:tcPr>
            <w:tcW w:w="234" w:type="pct"/>
            <w:vAlign w:val="center"/>
          </w:tcPr>
          <w:p w14:paraId="6EE1AF91">
            <w:pPr>
              <w:jc w:val="center"/>
              <w:rPr>
                <w:rFonts w:ascii="Times New Roman" w:hAnsi="Times New Roman" w:cs="Times New Roman"/>
              </w:rPr>
            </w:pPr>
            <w:r>
              <w:rPr>
                <w:rFonts w:ascii="Times New Roman" w:hAnsi="Times New Roman" w:cs="Times New Roman"/>
              </w:rPr>
              <w:t>45</w:t>
            </w:r>
          </w:p>
        </w:tc>
        <w:tc>
          <w:tcPr>
            <w:tcW w:w="1103" w:type="pct"/>
            <w:vAlign w:val="center"/>
          </w:tcPr>
          <w:p w14:paraId="69A0D929">
            <w:pPr>
              <w:jc w:val="center"/>
              <w:rPr>
                <w:rFonts w:ascii="Times New Roman" w:hAnsi="Times New Roman" w:cs="Times New Roman"/>
              </w:rPr>
            </w:pPr>
            <w:del w:id="918" w:author="蔡振辛 [2]" w:date="2026-09-24T21:08:42Z">
              <w:r>
                <w:rPr>
                  <w:rFonts w:ascii="Times New Roman" w:hAnsi="Times New Roman" w:cs="Times New Roman"/>
                </w:rPr>
                <w:delText>Orellana-Corrales_2020_ExpPsych</w:delText>
              </w:r>
            </w:del>
            <w:ins w:id="919" w:author="蔡振辛 [2]" w:date="2026-09-24T21:08:42Z">
              <w:r>
                <w:rPr>
                  <w:rFonts w:ascii="Times New Roman" w:hAnsi="Times New Roman" w:cs="Times New Roman"/>
                </w:rPr>
                <w:t>Liang_2022_HumBrainMap</w:t>
              </w:r>
            </w:ins>
          </w:p>
        </w:tc>
        <w:tc>
          <w:tcPr>
            <w:tcW w:w="545" w:type="pct"/>
            <w:vAlign w:val="center"/>
          </w:tcPr>
          <w:p w14:paraId="0D37BEF3">
            <w:pPr>
              <w:jc w:val="center"/>
              <w:rPr>
                <w:rFonts w:ascii="Times New Roman" w:hAnsi="Times New Roman" w:cs="Times New Roman"/>
              </w:rPr>
            </w:pPr>
            <w:del w:id="920" w:author="蔡振辛 [2]" w:date="2026-09-24T21:08:42Z">
              <w:r>
                <w:rPr>
                  <w:rFonts w:ascii="Times New Roman" w:hAnsi="Times New Roman" w:cs="Times New Roman"/>
                </w:rPr>
                <w:delText>G Orellana-Corrales</w:delText>
              </w:r>
            </w:del>
            <w:ins w:id="921" w:author="蔡振辛 [2]" w:date="2026-09-24T21:08:42Z">
              <w:r>
                <w:rPr>
                  <w:rFonts w:ascii="Times New Roman" w:hAnsi="Times New Roman" w:cs="Times New Roman"/>
                </w:rPr>
                <w:t>Liang</w:t>
              </w:r>
            </w:ins>
            <w:r>
              <w:rPr>
                <w:rFonts w:ascii="Times New Roman" w:hAnsi="Times New Roman" w:cs="Times New Roman"/>
              </w:rPr>
              <w:t xml:space="preserve"> et al.</w:t>
            </w:r>
            <w:del w:id="922" w:author="蔡振辛 [2]" w:date="2026-09-24T21:08:42Z">
              <w:r>
                <w:rPr>
                  <w:rFonts w:ascii="Times New Roman" w:hAnsi="Times New Roman" w:cs="Times New Roman"/>
                </w:rPr>
                <w:delText> </w:delText>
              </w:r>
            </w:del>
            <w:ins w:id="923" w:author="蔡振辛 [2]" w:date="2026-09-24T21:08:42Z">
              <w:r>
                <w:rPr>
                  <w:rFonts w:ascii="Times New Roman" w:hAnsi="Times New Roman" w:cs="Times New Roman"/>
                </w:rPr>
                <w:t xml:space="preserve"> </w:t>
              </w:r>
            </w:ins>
            <w:r>
              <w:rPr>
                <w:rFonts w:ascii="Times New Roman" w:hAnsi="Times New Roman" w:cs="Times New Roman"/>
              </w:rPr>
              <w:t>(202</w:t>
            </w:r>
            <w:del w:id="924" w:author="蔡振辛 [2]" w:date="2026-09-24T21:08:42Z">
              <w:r>
                <w:rPr>
                  <w:rFonts w:ascii="Times New Roman" w:hAnsi="Times New Roman" w:cs="Times New Roman"/>
                </w:rPr>
                <w:delText>0</w:delText>
              </w:r>
            </w:del>
            <w:ins w:id="925" w:author="蔡振辛 [2]" w:date="2026-09-24T21:08:42Z">
              <w:r>
                <w:rPr>
                  <w:rFonts w:ascii="Times New Roman" w:hAnsi="Times New Roman" w:cs="Times New Roman"/>
                </w:rPr>
                <w:t>2</w:t>
              </w:r>
            </w:ins>
            <w:r>
              <w:rPr>
                <w:rFonts w:ascii="Times New Roman" w:hAnsi="Times New Roman" w:cs="Times New Roman"/>
              </w:rPr>
              <w:t>)</w:t>
            </w:r>
          </w:p>
        </w:tc>
        <w:tc>
          <w:tcPr>
            <w:tcW w:w="250" w:type="pct"/>
            <w:vAlign w:val="center"/>
          </w:tcPr>
          <w:p w14:paraId="13BA82C0">
            <w:pPr>
              <w:jc w:val="center"/>
              <w:rPr>
                <w:rFonts w:ascii="Times New Roman" w:hAnsi="Times New Roman" w:cs="Times New Roman"/>
              </w:rPr>
            </w:pPr>
            <w:r>
              <w:rPr>
                <w:rFonts w:ascii="Times New Roman" w:hAnsi="Times New Roman" w:cs="Times New Roman"/>
              </w:rPr>
              <w:t>Exp</w:t>
            </w:r>
            <w:del w:id="926" w:author="蔡振辛 [2]" w:date="2026-09-24T21:08:42Z">
              <w:r>
                <w:rPr>
                  <w:rFonts w:ascii="Times New Roman" w:hAnsi="Times New Roman" w:cs="Times New Roman"/>
                </w:rPr>
                <w:delText>2</w:delText>
              </w:r>
            </w:del>
            <w:ins w:id="927" w:author="蔡振辛 [2]" w:date="2026-09-24T21:08:42Z">
              <w:r>
                <w:rPr>
                  <w:rFonts w:ascii="Times New Roman" w:hAnsi="Times New Roman" w:cs="Times New Roman"/>
                </w:rPr>
                <w:t>1</w:t>
              </w:r>
            </w:ins>
          </w:p>
        </w:tc>
        <w:tc>
          <w:tcPr>
            <w:tcW w:w="341" w:type="pct"/>
            <w:vAlign w:val="center"/>
          </w:tcPr>
          <w:p w14:paraId="1CE75DE6">
            <w:pPr>
              <w:jc w:val="center"/>
              <w:rPr>
                <w:rFonts w:ascii="Times New Roman" w:hAnsi="Times New Roman" w:cs="Times New Roman"/>
              </w:rPr>
            </w:pPr>
            <w:del w:id="928" w:author="蔡振辛 [2]" w:date="2026-09-24T21:08:42Z">
              <w:r>
                <w:rPr>
                  <w:rFonts w:ascii="Times New Roman" w:hAnsi="Times New Roman" w:cs="Times New Roman"/>
                </w:rPr>
                <w:delText>Germany</w:delText>
              </w:r>
            </w:del>
            <w:ins w:id="929" w:author="蔡振辛 [2]" w:date="2026-09-24T21:08:42Z">
              <w:r>
                <w:rPr>
                  <w:rFonts w:ascii="Times New Roman" w:hAnsi="Times New Roman" w:cs="Times New Roman"/>
                </w:rPr>
                <w:t>China</w:t>
              </w:r>
            </w:ins>
          </w:p>
        </w:tc>
        <w:tc>
          <w:tcPr>
            <w:tcW w:w="374" w:type="pct"/>
            <w:vAlign w:val="center"/>
          </w:tcPr>
          <w:p w14:paraId="2213A9B0">
            <w:pPr>
              <w:jc w:val="center"/>
              <w:rPr>
                <w:rFonts w:ascii="Times New Roman" w:hAnsi="Times New Roman" w:cs="Times New Roman"/>
              </w:rPr>
            </w:pPr>
            <w:del w:id="930" w:author="蔡振辛 [2]" w:date="2026-09-24T21:08:42Z">
              <w:r>
                <w:rPr>
                  <w:rFonts w:ascii="Times New Roman" w:hAnsi="Times New Roman" w:cs="Times New Roman"/>
                </w:rPr>
                <w:delText>G</w:delText>
              </w:r>
            </w:del>
            <w:r>
              <w:rPr>
                <w:rFonts w:ascii="Times New Roman" w:hAnsi="Times New Roman" w:cs="Times New Roman"/>
              </w:rPr>
              <w:t>E</w:t>
            </w:r>
            <w:del w:id="931" w:author="蔡振辛 [2]" w:date="2026-09-24T21:08:42Z">
              <w:r>
                <w:rPr>
                  <w:rFonts w:ascii="Times New Roman" w:hAnsi="Times New Roman" w:cs="Times New Roman"/>
                </w:rPr>
                <w:delText>rman</w:delText>
              </w:r>
            </w:del>
            <w:ins w:id="932" w:author="蔡振辛 [2]" w:date="2026-09-24T21:08:42Z">
              <w:r>
                <w:rPr>
                  <w:rFonts w:ascii="Times New Roman" w:hAnsi="Times New Roman" w:cs="Times New Roman"/>
                </w:rPr>
                <w:t>nglish</w:t>
              </w:r>
            </w:ins>
          </w:p>
        </w:tc>
        <w:tc>
          <w:tcPr>
            <w:tcW w:w="364" w:type="pct"/>
            <w:vAlign w:val="center"/>
          </w:tcPr>
          <w:p w14:paraId="206B6442">
            <w:pPr>
              <w:jc w:val="center"/>
              <w:rPr>
                <w:rFonts w:ascii="Times New Roman" w:hAnsi="Times New Roman" w:cs="Times New Roman"/>
              </w:rPr>
            </w:pPr>
            <w:r>
              <w:rPr>
                <w:rFonts w:ascii="Times New Roman" w:hAnsi="Times New Roman" w:cs="Times New Roman"/>
              </w:rPr>
              <w:t>3</w:t>
            </w:r>
            <w:del w:id="933" w:author="蔡振辛 [2]" w:date="2026-09-24T21:08:42Z">
              <w:r>
                <w:rPr>
                  <w:rFonts w:ascii="Times New Roman" w:hAnsi="Times New Roman" w:cs="Times New Roman"/>
                </w:rPr>
                <w:delText>2 (2/</w:delText>
              </w:r>
            </w:del>
            <w:ins w:id="934" w:author="蔡振辛 [2]" w:date="2026-09-24T21:08:42Z">
              <w:r>
                <w:rPr>
                  <w:rFonts w:ascii="Times New Roman" w:hAnsi="Times New Roman" w:cs="Times New Roman"/>
                </w:rPr>
                <w:t>6 (13/2</w:t>
              </w:r>
            </w:ins>
            <w:r>
              <w:rPr>
                <w:rFonts w:ascii="Times New Roman" w:hAnsi="Times New Roman" w:cs="Times New Roman"/>
              </w:rPr>
              <w:t>3)</w:t>
            </w:r>
          </w:p>
        </w:tc>
        <w:tc>
          <w:tcPr>
            <w:tcW w:w="369" w:type="pct"/>
            <w:vAlign w:val="center"/>
          </w:tcPr>
          <w:p w14:paraId="56BECAB6">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ACF59B4">
            <w:pPr>
              <w:jc w:val="center"/>
              <w:rPr>
                <w:rFonts w:ascii="Times New Roman" w:hAnsi="Times New Roman" w:cs="Times New Roman"/>
              </w:rPr>
            </w:pPr>
            <w:del w:id="935" w:author="蔡振辛 [2]" w:date="2026-09-24T21:08:42Z">
              <w:r>
                <w:rPr>
                  <w:rFonts w:ascii="Times New Roman" w:hAnsi="Times New Roman" w:cs="Times New Roman"/>
                </w:rPr>
                <w:delText>128</w:delText>
              </w:r>
            </w:del>
            <w:ins w:id="936" w:author="蔡振辛 [2]" w:date="2026-09-24T21:08:42Z">
              <w:r>
                <w:rPr>
                  <w:rFonts w:ascii="Times New Roman" w:hAnsi="Times New Roman" w:cs="Times New Roman"/>
                </w:rPr>
                <w:t>720</w:t>
              </w:r>
            </w:ins>
          </w:p>
        </w:tc>
        <w:tc>
          <w:tcPr>
            <w:tcW w:w="337" w:type="pct"/>
            <w:vAlign w:val="center"/>
          </w:tcPr>
          <w:p w14:paraId="70C29E64">
            <w:pPr>
              <w:jc w:val="center"/>
              <w:rPr>
                <w:rFonts w:ascii="Times New Roman" w:hAnsi="Times New Roman" w:cs="Times New Roman"/>
              </w:rPr>
            </w:pPr>
            <w:del w:id="937" w:author="蔡振辛 [2]" w:date="2026-09-24T21:08:42Z">
              <w:r>
                <w:rPr>
                  <w:rFonts w:ascii="Times New Roman" w:hAnsi="Times New Roman" w:cs="Times New Roman"/>
                </w:rPr>
                <w:delText>NA</w:delText>
              </w:r>
            </w:del>
            <w:ins w:id="938" w:author="蔡振辛 [2]" w:date="2026-09-24T21:08:42Z">
              <w:r>
                <w:rPr>
                  <w:rFonts w:ascii="Times New Roman" w:hAnsi="Times New Roman" w:cs="Times New Roman"/>
                </w:rPr>
                <w:t>CC BY-NC-ND</w:t>
              </w:r>
            </w:ins>
          </w:p>
        </w:tc>
        <w:tc>
          <w:tcPr>
            <w:tcW w:w="525" w:type="pct"/>
            <w:vAlign w:val="center"/>
          </w:tcPr>
          <w:p w14:paraId="7B00DEE6">
            <w:pPr>
              <w:jc w:val="center"/>
              <w:rPr>
                <w:rFonts w:ascii="Times New Roman" w:hAnsi="Times New Roman" w:cs="Times New Roman"/>
              </w:rPr>
            </w:pPr>
            <w:r>
              <w:rPr>
                <w:rFonts w:ascii="Times New Roman" w:hAnsi="Times New Roman" w:cs="Times New Roman"/>
              </w:rPr>
              <w:t>Lab Experiment</w:t>
            </w:r>
          </w:p>
        </w:tc>
      </w:tr>
      <w:tr w14:paraId="630A6997">
        <w:tblPrEx>
          <w:tblCellMar>
            <w:top w:w="0" w:type="dxa"/>
            <w:left w:w="108" w:type="dxa"/>
            <w:bottom w:w="0" w:type="dxa"/>
            <w:right w:w="108" w:type="dxa"/>
          </w:tblCellMar>
        </w:tblPrEx>
        <w:trPr>
          <w:cantSplit/>
        </w:trPr>
        <w:tc>
          <w:tcPr>
            <w:tcW w:w="234" w:type="pct"/>
            <w:vAlign w:val="center"/>
          </w:tcPr>
          <w:p w14:paraId="612EF71D">
            <w:pPr>
              <w:jc w:val="center"/>
              <w:rPr>
                <w:rFonts w:ascii="Times New Roman" w:hAnsi="Times New Roman" w:cs="Times New Roman"/>
              </w:rPr>
            </w:pPr>
            <w:r>
              <w:rPr>
                <w:rFonts w:ascii="Times New Roman" w:hAnsi="Times New Roman" w:cs="Times New Roman"/>
              </w:rPr>
              <w:t>46</w:t>
            </w:r>
          </w:p>
        </w:tc>
        <w:tc>
          <w:tcPr>
            <w:tcW w:w="1103" w:type="pct"/>
            <w:vAlign w:val="center"/>
          </w:tcPr>
          <w:p w14:paraId="0DDD5B9D">
            <w:pPr>
              <w:jc w:val="center"/>
              <w:rPr>
                <w:rFonts w:ascii="Times New Roman" w:hAnsi="Times New Roman" w:cs="Times New Roman"/>
              </w:rPr>
            </w:pPr>
            <w:del w:id="939" w:author="蔡振辛 [2]" w:date="2026-09-24T21:08:42Z">
              <w:r>
                <w:rPr>
                  <w:rFonts w:ascii="Times New Roman" w:hAnsi="Times New Roman" w:cs="Times New Roman"/>
                </w:rPr>
                <w:delText>Orellana-Corrales_2020_ExpPsych</w:delText>
              </w:r>
            </w:del>
            <w:ins w:id="940" w:author="蔡振辛 [2]" w:date="2026-09-24T21:08:42Z">
              <w:r>
                <w:rPr>
                  <w:rFonts w:ascii="Times New Roman" w:hAnsi="Times New Roman" w:cs="Times New Roman"/>
                </w:rPr>
                <w:t>Liu_2023_CogRes</w:t>
              </w:r>
            </w:ins>
          </w:p>
        </w:tc>
        <w:tc>
          <w:tcPr>
            <w:tcW w:w="545" w:type="pct"/>
            <w:vAlign w:val="center"/>
          </w:tcPr>
          <w:p w14:paraId="396D72C8">
            <w:pPr>
              <w:jc w:val="center"/>
              <w:rPr>
                <w:rFonts w:ascii="Times New Roman" w:hAnsi="Times New Roman" w:cs="Times New Roman"/>
              </w:rPr>
            </w:pPr>
            <w:del w:id="941" w:author="蔡振辛 [2]" w:date="2026-09-24T21:08:42Z">
              <w:r>
                <w:rPr>
                  <w:rFonts w:ascii="Times New Roman" w:hAnsi="Times New Roman" w:cs="Times New Roman"/>
                </w:rPr>
                <w:delText>G Orellana-Corrales</w:delText>
              </w:r>
            </w:del>
            <w:ins w:id="942" w:author="蔡振辛 [2]" w:date="2026-09-24T21:08:42Z">
              <w:r>
                <w:rPr>
                  <w:rFonts w:ascii="Times New Roman" w:hAnsi="Times New Roman" w:cs="Times New Roman"/>
                </w:rPr>
                <w:t>Liu</w:t>
              </w:r>
            </w:ins>
            <w:r>
              <w:rPr>
                <w:rFonts w:ascii="Times New Roman" w:hAnsi="Times New Roman" w:cs="Times New Roman"/>
              </w:rPr>
              <w:t xml:space="preserve"> et al.</w:t>
            </w:r>
            <w:del w:id="943" w:author="蔡振辛 [2]" w:date="2026-09-24T21:08:42Z">
              <w:r>
                <w:rPr>
                  <w:rFonts w:ascii="Times New Roman" w:hAnsi="Times New Roman" w:cs="Times New Roman"/>
                </w:rPr>
                <w:delText> </w:delText>
              </w:r>
            </w:del>
            <w:ins w:id="944" w:author="蔡振辛 [2]" w:date="2026-09-24T21:08:42Z">
              <w:r>
                <w:rPr>
                  <w:rFonts w:ascii="Times New Roman" w:hAnsi="Times New Roman" w:cs="Times New Roman"/>
                </w:rPr>
                <w:t xml:space="preserve"> </w:t>
              </w:r>
            </w:ins>
            <w:r>
              <w:rPr>
                <w:rFonts w:ascii="Times New Roman" w:hAnsi="Times New Roman" w:cs="Times New Roman"/>
              </w:rPr>
              <w:t>(202</w:t>
            </w:r>
            <w:del w:id="945" w:author="蔡振辛 [2]" w:date="2026-09-24T21:08:42Z">
              <w:r>
                <w:rPr>
                  <w:rFonts w:ascii="Times New Roman" w:hAnsi="Times New Roman" w:cs="Times New Roman"/>
                </w:rPr>
                <w:delText>0</w:delText>
              </w:r>
            </w:del>
            <w:ins w:id="946" w:author="蔡振辛 [2]" w:date="2026-09-24T21:08:42Z">
              <w:r>
                <w:rPr>
                  <w:rFonts w:ascii="Times New Roman" w:hAnsi="Times New Roman" w:cs="Times New Roman"/>
                </w:rPr>
                <w:t>3</w:t>
              </w:r>
            </w:ins>
            <w:r>
              <w:rPr>
                <w:rFonts w:ascii="Times New Roman" w:hAnsi="Times New Roman" w:cs="Times New Roman"/>
              </w:rPr>
              <w:t>)</w:t>
            </w:r>
          </w:p>
        </w:tc>
        <w:tc>
          <w:tcPr>
            <w:tcW w:w="250" w:type="pct"/>
            <w:vAlign w:val="center"/>
          </w:tcPr>
          <w:p w14:paraId="57D32F22">
            <w:pPr>
              <w:jc w:val="center"/>
              <w:rPr>
                <w:rFonts w:ascii="Times New Roman" w:hAnsi="Times New Roman" w:cs="Times New Roman"/>
              </w:rPr>
            </w:pPr>
            <w:r>
              <w:rPr>
                <w:rFonts w:ascii="Times New Roman" w:hAnsi="Times New Roman" w:cs="Times New Roman"/>
              </w:rPr>
              <w:t>Exp</w:t>
            </w:r>
            <w:del w:id="947" w:author="蔡振辛 [2]" w:date="2026-09-24T21:08:42Z">
              <w:r>
                <w:rPr>
                  <w:rFonts w:ascii="Times New Roman" w:hAnsi="Times New Roman" w:cs="Times New Roman"/>
                </w:rPr>
                <w:delText>3</w:delText>
              </w:r>
            </w:del>
            <w:ins w:id="948" w:author="蔡振辛 [2]" w:date="2026-09-24T21:08:42Z">
              <w:r>
                <w:rPr>
                  <w:rFonts w:ascii="Times New Roman" w:hAnsi="Times New Roman" w:cs="Times New Roman"/>
                </w:rPr>
                <w:t>1</w:t>
              </w:r>
            </w:ins>
          </w:p>
        </w:tc>
        <w:tc>
          <w:tcPr>
            <w:tcW w:w="341" w:type="pct"/>
            <w:vAlign w:val="center"/>
          </w:tcPr>
          <w:p w14:paraId="14D9C3EC">
            <w:pPr>
              <w:jc w:val="center"/>
              <w:rPr>
                <w:rFonts w:ascii="Times New Roman" w:hAnsi="Times New Roman" w:cs="Times New Roman"/>
              </w:rPr>
            </w:pPr>
            <w:del w:id="949" w:author="蔡振辛 [2]" w:date="2026-09-24T21:08:42Z">
              <w:r>
                <w:rPr>
                  <w:rFonts w:ascii="Times New Roman" w:hAnsi="Times New Roman" w:cs="Times New Roman"/>
                </w:rPr>
                <w:delText>Germany</w:delText>
              </w:r>
            </w:del>
            <w:ins w:id="950" w:author="蔡振辛 [2]" w:date="2026-09-24T21:08:42Z">
              <w:r>
                <w:rPr>
                  <w:rFonts w:ascii="Times New Roman" w:hAnsi="Times New Roman" w:cs="Times New Roman"/>
                </w:rPr>
                <w:t>UK</w:t>
              </w:r>
            </w:ins>
          </w:p>
        </w:tc>
        <w:tc>
          <w:tcPr>
            <w:tcW w:w="374" w:type="pct"/>
            <w:vAlign w:val="center"/>
          </w:tcPr>
          <w:p w14:paraId="19F20C76">
            <w:pPr>
              <w:jc w:val="center"/>
              <w:rPr>
                <w:rFonts w:ascii="Times New Roman" w:hAnsi="Times New Roman" w:cs="Times New Roman"/>
              </w:rPr>
            </w:pPr>
            <w:del w:id="951" w:author="蔡振辛 [2]" w:date="2026-09-24T21:08:42Z">
              <w:r>
                <w:rPr>
                  <w:rFonts w:ascii="Times New Roman" w:hAnsi="Times New Roman" w:cs="Times New Roman"/>
                </w:rPr>
                <w:delText>G</w:delText>
              </w:r>
            </w:del>
            <w:r>
              <w:rPr>
                <w:rFonts w:ascii="Times New Roman" w:hAnsi="Times New Roman" w:cs="Times New Roman"/>
              </w:rPr>
              <w:t>E</w:t>
            </w:r>
            <w:del w:id="952" w:author="蔡振辛 [2]" w:date="2026-09-24T21:08:42Z">
              <w:r>
                <w:rPr>
                  <w:rFonts w:ascii="Times New Roman" w:hAnsi="Times New Roman" w:cs="Times New Roman"/>
                </w:rPr>
                <w:delText>rman</w:delText>
              </w:r>
            </w:del>
            <w:ins w:id="953" w:author="蔡振辛 [2]" w:date="2026-09-24T21:08:42Z">
              <w:r>
                <w:rPr>
                  <w:rFonts w:ascii="Times New Roman" w:hAnsi="Times New Roman" w:cs="Times New Roman"/>
                </w:rPr>
                <w:t>nglish</w:t>
              </w:r>
            </w:ins>
          </w:p>
        </w:tc>
        <w:tc>
          <w:tcPr>
            <w:tcW w:w="364" w:type="pct"/>
            <w:vAlign w:val="center"/>
          </w:tcPr>
          <w:p w14:paraId="3D698C72">
            <w:pPr>
              <w:jc w:val="center"/>
              <w:rPr>
                <w:rFonts w:ascii="Times New Roman" w:hAnsi="Times New Roman" w:cs="Times New Roman"/>
              </w:rPr>
            </w:pPr>
            <w:del w:id="954" w:author="蔡振辛 [2]" w:date="2026-09-24T21:08:42Z">
              <w:r>
                <w:rPr>
                  <w:rFonts w:ascii="Times New Roman" w:hAnsi="Times New Roman" w:cs="Times New Roman"/>
                </w:rPr>
                <w:delText>36 (7/29</w:delText>
              </w:r>
            </w:del>
            <w:ins w:id="955" w:author="蔡振辛 [2]" w:date="2026-09-24T21:08:42Z">
              <w:r>
                <w:rPr>
                  <w:rFonts w:ascii="Times New Roman" w:hAnsi="Times New Roman" w:cs="Times New Roman"/>
                </w:rPr>
                <w:t>299 (132/161</w:t>
              </w:r>
            </w:ins>
            <w:r>
              <w:rPr>
                <w:rFonts w:ascii="Times New Roman" w:hAnsi="Times New Roman" w:cs="Times New Roman"/>
              </w:rPr>
              <w:t>)</w:t>
            </w:r>
          </w:p>
        </w:tc>
        <w:tc>
          <w:tcPr>
            <w:tcW w:w="369" w:type="pct"/>
            <w:vAlign w:val="center"/>
          </w:tcPr>
          <w:p w14:paraId="37F1719B">
            <w:pPr>
              <w:jc w:val="center"/>
              <w:rPr>
                <w:rFonts w:ascii="Times New Roman" w:hAnsi="Times New Roman" w:cs="Times New Roman"/>
              </w:rPr>
            </w:pPr>
            <w:del w:id="956" w:author="蔡振辛 [2]" w:date="2026-09-24T21:08:42Z">
              <w:r>
                <w:rPr>
                  <w:rFonts w:ascii="Times New Roman" w:hAnsi="Times New Roman" w:cs="Times New Roman"/>
                </w:rPr>
                <w:delText>geometric shap</w:delText>
              </w:r>
            </w:del>
            <w:ins w:id="957" w:author="蔡振辛 [2]" w:date="2026-09-24T21:08:42Z">
              <w:r>
                <w:rPr>
                  <w:rFonts w:ascii="Times New Roman" w:hAnsi="Times New Roman" w:cs="Times New Roman"/>
                </w:rPr>
                <w:t>fac</w:t>
              </w:r>
            </w:ins>
            <w:r>
              <w:rPr>
                <w:rFonts w:ascii="Times New Roman" w:hAnsi="Times New Roman" w:cs="Times New Roman"/>
              </w:rPr>
              <w:t>e</w:t>
            </w:r>
          </w:p>
        </w:tc>
        <w:tc>
          <w:tcPr>
            <w:tcW w:w="553" w:type="pct"/>
            <w:vAlign w:val="center"/>
          </w:tcPr>
          <w:p w14:paraId="6E2E1230">
            <w:pPr>
              <w:jc w:val="center"/>
              <w:rPr>
                <w:rFonts w:ascii="Times New Roman" w:hAnsi="Times New Roman" w:cs="Times New Roman"/>
              </w:rPr>
            </w:pPr>
            <w:del w:id="958" w:author="蔡振辛 [2]" w:date="2026-09-24T21:08:42Z">
              <w:r>
                <w:rPr>
                  <w:rFonts w:ascii="Times New Roman" w:hAnsi="Times New Roman" w:cs="Times New Roman"/>
                </w:rPr>
                <w:delText>128</w:delText>
              </w:r>
            </w:del>
            <w:ins w:id="959" w:author="蔡振辛 [2]" w:date="2026-09-24T21:08:42Z">
              <w:r>
                <w:rPr>
                  <w:rFonts w:ascii="Times New Roman" w:hAnsi="Times New Roman" w:cs="Times New Roman"/>
                </w:rPr>
                <w:t>64</w:t>
              </w:r>
            </w:ins>
          </w:p>
        </w:tc>
        <w:tc>
          <w:tcPr>
            <w:tcW w:w="337" w:type="pct"/>
            <w:vAlign w:val="center"/>
          </w:tcPr>
          <w:p w14:paraId="1CA0DCE8">
            <w:pPr>
              <w:jc w:val="center"/>
              <w:rPr>
                <w:rFonts w:ascii="Times New Roman" w:hAnsi="Times New Roman" w:cs="Times New Roman"/>
              </w:rPr>
            </w:pPr>
            <w:r>
              <w:rPr>
                <w:rFonts w:ascii="Times New Roman" w:hAnsi="Times New Roman" w:cs="Times New Roman"/>
              </w:rPr>
              <w:t>NA</w:t>
            </w:r>
          </w:p>
        </w:tc>
        <w:tc>
          <w:tcPr>
            <w:tcW w:w="525" w:type="pct"/>
            <w:vAlign w:val="center"/>
          </w:tcPr>
          <w:p w14:paraId="2207906D">
            <w:pPr>
              <w:jc w:val="center"/>
              <w:rPr>
                <w:rFonts w:ascii="Times New Roman" w:hAnsi="Times New Roman" w:cs="Times New Roman"/>
              </w:rPr>
            </w:pPr>
            <w:del w:id="960" w:author="蔡振辛 [2]" w:date="2026-09-24T21:08:42Z">
              <w:r>
                <w:rPr>
                  <w:rFonts w:ascii="Times New Roman" w:hAnsi="Times New Roman" w:cs="Times New Roman"/>
                </w:rPr>
                <w:delText>Lab</w:delText>
              </w:r>
            </w:del>
            <w:ins w:id="961" w:author="蔡振辛 [2]" w:date="2026-09-24T21:08:42Z">
              <w:r>
                <w:rPr>
                  <w:rFonts w:ascii="Times New Roman" w:hAnsi="Times New Roman" w:cs="Times New Roman"/>
                </w:rPr>
                <w:t>Online</w:t>
              </w:r>
            </w:ins>
            <w:r>
              <w:rPr>
                <w:rFonts w:ascii="Times New Roman" w:hAnsi="Times New Roman" w:cs="Times New Roman"/>
              </w:rPr>
              <w:t xml:space="preserve"> Experiment</w:t>
            </w:r>
          </w:p>
        </w:tc>
      </w:tr>
      <w:tr w14:paraId="3062A094">
        <w:tblPrEx>
          <w:tblCellMar>
            <w:top w:w="0" w:type="dxa"/>
            <w:left w:w="108" w:type="dxa"/>
            <w:bottom w:w="0" w:type="dxa"/>
            <w:right w:w="108" w:type="dxa"/>
          </w:tblCellMar>
        </w:tblPrEx>
        <w:trPr>
          <w:cantSplit/>
        </w:trPr>
        <w:tc>
          <w:tcPr>
            <w:tcW w:w="234" w:type="pct"/>
            <w:vAlign w:val="center"/>
          </w:tcPr>
          <w:p w14:paraId="4E79F71E">
            <w:pPr>
              <w:jc w:val="center"/>
              <w:rPr>
                <w:rFonts w:ascii="Times New Roman" w:hAnsi="Times New Roman" w:cs="Times New Roman"/>
              </w:rPr>
            </w:pPr>
            <w:r>
              <w:rPr>
                <w:rFonts w:ascii="Times New Roman" w:hAnsi="Times New Roman" w:cs="Times New Roman"/>
              </w:rPr>
              <w:t>47</w:t>
            </w:r>
          </w:p>
        </w:tc>
        <w:tc>
          <w:tcPr>
            <w:tcW w:w="1103" w:type="pct"/>
            <w:vAlign w:val="center"/>
          </w:tcPr>
          <w:p w14:paraId="457C2331">
            <w:pPr>
              <w:jc w:val="center"/>
              <w:rPr>
                <w:rFonts w:ascii="Times New Roman" w:hAnsi="Times New Roman" w:cs="Times New Roman"/>
              </w:rPr>
            </w:pPr>
            <w:del w:id="962" w:author="蔡振辛 [2]" w:date="2026-09-24T21:08:42Z">
              <w:r>
                <w:rPr>
                  <w:rFonts w:ascii="Times New Roman" w:hAnsi="Times New Roman" w:cs="Times New Roman"/>
                </w:rPr>
                <w:delText>Orellana-Corrales_2021_APP</w:delText>
              </w:r>
            </w:del>
            <w:ins w:id="963" w:author="蔡振辛 [2]" w:date="2026-09-24T21:08:42Z">
              <w:r>
                <w:rPr>
                  <w:rFonts w:ascii="Times New Roman" w:hAnsi="Times New Roman" w:cs="Times New Roman"/>
                </w:rPr>
                <w:t>Martinez-Perez_2024_ConsciousCog</w:t>
              </w:r>
            </w:ins>
          </w:p>
        </w:tc>
        <w:tc>
          <w:tcPr>
            <w:tcW w:w="545" w:type="pct"/>
            <w:vAlign w:val="center"/>
          </w:tcPr>
          <w:p w14:paraId="03461DF5">
            <w:pPr>
              <w:jc w:val="center"/>
              <w:rPr>
                <w:rFonts w:ascii="Times New Roman" w:hAnsi="Times New Roman" w:cs="Times New Roman"/>
              </w:rPr>
            </w:pPr>
            <w:del w:id="964" w:author="蔡振辛 [2]" w:date="2026-09-24T21:08:42Z">
              <w:r>
                <w:rPr>
                  <w:rFonts w:ascii="Times New Roman" w:hAnsi="Times New Roman" w:cs="Times New Roman"/>
                </w:rPr>
                <w:delText>G Orellana-Corrales</w:delText>
              </w:r>
            </w:del>
            <w:ins w:id="965" w:author="蔡振辛 [2]" w:date="2026-09-24T21:08:42Z">
              <w:r>
                <w:rPr>
                  <w:rFonts w:ascii="Times New Roman" w:hAnsi="Times New Roman" w:cs="Times New Roman"/>
                </w:rPr>
                <w:t>V Martínez-Pérez</w:t>
              </w:r>
            </w:ins>
            <w:r>
              <w:rPr>
                <w:rFonts w:ascii="Times New Roman" w:hAnsi="Times New Roman" w:cs="Times New Roman"/>
              </w:rPr>
              <w:t xml:space="preserve"> et al.</w:t>
            </w:r>
            <w:del w:id="966" w:author="蔡振辛 [2]" w:date="2026-09-24T21:08:42Z">
              <w:r>
                <w:rPr>
                  <w:rFonts w:ascii="Times New Roman" w:hAnsi="Times New Roman" w:cs="Times New Roman"/>
                </w:rPr>
                <w:delText> </w:delText>
              </w:r>
            </w:del>
            <w:ins w:id="967" w:author="蔡振辛 [2]" w:date="2026-09-24T21:08:42Z">
              <w:r>
                <w:rPr>
                  <w:rFonts w:ascii="Times New Roman" w:hAnsi="Times New Roman" w:cs="Times New Roman"/>
                </w:rPr>
                <w:t xml:space="preserve"> </w:t>
              </w:r>
            </w:ins>
            <w:r>
              <w:rPr>
                <w:rFonts w:ascii="Times New Roman" w:hAnsi="Times New Roman" w:cs="Times New Roman"/>
              </w:rPr>
              <w:t>(202</w:t>
            </w:r>
            <w:del w:id="968" w:author="蔡振辛 [2]" w:date="2026-09-24T21:08:42Z">
              <w:r>
                <w:rPr>
                  <w:rFonts w:ascii="Times New Roman" w:hAnsi="Times New Roman" w:cs="Times New Roman"/>
                </w:rPr>
                <w:delText>1</w:delText>
              </w:r>
            </w:del>
            <w:ins w:id="969" w:author="蔡振辛 [2]" w:date="2026-09-24T21:08:42Z">
              <w:r>
                <w:rPr>
                  <w:rFonts w:ascii="Times New Roman" w:hAnsi="Times New Roman" w:cs="Times New Roman"/>
                </w:rPr>
                <w:t>4</w:t>
              </w:r>
            </w:ins>
            <w:r>
              <w:rPr>
                <w:rFonts w:ascii="Times New Roman" w:hAnsi="Times New Roman" w:cs="Times New Roman"/>
              </w:rPr>
              <w:t>)</w:t>
            </w:r>
          </w:p>
        </w:tc>
        <w:tc>
          <w:tcPr>
            <w:tcW w:w="250" w:type="pct"/>
            <w:vAlign w:val="center"/>
          </w:tcPr>
          <w:p w14:paraId="32221A6F">
            <w:pPr>
              <w:jc w:val="center"/>
              <w:rPr>
                <w:rFonts w:ascii="Times New Roman" w:hAnsi="Times New Roman" w:cs="Times New Roman"/>
              </w:rPr>
            </w:pPr>
            <w:r>
              <w:rPr>
                <w:rFonts w:ascii="Times New Roman" w:hAnsi="Times New Roman" w:cs="Times New Roman"/>
              </w:rPr>
              <w:t>Exp</w:t>
            </w:r>
            <w:del w:id="970" w:author="蔡振辛 [2]" w:date="2026-09-24T21:08:42Z">
              <w:r>
                <w:rPr>
                  <w:rFonts w:ascii="Times New Roman" w:hAnsi="Times New Roman" w:cs="Times New Roman"/>
                </w:rPr>
                <w:delText>1</w:delText>
              </w:r>
            </w:del>
            <w:ins w:id="971" w:author="蔡振辛 [2]" w:date="2026-09-24T21:08:42Z">
              <w:r>
                <w:rPr>
                  <w:rFonts w:ascii="Times New Roman" w:hAnsi="Times New Roman" w:cs="Times New Roman"/>
                </w:rPr>
                <w:t>2</w:t>
              </w:r>
            </w:ins>
          </w:p>
        </w:tc>
        <w:tc>
          <w:tcPr>
            <w:tcW w:w="341" w:type="pct"/>
            <w:vAlign w:val="center"/>
          </w:tcPr>
          <w:p w14:paraId="7B76BDB2">
            <w:pPr>
              <w:jc w:val="center"/>
              <w:rPr>
                <w:rFonts w:ascii="Times New Roman" w:hAnsi="Times New Roman" w:cs="Times New Roman"/>
              </w:rPr>
            </w:pPr>
            <w:del w:id="972" w:author="蔡振辛 [2]" w:date="2026-09-24T21:08:42Z">
              <w:r>
                <w:rPr>
                  <w:rFonts w:ascii="Times New Roman" w:hAnsi="Times New Roman" w:cs="Times New Roman"/>
                </w:rPr>
                <w:delText>Germany</w:delText>
              </w:r>
            </w:del>
            <w:ins w:id="973" w:author="蔡振辛 [2]" w:date="2026-09-24T21:08:42Z">
              <w:r>
                <w:rPr>
                  <w:rFonts w:ascii="Times New Roman" w:hAnsi="Times New Roman" w:cs="Times New Roman"/>
                </w:rPr>
                <w:t>Spain</w:t>
              </w:r>
            </w:ins>
          </w:p>
        </w:tc>
        <w:tc>
          <w:tcPr>
            <w:tcW w:w="374" w:type="pct"/>
            <w:vAlign w:val="center"/>
          </w:tcPr>
          <w:p w14:paraId="49CDF6F6">
            <w:pPr>
              <w:jc w:val="center"/>
              <w:rPr>
                <w:rFonts w:ascii="Times New Roman" w:hAnsi="Times New Roman" w:cs="Times New Roman"/>
              </w:rPr>
            </w:pPr>
            <w:del w:id="974" w:author="蔡振辛 [2]" w:date="2026-09-24T21:08:42Z">
              <w:r>
                <w:rPr>
                  <w:rFonts w:ascii="Times New Roman" w:hAnsi="Times New Roman" w:cs="Times New Roman"/>
                </w:rPr>
                <w:delText>German</w:delText>
              </w:r>
            </w:del>
            <w:ins w:id="975" w:author="蔡振辛 [2]" w:date="2026-09-24T21:08:42Z">
              <w:r>
                <w:rPr>
                  <w:rFonts w:ascii="Times New Roman" w:hAnsi="Times New Roman" w:cs="Times New Roman"/>
                </w:rPr>
                <w:t>Spanish</w:t>
              </w:r>
            </w:ins>
          </w:p>
        </w:tc>
        <w:tc>
          <w:tcPr>
            <w:tcW w:w="364" w:type="pct"/>
            <w:vAlign w:val="center"/>
          </w:tcPr>
          <w:p w14:paraId="2E6E56FB">
            <w:pPr>
              <w:jc w:val="center"/>
              <w:rPr>
                <w:rFonts w:ascii="Times New Roman" w:hAnsi="Times New Roman" w:cs="Times New Roman"/>
              </w:rPr>
            </w:pPr>
            <w:r>
              <w:rPr>
                <w:rFonts w:ascii="Times New Roman" w:hAnsi="Times New Roman" w:cs="Times New Roman"/>
              </w:rPr>
              <w:t>3</w:t>
            </w:r>
            <w:del w:id="976" w:author="蔡振辛 [2]" w:date="2026-09-24T21:08:42Z">
              <w:r>
                <w:rPr>
                  <w:rFonts w:ascii="Times New Roman" w:hAnsi="Times New Roman" w:cs="Times New Roman"/>
                </w:rPr>
                <w:delText>4 (9/25</w:delText>
              </w:r>
            </w:del>
            <w:ins w:id="977" w:author="蔡振辛 [2]" w:date="2026-09-24T21:08:42Z">
              <w:r>
                <w:rPr>
                  <w:rFonts w:ascii="Times New Roman" w:hAnsi="Times New Roman" w:cs="Times New Roman"/>
                </w:rPr>
                <w:t>2 (5/27</w:t>
              </w:r>
            </w:ins>
            <w:r>
              <w:rPr>
                <w:rFonts w:ascii="Times New Roman" w:hAnsi="Times New Roman" w:cs="Times New Roman"/>
              </w:rPr>
              <w:t>)</w:t>
            </w:r>
          </w:p>
        </w:tc>
        <w:tc>
          <w:tcPr>
            <w:tcW w:w="369" w:type="pct"/>
            <w:vAlign w:val="center"/>
          </w:tcPr>
          <w:p w14:paraId="72B584A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492FCE63">
            <w:pPr>
              <w:jc w:val="center"/>
              <w:rPr>
                <w:rFonts w:ascii="Times New Roman" w:hAnsi="Times New Roman" w:cs="Times New Roman"/>
              </w:rPr>
            </w:pPr>
            <w:del w:id="978" w:author="蔡振辛 [2]" w:date="2026-09-24T21:08:42Z">
              <w:r>
                <w:rPr>
                  <w:rFonts w:ascii="Times New Roman" w:hAnsi="Times New Roman" w:cs="Times New Roman"/>
                </w:rPr>
                <w:delText>128</w:delText>
              </w:r>
            </w:del>
            <w:ins w:id="979" w:author="蔡振辛 [2]" w:date="2026-09-24T21:08:42Z">
              <w:r>
                <w:rPr>
                  <w:rFonts w:ascii="Times New Roman" w:hAnsi="Times New Roman" w:cs="Times New Roman"/>
                </w:rPr>
                <w:t>240</w:t>
              </w:r>
            </w:ins>
          </w:p>
        </w:tc>
        <w:tc>
          <w:tcPr>
            <w:tcW w:w="337" w:type="pct"/>
            <w:vAlign w:val="center"/>
          </w:tcPr>
          <w:p w14:paraId="67E89094">
            <w:pPr>
              <w:jc w:val="center"/>
              <w:rPr>
                <w:rFonts w:ascii="Times New Roman" w:hAnsi="Times New Roman" w:cs="Times New Roman"/>
              </w:rPr>
            </w:pPr>
            <w:del w:id="980" w:author="蔡振辛 [2]" w:date="2026-09-24T21:08:42Z">
              <w:r>
                <w:rPr>
                  <w:rFonts w:ascii="Times New Roman" w:hAnsi="Times New Roman" w:cs="Times New Roman"/>
                </w:rPr>
                <w:delText>No License</w:delText>
              </w:r>
            </w:del>
            <w:ins w:id="981" w:author="蔡振辛 [2]" w:date="2026-09-24T21:08:42Z">
              <w:r>
                <w:rPr>
                  <w:rFonts w:ascii="Times New Roman" w:hAnsi="Times New Roman" w:cs="Times New Roman"/>
                </w:rPr>
                <w:t>CC BY 4.0</w:t>
              </w:r>
            </w:ins>
          </w:p>
        </w:tc>
        <w:tc>
          <w:tcPr>
            <w:tcW w:w="525" w:type="pct"/>
            <w:vAlign w:val="center"/>
          </w:tcPr>
          <w:p w14:paraId="727EABF9">
            <w:pPr>
              <w:jc w:val="center"/>
              <w:rPr>
                <w:rFonts w:ascii="Times New Roman" w:hAnsi="Times New Roman" w:cs="Times New Roman"/>
              </w:rPr>
            </w:pPr>
            <w:r>
              <w:rPr>
                <w:rFonts w:ascii="Times New Roman" w:hAnsi="Times New Roman" w:cs="Times New Roman"/>
              </w:rPr>
              <w:t>Lab Experiment</w:t>
            </w:r>
          </w:p>
        </w:tc>
      </w:tr>
      <w:tr w14:paraId="52250216">
        <w:tblPrEx>
          <w:tblCellMar>
            <w:top w:w="0" w:type="dxa"/>
            <w:left w:w="108" w:type="dxa"/>
            <w:bottom w:w="0" w:type="dxa"/>
            <w:right w:w="108" w:type="dxa"/>
          </w:tblCellMar>
        </w:tblPrEx>
        <w:trPr>
          <w:cantSplit/>
        </w:trPr>
        <w:tc>
          <w:tcPr>
            <w:tcW w:w="234" w:type="pct"/>
            <w:vAlign w:val="center"/>
          </w:tcPr>
          <w:p w14:paraId="6C55AA1E">
            <w:pPr>
              <w:jc w:val="center"/>
              <w:rPr>
                <w:rFonts w:ascii="Times New Roman" w:hAnsi="Times New Roman" w:cs="Times New Roman"/>
              </w:rPr>
            </w:pPr>
            <w:r>
              <w:rPr>
                <w:rFonts w:ascii="Times New Roman" w:hAnsi="Times New Roman" w:cs="Times New Roman"/>
              </w:rPr>
              <w:t>48</w:t>
            </w:r>
          </w:p>
        </w:tc>
        <w:tc>
          <w:tcPr>
            <w:tcW w:w="1103" w:type="pct"/>
            <w:vAlign w:val="center"/>
          </w:tcPr>
          <w:p w14:paraId="53CF1F95">
            <w:pPr>
              <w:jc w:val="center"/>
              <w:rPr>
                <w:rFonts w:ascii="Times New Roman" w:hAnsi="Times New Roman" w:cs="Times New Roman"/>
              </w:rPr>
            </w:pPr>
            <w:del w:id="982" w:author="蔡振辛 [2]" w:date="2026-09-24T21:08:42Z">
              <w:r>
                <w:rPr>
                  <w:rFonts w:ascii="Times New Roman" w:hAnsi="Times New Roman" w:cs="Times New Roman"/>
                </w:rPr>
                <w:delText>Orellana-Corrales</w:delText>
              </w:r>
            </w:del>
            <w:ins w:id="983" w:author="蔡振辛 [2]" w:date="2026-09-24T21:08:42Z">
              <w:r>
                <w:rPr>
                  <w:rFonts w:ascii="Times New Roman" w:hAnsi="Times New Roman" w:cs="Times New Roman"/>
                </w:rPr>
                <w:t>Mcivor</w:t>
              </w:r>
            </w:ins>
            <w:r>
              <w:rPr>
                <w:rFonts w:ascii="Times New Roman" w:hAnsi="Times New Roman" w:cs="Times New Roman"/>
              </w:rPr>
              <w:t>_2021_</w:t>
            </w:r>
            <w:del w:id="984" w:author="蔡振辛 [2]" w:date="2026-09-24T21:08:42Z">
              <w:r>
                <w:rPr>
                  <w:rFonts w:ascii="Times New Roman" w:hAnsi="Times New Roman" w:cs="Times New Roman"/>
                </w:rPr>
                <w:delText>APP</w:delText>
              </w:r>
            </w:del>
            <w:ins w:id="985" w:author="蔡振辛 [2]" w:date="2026-09-24T21:08:42Z">
              <w:r>
                <w:rPr>
                  <w:rFonts w:ascii="Times New Roman" w:hAnsi="Times New Roman" w:cs="Times New Roman"/>
                </w:rPr>
                <w:t>EJN</w:t>
              </w:r>
            </w:ins>
          </w:p>
        </w:tc>
        <w:tc>
          <w:tcPr>
            <w:tcW w:w="545" w:type="pct"/>
            <w:vAlign w:val="center"/>
          </w:tcPr>
          <w:p w14:paraId="15CEBA4F">
            <w:pPr>
              <w:jc w:val="center"/>
              <w:rPr>
                <w:rFonts w:ascii="Times New Roman" w:hAnsi="Times New Roman" w:cs="Times New Roman"/>
              </w:rPr>
            </w:pPr>
            <w:del w:id="986" w:author="蔡振辛 [2]" w:date="2026-09-24T21:08:42Z">
              <w:r>
                <w:rPr>
                  <w:rFonts w:ascii="Times New Roman" w:hAnsi="Times New Roman" w:cs="Times New Roman"/>
                </w:rPr>
                <w:delText>G Orellana-Corrales</w:delText>
              </w:r>
            </w:del>
            <w:ins w:id="987" w:author="蔡振辛 [2]" w:date="2026-09-24T21:08:42Z">
              <w:r>
                <w:rPr>
                  <w:rFonts w:ascii="Times New Roman" w:hAnsi="Times New Roman" w:cs="Times New Roman"/>
                </w:rPr>
                <w:t>L McIvor</w:t>
              </w:r>
            </w:ins>
            <w:r>
              <w:rPr>
                <w:rFonts w:ascii="Times New Roman" w:hAnsi="Times New Roman" w:cs="Times New Roman"/>
              </w:rPr>
              <w:t xml:space="preserve"> et al.</w:t>
            </w:r>
            <w:del w:id="988" w:author="蔡振辛 [2]" w:date="2026-09-24T21:08:42Z">
              <w:r>
                <w:rPr>
                  <w:rFonts w:ascii="Times New Roman" w:hAnsi="Times New Roman" w:cs="Times New Roman"/>
                </w:rPr>
                <w:delText> </w:delText>
              </w:r>
            </w:del>
            <w:ins w:id="989" w:author="蔡振辛 [2]" w:date="2026-09-24T21:08:42Z">
              <w:r>
                <w:rPr>
                  <w:rFonts w:ascii="Times New Roman" w:hAnsi="Times New Roman" w:cs="Times New Roman"/>
                </w:rPr>
                <w:t xml:space="preserve"> </w:t>
              </w:r>
            </w:ins>
            <w:r>
              <w:rPr>
                <w:rFonts w:ascii="Times New Roman" w:hAnsi="Times New Roman" w:cs="Times New Roman"/>
              </w:rPr>
              <w:t>(2021)</w:t>
            </w:r>
          </w:p>
        </w:tc>
        <w:tc>
          <w:tcPr>
            <w:tcW w:w="250" w:type="pct"/>
            <w:vAlign w:val="center"/>
          </w:tcPr>
          <w:p w14:paraId="770AB2B3">
            <w:pPr>
              <w:jc w:val="center"/>
              <w:rPr>
                <w:rFonts w:ascii="Times New Roman" w:hAnsi="Times New Roman" w:cs="Times New Roman"/>
              </w:rPr>
            </w:pPr>
            <w:r>
              <w:rPr>
                <w:rFonts w:ascii="Times New Roman" w:hAnsi="Times New Roman" w:cs="Times New Roman"/>
              </w:rPr>
              <w:t>Exp</w:t>
            </w:r>
            <w:del w:id="990" w:author="蔡振辛 [2]" w:date="2026-09-24T21:08:42Z">
              <w:r>
                <w:rPr>
                  <w:rFonts w:ascii="Times New Roman" w:hAnsi="Times New Roman" w:cs="Times New Roman"/>
                </w:rPr>
                <w:delText>2</w:delText>
              </w:r>
            </w:del>
            <w:ins w:id="991" w:author="蔡振辛 [2]" w:date="2026-09-24T21:08:42Z">
              <w:r>
                <w:rPr>
                  <w:rFonts w:ascii="Times New Roman" w:hAnsi="Times New Roman" w:cs="Times New Roman"/>
                </w:rPr>
                <w:t>1</w:t>
              </w:r>
            </w:ins>
          </w:p>
        </w:tc>
        <w:tc>
          <w:tcPr>
            <w:tcW w:w="341" w:type="pct"/>
            <w:vAlign w:val="center"/>
          </w:tcPr>
          <w:p w14:paraId="40375146">
            <w:pPr>
              <w:jc w:val="center"/>
              <w:rPr>
                <w:rFonts w:ascii="Times New Roman" w:hAnsi="Times New Roman" w:cs="Times New Roman"/>
              </w:rPr>
            </w:pPr>
            <w:del w:id="992" w:author="蔡振辛 [2]" w:date="2026-09-24T21:08:42Z">
              <w:r>
                <w:rPr>
                  <w:rFonts w:ascii="Times New Roman" w:hAnsi="Times New Roman" w:cs="Times New Roman"/>
                </w:rPr>
                <w:delText>Germany</w:delText>
              </w:r>
            </w:del>
            <w:ins w:id="993" w:author="蔡振辛 [2]" w:date="2026-09-24T21:08:42Z">
              <w:r>
                <w:rPr>
                  <w:rFonts w:ascii="Times New Roman" w:hAnsi="Times New Roman" w:cs="Times New Roman"/>
                </w:rPr>
                <w:t>United Kingdom</w:t>
              </w:r>
            </w:ins>
          </w:p>
        </w:tc>
        <w:tc>
          <w:tcPr>
            <w:tcW w:w="374" w:type="pct"/>
            <w:vAlign w:val="center"/>
          </w:tcPr>
          <w:p w14:paraId="172EF710">
            <w:pPr>
              <w:jc w:val="center"/>
              <w:rPr>
                <w:rFonts w:ascii="Times New Roman" w:hAnsi="Times New Roman" w:cs="Times New Roman"/>
              </w:rPr>
            </w:pPr>
            <w:del w:id="994" w:author="蔡振辛 [2]" w:date="2026-09-24T21:08:42Z">
              <w:r>
                <w:rPr>
                  <w:rFonts w:ascii="Times New Roman" w:hAnsi="Times New Roman" w:cs="Times New Roman"/>
                </w:rPr>
                <w:delText>G</w:delText>
              </w:r>
            </w:del>
            <w:r>
              <w:rPr>
                <w:rFonts w:ascii="Times New Roman" w:hAnsi="Times New Roman" w:cs="Times New Roman"/>
              </w:rPr>
              <w:t>E</w:t>
            </w:r>
            <w:del w:id="995" w:author="蔡振辛 [2]" w:date="2026-09-24T21:08:42Z">
              <w:r>
                <w:rPr>
                  <w:rFonts w:ascii="Times New Roman" w:hAnsi="Times New Roman" w:cs="Times New Roman"/>
                </w:rPr>
                <w:delText>rman</w:delText>
              </w:r>
            </w:del>
            <w:ins w:id="996" w:author="蔡振辛 [2]" w:date="2026-09-24T21:08:42Z">
              <w:r>
                <w:rPr>
                  <w:rFonts w:ascii="Times New Roman" w:hAnsi="Times New Roman" w:cs="Times New Roman"/>
                </w:rPr>
                <w:t>nglish</w:t>
              </w:r>
            </w:ins>
          </w:p>
        </w:tc>
        <w:tc>
          <w:tcPr>
            <w:tcW w:w="364" w:type="pct"/>
            <w:vAlign w:val="center"/>
          </w:tcPr>
          <w:p w14:paraId="5E68E5A4">
            <w:pPr>
              <w:jc w:val="center"/>
              <w:rPr>
                <w:rFonts w:ascii="Times New Roman" w:hAnsi="Times New Roman" w:cs="Times New Roman"/>
              </w:rPr>
            </w:pPr>
            <w:del w:id="997" w:author="蔡振辛 [2]" w:date="2026-09-24T21:08:42Z">
              <w:r>
                <w:rPr>
                  <w:rFonts w:ascii="Times New Roman" w:hAnsi="Times New Roman" w:cs="Times New Roman"/>
                </w:rPr>
                <w:delText>34 (11/23</w:delText>
              </w:r>
            </w:del>
            <w:ins w:id="998" w:author="蔡振辛 [2]" w:date="2026-09-24T21:08:42Z">
              <w:r>
                <w:rPr>
                  <w:rFonts w:ascii="Times New Roman" w:hAnsi="Times New Roman" w:cs="Times New Roman"/>
                </w:rPr>
                <w:t>20 (6/14</w:t>
              </w:r>
            </w:ins>
            <w:r>
              <w:rPr>
                <w:rFonts w:ascii="Times New Roman" w:hAnsi="Times New Roman" w:cs="Times New Roman"/>
              </w:rPr>
              <w:t>)</w:t>
            </w:r>
          </w:p>
        </w:tc>
        <w:tc>
          <w:tcPr>
            <w:tcW w:w="369" w:type="pct"/>
            <w:vAlign w:val="center"/>
          </w:tcPr>
          <w:p w14:paraId="64036ED0">
            <w:pPr>
              <w:jc w:val="center"/>
              <w:rPr>
                <w:rFonts w:ascii="Times New Roman" w:hAnsi="Times New Roman" w:cs="Times New Roman"/>
              </w:rPr>
            </w:pPr>
            <w:del w:id="999" w:author="蔡振辛 [2]" w:date="2026-09-24T21:08:42Z">
              <w:r>
                <w:rPr>
                  <w:rFonts w:ascii="Times New Roman" w:hAnsi="Times New Roman" w:cs="Times New Roman"/>
                </w:rPr>
                <w:delText>letter string</w:delText>
              </w:r>
            </w:del>
            <w:ins w:id="1000" w:author="蔡振辛 [2]" w:date="2026-09-24T21:08:42Z">
              <w:r>
                <w:rPr>
                  <w:rFonts w:ascii="Times New Roman" w:hAnsi="Times New Roman" w:cs="Times New Roman"/>
                </w:rPr>
                <w:t>geometric shape and face</w:t>
              </w:r>
            </w:ins>
          </w:p>
        </w:tc>
        <w:tc>
          <w:tcPr>
            <w:tcW w:w="553" w:type="pct"/>
            <w:vAlign w:val="center"/>
          </w:tcPr>
          <w:p w14:paraId="545A7EDF">
            <w:pPr>
              <w:jc w:val="center"/>
              <w:rPr>
                <w:rFonts w:ascii="Times New Roman" w:hAnsi="Times New Roman" w:cs="Times New Roman"/>
              </w:rPr>
            </w:pPr>
            <w:del w:id="1001" w:author="蔡振辛 [2]" w:date="2026-09-24T21:08:42Z">
              <w:r>
                <w:rPr>
                  <w:rFonts w:ascii="Times New Roman" w:hAnsi="Times New Roman" w:cs="Times New Roman"/>
                </w:rPr>
                <w:delText>128</w:delText>
              </w:r>
            </w:del>
            <w:ins w:id="1002" w:author="蔡振辛 [2]" w:date="2026-09-24T21:08:42Z">
              <w:r>
                <w:rPr>
                  <w:rFonts w:ascii="Times New Roman" w:hAnsi="Times New Roman" w:cs="Times New Roman"/>
                </w:rPr>
                <w:t>960</w:t>
              </w:r>
            </w:ins>
          </w:p>
        </w:tc>
        <w:tc>
          <w:tcPr>
            <w:tcW w:w="337" w:type="pct"/>
            <w:vAlign w:val="center"/>
          </w:tcPr>
          <w:p w14:paraId="4A47FF56">
            <w:pPr>
              <w:jc w:val="center"/>
              <w:rPr>
                <w:rFonts w:ascii="Times New Roman" w:hAnsi="Times New Roman" w:cs="Times New Roman"/>
              </w:rPr>
            </w:pPr>
            <w:del w:id="1003" w:author="蔡振辛 [2]" w:date="2026-09-24T21:08:42Z">
              <w:r>
                <w:rPr>
                  <w:rFonts w:ascii="Times New Roman" w:hAnsi="Times New Roman" w:cs="Times New Roman"/>
                </w:rPr>
                <w:delText>No License</w:delText>
              </w:r>
            </w:del>
            <w:ins w:id="1004" w:author="蔡振辛 [2]" w:date="2026-09-24T21:08:42Z">
              <w:r>
                <w:rPr>
                  <w:rFonts w:ascii="Times New Roman" w:hAnsi="Times New Roman" w:cs="Times New Roman"/>
                </w:rPr>
                <w:t>CC BY 4.0</w:t>
              </w:r>
            </w:ins>
          </w:p>
        </w:tc>
        <w:tc>
          <w:tcPr>
            <w:tcW w:w="525" w:type="pct"/>
            <w:vAlign w:val="center"/>
          </w:tcPr>
          <w:p w14:paraId="0CDC9AF3">
            <w:pPr>
              <w:jc w:val="center"/>
              <w:rPr>
                <w:rFonts w:ascii="Times New Roman" w:hAnsi="Times New Roman" w:cs="Times New Roman"/>
              </w:rPr>
            </w:pPr>
            <w:r>
              <w:rPr>
                <w:rFonts w:ascii="Times New Roman" w:hAnsi="Times New Roman" w:cs="Times New Roman"/>
              </w:rPr>
              <w:t>Lab Experiment</w:t>
            </w:r>
          </w:p>
        </w:tc>
      </w:tr>
      <w:tr w14:paraId="63B2BF65">
        <w:tblPrEx>
          <w:tblCellMar>
            <w:top w:w="0" w:type="dxa"/>
            <w:left w:w="108" w:type="dxa"/>
            <w:bottom w:w="0" w:type="dxa"/>
            <w:right w:w="108" w:type="dxa"/>
          </w:tblCellMar>
        </w:tblPrEx>
        <w:trPr>
          <w:cantSplit/>
        </w:trPr>
        <w:tc>
          <w:tcPr>
            <w:tcW w:w="234" w:type="pct"/>
            <w:vAlign w:val="center"/>
          </w:tcPr>
          <w:p w14:paraId="3E8833EA">
            <w:pPr>
              <w:jc w:val="center"/>
              <w:rPr>
                <w:rFonts w:ascii="Times New Roman" w:hAnsi="Times New Roman" w:cs="Times New Roman"/>
              </w:rPr>
            </w:pPr>
            <w:r>
              <w:rPr>
                <w:rFonts w:ascii="Times New Roman" w:hAnsi="Times New Roman" w:cs="Times New Roman"/>
              </w:rPr>
              <w:t>49</w:t>
            </w:r>
          </w:p>
        </w:tc>
        <w:tc>
          <w:tcPr>
            <w:tcW w:w="1103" w:type="pct"/>
            <w:vAlign w:val="center"/>
          </w:tcPr>
          <w:p w14:paraId="053D597E">
            <w:pPr>
              <w:jc w:val="center"/>
              <w:rPr>
                <w:rFonts w:ascii="Times New Roman" w:hAnsi="Times New Roman" w:cs="Times New Roman"/>
              </w:rPr>
            </w:pPr>
            <w:del w:id="1005" w:author="蔡振辛 [2]" w:date="2026-09-24T21:08:42Z">
              <w:r>
                <w:rPr>
                  <w:rFonts w:ascii="Times New Roman" w:hAnsi="Times New Roman" w:cs="Times New Roman"/>
                </w:rPr>
                <w:delText>Orellana-Corrales_2023_QJEP</w:delText>
              </w:r>
            </w:del>
            <w:ins w:id="1006" w:author="蔡振辛 [2]" w:date="2026-09-24T21:08:42Z">
              <w:r>
                <w:rPr>
                  <w:rFonts w:ascii="Times New Roman" w:hAnsi="Times New Roman" w:cs="Times New Roman"/>
                </w:rPr>
                <w:t>Mcivor_2021_EJN</w:t>
              </w:r>
            </w:ins>
          </w:p>
        </w:tc>
        <w:tc>
          <w:tcPr>
            <w:tcW w:w="545" w:type="pct"/>
            <w:vAlign w:val="center"/>
          </w:tcPr>
          <w:p w14:paraId="094DA018">
            <w:pPr>
              <w:jc w:val="center"/>
              <w:rPr>
                <w:rFonts w:ascii="Times New Roman" w:hAnsi="Times New Roman" w:cs="Times New Roman"/>
              </w:rPr>
            </w:pPr>
            <w:del w:id="1007" w:author="蔡振辛 [2]" w:date="2026-09-24T21:08:42Z">
              <w:r>
                <w:rPr>
                  <w:rFonts w:ascii="Times New Roman" w:hAnsi="Times New Roman" w:cs="Times New Roman"/>
                </w:rPr>
                <w:delText>G Orellana-Corrales</w:delText>
              </w:r>
            </w:del>
            <w:ins w:id="1008" w:author="蔡振辛 [2]" w:date="2026-09-24T21:08:42Z">
              <w:r>
                <w:rPr>
                  <w:rFonts w:ascii="Times New Roman" w:hAnsi="Times New Roman" w:cs="Times New Roman"/>
                </w:rPr>
                <w:t>L McIvor</w:t>
              </w:r>
            </w:ins>
            <w:r>
              <w:rPr>
                <w:rFonts w:ascii="Times New Roman" w:hAnsi="Times New Roman" w:cs="Times New Roman"/>
              </w:rPr>
              <w:t xml:space="preserve"> et al.</w:t>
            </w:r>
            <w:del w:id="1009" w:author="蔡振辛 [2]" w:date="2026-09-24T21:08:42Z">
              <w:r>
                <w:rPr>
                  <w:rFonts w:ascii="Times New Roman" w:hAnsi="Times New Roman" w:cs="Times New Roman"/>
                </w:rPr>
                <w:delText> </w:delText>
              </w:r>
            </w:del>
            <w:ins w:id="1010" w:author="蔡振辛 [2]" w:date="2026-09-24T21:08:42Z">
              <w:r>
                <w:rPr>
                  <w:rFonts w:ascii="Times New Roman" w:hAnsi="Times New Roman" w:cs="Times New Roman"/>
                </w:rPr>
                <w:t xml:space="preserve"> </w:t>
              </w:r>
            </w:ins>
            <w:r>
              <w:rPr>
                <w:rFonts w:ascii="Times New Roman" w:hAnsi="Times New Roman" w:cs="Times New Roman"/>
              </w:rPr>
              <w:t>(202</w:t>
            </w:r>
            <w:del w:id="1011" w:author="蔡振辛 [2]" w:date="2026-09-24T21:08:42Z">
              <w:r>
                <w:rPr>
                  <w:rFonts w:ascii="Times New Roman" w:hAnsi="Times New Roman" w:cs="Times New Roman"/>
                </w:rPr>
                <w:delText>3</w:delText>
              </w:r>
            </w:del>
            <w:ins w:id="1012" w:author="蔡振辛 [2]" w:date="2026-09-24T21:08:42Z">
              <w:r>
                <w:rPr>
                  <w:rFonts w:ascii="Times New Roman" w:hAnsi="Times New Roman" w:cs="Times New Roman"/>
                </w:rPr>
                <w:t>1</w:t>
              </w:r>
            </w:ins>
            <w:r>
              <w:rPr>
                <w:rFonts w:ascii="Times New Roman" w:hAnsi="Times New Roman" w:cs="Times New Roman"/>
              </w:rPr>
              <w:t>)</w:t>
            </w:r>
          </w:p>
        </w:tc>
        <w:tc>
          <w:tcPr>
            <w:tcW w:w="250" w:type="pct"/>
            <w:vAlign w:val="center"/>
          </w:tcPr>
          <w:p w14:paraId="7BA44568">
            <w:pPr>
              <w:jc w:val="center"/>
              <w:rPr>
                <w:rFonts w:ascii="Times New Roman" w:hAnsi="Times New Roman" w:cs="Times New Roman"/>
              </w:rPr>
            </w:pPr>
            <w:r>
              <w:rPr>
                <w:rFonts w:ascii="Times New Roman" w:hAnsi="Times New Roman" w:cs="Times New Roman"/>
              </w:rPr>
              <w:t>Exp1</w:t>
            </w:r>
          </w:p>
        </w:tc>
        <w:tc>
          <w:tcPr>
            <w:tcW w:w="341" w:type="pct"/>
            <w:vAlign w:val="center"/>
          </w:tcPr>
          <w:p w14:paraId="247E54D9">
            <w:pPr>
              <w:jc w:val="center"/>
              <w:rPr>
                <w:rFonts w:ascii="Times New Roman" w:hAnsi="Times New Roman" w:cs="Times New Roman"/>
              </w:rPr>
            </w:pPr>
            <w:del w:id="1013" w:author="蔡振辛 [2]" w:date="2026-09-24T21:08:42Z">
              <w:r>
                <w:rPr>
                  <w:rFonts w:ascii="Times New Roman" w:hAnsi="Times New Roman" w:cs="Times New Roman"/>
                </w:rPr>
                <w:delText>Germany</w:delText>
              </w:r>
            </w:del>
            <w:ins w:id="1014" w:author="蔡振辛 [2]" w:date="2026-09-24T21:08:42Z">
              <w:r>
                <w:rPr>
                  <w:rFonts w:ascii="Times New Roman" w:hAnsi="Times New Roman" w:cs="Times New Roman"/>
                </w:rPr>
                <w:t>United Kingdom</w:t>
              </w:r>
            </w:ins>
          </w:p>
        </w:tc>
        <w:tc>
          <w:tcPr>
            <w:tcW w:w="374" w:type="pct"/>
            <w:vAlign w:val="center"/>
          </w:tcPr>
          <w:p w14:paraId="4026B56D">
            <w:pPr>
              <w:jc w:val="center"/>
              <w:rPr>
                <w:rFonts w:ascii="Times New Roman" w:hAnsi="Times New Roman" w:cs="Times New Roman"/>
              </w:rPr>
            </w:pPr>
            <w:del w:id="1015" w:author="蔡振辛 [2]" w:date="2026-09-24T21:08:42Z">
              <w:r>
                <w:rPr>
                  <w:rFonts w:ascii="Times New Roman" w:hAnsi="Times New Roman" w:cs="Times New Roman"/>
                </w:rPr>
                <w:delText>G</w:delText>
              </w:r>
            </w:del>
            <w:r>
              <w:rPr>
                <w:rFonts w:ascii="Times New Roman" w:hAnsi="Times New Roman" w:cs="Times New Roman"/>
              </w:rPr>
              <w:t>E</w:t>
            </w:r>
            <w:del w:id="1016" w:author="蔡振辛 [2]" w:date="2026-09-24T21:08:42Z">
              <w:r>
                <w:rPr>
                  <w:rFonts w:ascii="Times New Roman" w:hAnsi="Times New Roman" w:cs="Times New Roman"/>
                </w:rPr>
                <w:delText>rman</w:delText>
              </w:r>
            </w:del>
            <w:ins w:id="1017" w:author="蔡振辛 [2]" w:date="2026-09-24T21:08:42Z">
              <w:r>
                <w:rPr>
                  <w:rFonts w:ascii="Times New Roman" w:hAnsi="Times New Roman" w:cs="Times New Roman"/>
                </w:rPr>
                <w:t>nglish</w:t>
              </w:r>
            </w:ins>
          </w:p>
        </w:tc>
        <w:tc>
          <w:tcPr>
            <w:tcW w:w="364" w:type="pct"/>
            <w:vAlign w:val="center"/>
          </w:tcPr>
          <w:p w14:paraId="76117FDA">
            <w:pPr>
              <w:jc w:val="center"/>
              <w:rPr>
                <w:rFonts w:ascii="Times New Roman" w:hAnsi="Times New Roman" w:cs="Times New Roman"/>
              </w:rPr>
            </w:pPr>
            <w:del w:id="1018" w:author="蔡振辛 [2]" w:date="2026-09-24T21:08:42Z">
              <w:r>
                <w:rPr>
                  <w:rFonts w:ascii="Times New Roman" w:hAnsi="Times New Roman" w:cs="Times New Roman"/>
                </w:rPr>
                <w:delText>71 (46/25</w:delText>
              </w:r>
            </w:del>
            <w:ins w:id="1019" w:author="蔡振辛 [2]" w:date="2026-09-24T21:08:42Z">
              <w:r>
                <w:rPr>
                  <w:rFonts w:ascii="Times New Roman" w:hAnsi="Times New Roman" w:cs="Times New Roman"/>
                </w:rPr>
                <w:t>20 (2/18</w:t>
              </w:r>
            </w:ins>
            <w:r>
              <w:rPr>
                <w:rFonts w:ascii="Times New Roman" w:hAnsi="Times New Roman" w:cs="Times New Roman"/>
              </w:rPr>
              <w:t>)</w:t>
            </w:r>
          </w:p>
        </w:tc>
        <w:tc>
          <w:tcPr>
            <w:tcW w:w="369" w:type="pct"/>
            <w:vAlign w:val="center"/>
          </w:tcPr>
          <w:p w14:paraId="0A109694">
            <w:pPr>
              <w:jc w:val="center"/>
              <w:rPr>
                <w:rFonts w:ascii="Times New Roman" w:hAnsi="Times New Roman" w:cs="Times New Roman"/>
              </w:rPr>
            </w:pPr>
            <w:r>
              <w:rPr>
                <w:rFonts w:ascii="Times New Roman" w:hAnsi="Times New Roman" w:cs="Times New Roman"/>
              </w:rPr>
              <w:t>geometric shape</w:t>
            </w:r>
            <w:ins w:id="1020" w:author="蔡振辛 [2]" w:date="2026-09-24T21:08:42Z">
              <w:r>
                <w:rPr>
                  <w:rFonts w:ascii="Times New Roman" w:hAnsi="Times New Roman" w:cs="Times New Roman"/>
                </w:rPr>
                <w:t xml:space="preserve"> and face</w:t>
              </w:r>
            </w:ins>
          </w:p>
        </w:tc>
        <w:tc>
          <w:tcPr>
            <w:tcW w:w="553" w:type="pct"/>
            <w:vAlign w:val="center"/>
          </w:tcPr>
          <w:p w14:paraId="6EC6889A">
            <w:pPr>
              <w:jc w:val="center"/>
              <w:rPr>
                <w:rFonts w:ascii="Times New Roman" w:hAnsi="Times New Roman" w:cs="Times New Roman"/>
              </w:rPr>
            </w:pPr>
            <w:del w:id="1021" w:author="蔡振辛 [2]" w:date="2026-09-24T21:08:42Z">
              <w:r>
                <w:rPr>
                  <w:rFonts w:ascii="Times New Roman" w:hAnsi="Times New Roman" w:cs="Times New Roman"/>
                </w:rPr>
                <w:delText>14</w:delText>
              </w:r>
            </w:del>
            <w:ins w:id="1022" w:author="蔡振辛 [2]" w:date="2026-09-24T21:08:42Z">
              <w:r>
                <w:rPr>
                  <w:rFonts w:ascii="Times New Roman" w:hAnsi="Times New Roman" w:cs="Times New Roman"/>
                </w:rPr>
                <w:t>96</w:t>
              </w:r>
            </w:ins>
            <w:r>
              <w:rPr>
                <w:rFonts w:ascii="Times New Roman" w:hAnsi="Times New Roman" w:cs="Times New Roman"/>
              </w:rPr>
              <w:t>0</w:t>
            </w:r>
          </w:p>
        </w:tc>
        <w:tc>
          <w:tcPr>
            <w:tcW w:w="337" w:type="pct"/>
            <w:vAlign w:val="center"/>
          </w:tcPr>
          <w:p w14:paraId="3A449A68">
            <w:pPr>
              <w:jc w:val="center"/>
              <w:rPr>
                <w:rFonts w:ascii="Times New Roman" w:hAnsi="Times New Roman" w:cs="Times New Roman"/>
              </w:rPr>
            </w:pPr>
            <w:del w:id="1023" w:author="蔡振辛 [2]" w:date="2026-09-24T21:08:42Z">
              <w:r>
                <w:rPr>
                  <w:rFonts w:ascii="Times New Roman" w:hAnsi="Times New Roman" w:cs="Times New Roman"/>
                </w:rPr>
                <w:delText>NA</w:delText>
              </w:r>
            </w:del>
            <w:ins w:id="1024" w:author="蔡振辛 [2]" w:date="2026-09-24T21:08:42Z">
              <w:r>
                <w:rPr>
                  <w:rFonts w:ascii="Times New Roman" w:hAnsi="Times New Roman" w:cs="Times New Roman"/>
                </w:rPr>
                <w:t>CC BY 4.0</w:t>
              </w:r>
            </w:ins>
          </w:p>
        </w:tc>
        <w:tc>
          <w:tcPr>
            <w:tcW w:w="525" w:type="pct"/>
            <w:vAlign w:val="center"/>
          </w:tcPr>
          <w:p w14:paraId="62ADD489">
            <w:pPr>
              <w:jc w:val="center"/>
              <w:rPr>
                <w:rFonts w:ascii="Times New Roman" w:hAnsi="Times New Roman" w:cs="Times New Roman"/>
              </w:rPr>
            </w:pPr>
            <w:del w:id="1025" w:author="蔡振辛 [2]" w:date="2026-09-24T21:08:42Z">
              <w:r>
                <w:rPr>
                  <w:rFonts w:ascii="Times New Roman" w:hAnsi="Times New Roman" w:cs="Times New Roman"/>
                </w:rPr>
                <w:delText>Online</w:delText>
              </w:r>
            </w:del>
            <w:ins w:id="1026" w:author="蔡振辛 [2]" w:date="2026-09-24T21:08:42Z">
              <w:r>
                <w:rPr>
                  <w:rFonts w:ascii="Times New Roman" w:hAnsi="Times New Roman" w:cs="Times New Roman"/>
                </w:rPr>
                <w:t>Lab</w:t>
              </w:r>
            </w:ins>
            <w:r>
              <w:rPr>
                <w:rFonts w:ascii="Times New Roman" w:hAnsi="Times New Roman" w:cs="Times New Roman"/>
              </w:rPr>
              <w:t xml:space="preserve"> Experiment</w:t>
            </w:r>
          </w:p>
        </w:tc>
      </w:tr>
      <w:tr w14:paraId="69796B20">
        <w:tblPrEx>
          <w:tblCellMar>
            <w:top w:w="0" w:type="dxa"/>
            <w:left w:w="108" w:type="dxa"/>
            <w:bottom w:w="0" w:type="dxa"/>
            <w:right w:w="108" w:type="dxa"/>
          </w:tblCellMar>
        </w:tblPrEx>
        <w:trPr>
          <w:cantSplit/>
        </w:trPr>
        <w:tc>
          <w:tcPr>
            <w:tcW w:w="234" w:type="pct"/>
            <w:vAlign w:val="center"/>
          </w:tcPr>
          <w:p w14:paraId="2F0B613A">
            <w:pPr>
              <w:jc w:val="center"/>
              <w:rPr>
                <w:rFonts w:ascii="Times New Roman" w:hAnsi="Times New Roman" w:cs="Times New Roman"/>
              </w:rPr>
            </w:pPr>
            <w:r>
              <w:rPr>
                <w:rFonts w:ascii="Times New Roman" w:hAnsi="Times New Roman" w:cs="Times New Roman"/>
              </w:rPr>
              <w:t>50</w:t>
            </w:r>
          </w:p>
        </w:tc>
        <w:tc>
          <w:tcPr>
            <w:tcW w:w="1103" w:type="pct"/>
            <w:vAlign w:val="center"/>
          </w:tcPr>
          <w:p w14:paraId="034A9F32">
            <w:pPr>
              <w:jc w:val="center"/>
              <w:rPr>
                <w:rFonts w:ascii="Times New Roman" w:hAnsi="Times New Roman" w:cs="Times New Roman"/>
              </w:rPr>
            </w:pPr>
            <w:del w:id="1027" w:author="蔡振辛 [2]" w:date="2026-09-24T21:08:42Z">
              <w:r>
                <w:rPr>
                  <w:rFonts w:ascii="Times New Roman" w:hAnsi="Times New Roman" w:cs="Times New Roman"/>
                </w:rPr>
                <w:delText>Orellana-Corrales_2023_QJEP</w:delText>
              </w:r>
            </w:del>
            <w:ins w:id="1028" w:author="蔡振辛 [2]" w:date="2026-09-24T21:08:42Z">
              <w:r>
                <w:rPr>
                  <w:rFonts w:ascii="Times New Roman" w:hAnsi="Times New Roman" w:cs="Times New Roman"/>
                </w:rPr>
                <w:t>Navon_2021_psyarxiv</w:t>
              </w:r>
            </w:ins>
          </w:p>
        </w:tc>
        <w:tc>
          <w:tcPr>
            <w:tcW w:w="545" w:type="pct"/>
            <w:vAlign w:val="center"/>
          </w:tcPr>
          <w:p w14:paraId="7783D6B6">
            <w:pPr>
              <w:jc w:val="center"/>
              <w:rPr>
                <w:rFonts w:ascii="Times New Roman" w:hAnsi="Times New Roman" w:cs="Times New Roman"/>
              </w:rPr>
            </w:pPr>
            <w:del w:id="1029" w:author="蔡振辛 [2]" w:date="2026-09-24T21:08:42Z">
              <w:r>
                <w:rPr>
                  <w:rFonts w:ascii="Times New Roman" w:hAnsi="Times New Roman" w:cs="Times New Roman"/>
                </w:rPr>
                <w:delText>G Orellana-Corrales et al. </w:delText>
              </w:r>
            </w:del>
            <w:ins w:id="1030" w:author="蔡振辛 [2]" w:date="2026-09-24T21:08:42Z">
              <w:r>
                <w:rPr>
                  <w:rFonts w:ascii="Times New Roman" w:hAnsi="Times New Roman" w:cs="Times New Roman"/>
                </w:rPr>
                <w:t xml:space="preserve">Navon &amp; Makovski </w:t>
              </w:r>
            </w:ins>
            <w:r>
              <w:rPr>
                <w:rFonts w:ascii="Times New Roman" w:hAnsi="Times New Roman" w:cs="Times New Roman"/>
              </w:rPr>
              <w:t>(202</w:t>
            </w:r>
            <w:del w:id="1031" w:author="蔡振辛 [2]" w:date="2026-09-24T21:08:42Z">
              <w:r>
                <w:rPr>
                  <w:rFonts w:ascii="Times New Roman" w:hAnsi="Times New Roman" w:cs="Times New Roman"/>
                </w:rPr>
                <w:delText>3</w:delText>
              </w:r>
            </w:del>
            <w:ins w:id="1032" w:author="蔡振辛 [2]" w:date="2026-09-24T21:08:42Z">
              <w:r>
                <w:rPr>
                  <w:rFonts w:ascii="Times New Roman" w:hAnsi="Times New Roman" w:cs="Times New Roman"/>
                </w:rPr>
                <w:t>1</w:t>
              </w:r>
            </w:ins>
            <w:r>
              <w:rPr>
                <w:rFonts w:ascii="Times New Roman" w:hAnsi="Times New Roman" w:cs="Times New Roman"/>
              </w:rPr>
              <w:t>)</w:t>
            </w:r>
          </w:p>
        </w:tc>
        <w:tc>
          <w:tcPr>
            <w:tcW w:w="250" w:type="pct"/>
            <w:vAlign w:val="center"/>
          </w:tcPr>
          <w:p w14:paraId="0A9FA6E6">
            <w:pPr>
              <w:jc w:val="center"/>
              <w:rPr>
                <w:rFonts w:ascii="Times New Roman" w:hAnsi="Times New Roman" w:cs="Times New Roman"/>
              </w:rPr>
            </w:pPr>
            <w:r>
              <w:rPr>
                <w:rFonts w:ascii="Times New Roman" w:hAnsi="Times New Roman" w:cs="Times New Roman"/>
              </w:rPr>
              <w:t>Exp1</w:t>
            </w:r>
          </w:p>
        </w:tc>
        <w:tc>
          <w:tcPr>
            <w:tcW w:w="341" w:type="pct"/>
            <w:vAlign w:val="center"/>
          </w:tcPr>
          <w:p w14:paraId="45FC23A1">
            <w:pPr>
              <w:jc w:val="center"/>
              <w:rPr>
                <w:rFonts w:ascii="Times New Roman" w:hAnsi="Times New Roman" w:cs="Times New Roman"/>
              </w:rPr>
            </w:pPr>
            <w:del w:id="1033" w:author="蔡振辛 [2]" w:date="2026-09-24T21:08:42Z">
              <w:r>
                <w:rPr>
                  <w:rFonts w:ascii="Times New Roman" w:hAnsi="Times New Roman" w:cs="Times New Roman"/>
                </w:rPr>
                <w:delText>Germany</w:delText>
              </w:r>
            </w:del>
            <w:ins w:id="1034" w:author="蔡振辛 [2]" w:date="2026-09-24T21:08:42Z">
              <w:r>
                <w:rPr>
                  <w:rFonts w:ascii="Times New Roman" w:hAnsi="Times New Roman" w:cs="Times New Roman"/>
                </w:rPr>
                <w:t>Israel</w:t>
              </w:r>
            </w:ins>
          </w:p>
        </w:tc>
        <w:tc>
          <w:tcPr>
            <w:tcW w:w="374" w:type="pct"/>
            <w:vAlign w:val="center"/>
          </w:tcPr>
          <w:p w14:paraId="2C751B53">
            <w:pPr>
              <w:jc w:val="center"/>
              <w:rPr>
                <w:rFonts w:ascii="Times New Roman" w:hAnsi="Times New Roman" w:cs="Times New Roman"/>
              </w:rPr>
            </w:pPr>
            <w:del w:id="1035" w:author="蔡振辛 [2]" w:date="2026-09-24T21:08:42Z">
              <w:r>
                <w:rPr>
                  <w:rFonts w:ascii="Times New Roman" w:hAnsi="Times New Roman" w:cs="Times New Roman"/>
                </w:rPr>
                <w:delText>German</w:delText>
              </w:r>
            </w:del>
            <w:ins w:id="1036" w:author="蔡振辛 [2]" w:date="2026-09-24T21:08:42Z">
              <w:r>
                <w:rPr>
                  <w:rFonts w:ascii="Times New Roman" w:hAnsi="Times New Roman" w:cs="Times New Roman"/>
                </w:rPr>
                <w:t>Hebrew</w:t>
              </w:r>
            </w:ins>
          </w:p>
        </w:tc>
        <w:tc>
          <w:tcPr>
            <w:tcW w:w="364" w:type="pct"/>
            <w:vAlign w:val="center"/>
          </w:tcPr>
          <w:p w14:paraId="3F291680">
            <w:pPr>
              <w:jc w:val="center"/>
              <w:rPr>
                <w:rFonts w:ascii="Times New Roman" w:hAnsi="Times New Roman" w:cs="Times New Roman"/>
              </w:rPr>
            </w:pPr>
            <w:del w:id="1037" w:author="蔡振辛 [2]" w:date="2026-09-24T21:08:42Z">
              <w:r>
                <w:rPr>
                  <w:rFonts w:ascii="Times New Roman" w:hAnsi="Times New Roman" w:cs="Times New Roman"/>
                </w:rPr>
                <w:delText>65 (42/23</w:delText>
              </w:r>
            </w:del>
            <w:ins w:id="1038" w:author="蔡振辛 [2]" w:date="2026-09-24T21:08:42Z">
              <w:r>
                <w:rPr>
                  <w:rFonts w:ascii="Times New Roman" w:hAnsi="Times New Roman" w:cs="Times New Roman"/>
                </w:rPr>
                <w:t>13 (3/10</w:t>
              </w:r>
            </w:ins>
            <w:r>
              <w:rPr>
                <w:rFonts w:ascii="Times New Roman" w:hAnsi="Times New Roman" w:cs="Times New Roman"/>
              </w:rPr>
              <w:t>)</w:t>
            </w:r>
          </w:p>
        </w:tc>
        <w:tc>
          <w:tcPr>
            <w:tcW w:w="369" w:type="pct"/>
            <w:vAlign w:val="center"/>
          </w:tcPr>
          <w:p w14:paraId="25372B86">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7DBA6487">
            <w:pPr>
              <w:jc w:val="center"/>
              <w:rPr>
                <w:rFonts w:ascii="Times New Roman" w:hAnsi="Times New Roman" w:cs="Times New Roman"/>
              </w:rPr>
            </w:pPr>
            <w:del w:id="1039" w:author="蔡振辛 [2]" w:date="2026-09-24T21:08:42Z">
              <w:r>
                <w:rPr>
                  <w:rFonts w:ascii="Times New Roman" w:hAnsi="Times New Roman" w:cs="Times New Roman"/>
                </w:rPr>
                <w:delText>14</w:delText>
              </w:r>
            </w:del>
            <w:ins w:id="1040" w:author="蔡振辛 [2]" w:date="2026-09-24T21:08:42Z">
              <w:r>
                <w:rPr>
                  <w:rFonts w:ascii="Times New Roman" w:hAnsi="Times New Roman" w:cs="Times New Roman"/>
                </w:rPr>
                <w:t>36</w:t>
              </w:r>
            </w:ins>
            <w:r>
              <w:rPr>
                <w:rFonts w:ascii="Times New Roman" w:hAnsi="Times New Roman" w:cs="Times New Roman"/>
              </w:rPr>
              <w:t>0</w:t>
            </w:r>
          </w:p>
        </w:tc>
        <w:tc>
          <w:tcPr>
            <w:tcW w:w="337" w:type="pct"/>
            <w:vAlign w:val="center"/>
          </w:tcPr>
          <w:p w14:paraId="335E6F36">
            <w:pPr>
              <w:jc w:val="center"/>
              <w:rPr>
                <w:rFonts w:ascii="Times New Roman" w:hAnsi="Times New Roman" w:cs="Times New Roman"/>
              </w:rPr>
            </w:pPr>
            <w:del w:id="1041" w:author="蔡振辛 [2]" w:date="2026-09-24T21:08:42Z">
              <w:r>
                <w:rPr>
                  <w:rFonts w:ascii="Times New Roman" w:hAnsi="Times New Roman" w:cs="Times New Roman"/>
                </w:rPr>
                <w:delText>N</w:delText>
              </w:r>
            </w:del>
            <w:ins w:id="1042" w:author="蔡振辛 [2]" w:date="2026-09-24T21:08:42Z">
              <w:r>
                <w:rPr>
                  <w:rFonts w:ascii="Times New Roman" w:hAnsi="Times New Roman" w:cs="Times New Roman"/>
                </w:rPr>
                <w:t>CC0 1.0 Univers</w:t>
              </w:r>
            </w:ins>
            <w:r>
              <w:rPr>
                <w:rFonts w:ascii="Times New Roman" w:hAnsi="Times New Roman" w:cs="Times New Roman"/>
              </w:rPr>
              <w:t>a</w:t>
            </w:r>
            <w:ins w:id="1043" w:author="蔡振辛 [2]" w:date="2026-09-24T21:08:42Z">
              <w:r>
                <w:rPr>
                  <w:rFonts w:ascii="Times New Roman" w:hAnsi="Times New Roman" w:cs="Times New Roman"/>
                </w:rPr>
                <w:t>l</w:t>
              </w:r>
            </w:ins>
          </w:p>
        </w:tc>
        <w:tc>
          <w:tcPr>
            <w:tcW w:w="525" w:type="pct"/>
            <w:vAlign w:val="center"/>
          </w:tcPr>
          <w:p w14:paraId="7F33BE5D">
            <w:pPr>
              <w:jc w:val="center"/>
              <w:rPr>
                <w:rFonts w:ascii="Times New Roman" w:hAnsi="Times New Roman" w:cs="Times New Roman"/>
              </w:rPr>
            </w:pPr>
            <w:del w:id="1044" w:author="蔡振辛 [2]" w:date="2026-09-24T21:08:42Z">
              <w:r>
                <w:rPr>
                  <w:rFonts w:ascii="Times New Roman" w:hAnsi="Times New Roman" w:cs="Times New Roman"/>
                </w:rPr>
                <w:delText>Online</w:delText>
              </w:r>
            </w:del>
            <w:ins w:id="1045" w:author="蔡振辛 [2]" w:date="2026-09-24T21:08:42Z">
              <w:r>
                <w:rPr>
                  <w:rFonts w:ascii="Times New Roman" w:hAnsi="Times New Roman" w:cs="Times New Roman"/>
                </w:rPr>
                <w:t>Lab</w:t>
              </w:r>
            </w:ins>
            <w:r>
              <w:rPr>
                <w:rFonts w:ascii="Times New Roman" w:hAnsi="Times New Roman" w:cs="Times New Roman"/>
              </w:rPr>
              <w:t xml:space="preserve"> Experiment</w:t>
            </w:r>
          </w:p>
        </w:tc>
      </w:tr>
      <w:tr w14:paraId="57A461B6">
        <w:tblPrEx>
          <w:tblCellMar>
            <w:top w:w="0" w:type="dxa"/>
            <w:left w:w="108" w:type="dxa"/>
            <w:bottom w:w="0" w:type="dxa"/>
            <w:right w:w="108" w:type="dxa"/>
          </w:tblCellMar>
        </w:tblPrEx>
        <w:trPr>
          <w:cantSplit/>
        </w:trPr>
        <w:tc>
          <w:tcPr>
            <w:tcW w:w="234" w:type="pct"/>
            <w:vAlign w:val="center"/>
          </w:tcPr>
          <w:p w14:paraId="06DA09F4">
            <w:pPr>
              <w:jc w:val="center"/>
              <w:rPr>
                <w:rFonts w:ascii="Times New Roman" w:hAnsi="Times New Roman" w:cs="Times New Roman"/>
              </w:rPr>
            </w:pPr>
            <w:r>
              <w:rPr>
                <w:rFonts w:ascii="Times New Roman" w:hAnsi="Times New Roman" w:cs="Times New Roman"/>
              </w:rPr>
              <w:t>51</w:t>
            </w:r>
          </w:p>
        </w:tc>
        <w:tc>
          <w:tcPr>
            <w:tcW w:w="1103" w:type="pct"/>
            <w:vAlign w:val="center"/>
          </w:tcPr>
          <w:p w14:paraId="3B1FDAA7">
            <w:pPr>
              <w:jc w:val="center"/>
              <w:rPr>
                <w:rFonts w:ascii="Times New Roman" w:hAnsi="Times New Roman" w:cs="Times New Roman"/>
              </w:rPr>
            </w:pPr>
            <w:del w:id="1046" w:author="蔡振辛 [2]" w:date="2026-09-24T21:08:42Z">
              <w:r>
                <w:rPr>
                  <w:rFonts w:ascii="Times New Roman" w:hAnsi="Times New Roman" w:cs="Times New Roman"/>
                </w:rPr>
                <w:delText>Pan_2025_unpub</w:delText>
              </w:r>
            </w:del>
            <w:ins w:id="1047" w:author="蔡振辛 [2]" w:date="2026-09-24T21:08:42Z">
              <w:r>
                <w:rPr>
                  <w:rFonts w:ascii="Times New Roman" w:hAnsi="Times New Roman" w:cs="Times New Roman"/>
                </w:rPr>
                <w:t>Navon_2021_ps</w:t>
              </w:r>
            </w:ins>
            <w:ins w:id="1048" w:author="蔡振辛 [2]" w:date="2026-09-24T21:08:43Z">
              <w:r>
                <w:rPr>
                  <w:rFonts w:ascii="Times New Roman" w:hAnsi="Times New Roman" w:cs="Times New Roman"/>
                </w:rPr>
                <w:t>yarxiv</w:t>
              </w:r>
            </w:ins>
          </w:p>
        </w:tc>
        <w:tc>
          <w:tcPr>
            <w:tcW w:w="545" w:type="pct"/>
            <w:vAlign w:val="center"/>
          </w:tcPr>
          <w:p w14:paraId="126C754E">
            <w:pPr>
              <w:jc w:val="center"/>
              <w:rPr>
                <w:rFonts w:ascii="Times New Roman" w:hAnsi="Times New Roman" w:cs="Times New Roman"/>
              </w:rPr>
            </w:pPr>
            <w:del w:id="1049" w:author="蔡振辛 [2]" w:date="2026-09-24T21:08:43Z">
              <w:r>
                <w:rPr>
                  <w:rFonts w:ascii="Times New Roman" w:hAnsi="Times New Roman" w:cs="Times New Roman"/>
                </w:rPr>
                <w:delText xml:space="preserve">Pan </w:delText>
              </w:r>
            </w:del>
            <w:ins w:id="1050" w:author="蔡振辛 [2]" w:date="2026-09-24T21:08:43Z">
              <w:r>
                <w:rPr>
                  <w:rFonts w:ascii="Times New Roman" w:hAnsi="Times New Roman" w:cs="Times New Roman"/>
                </w:rPr>
                <w:t xml:space="preserve">Navon &amp; Makovski </w:t>
              </w:r>
            </w:ins>
            <w:r>
              <w:rPr>
                <w:rFonts w:ascii="Times New Roman" w:hAnsi="Times New Roman" w:cs="Times New Roman"/>
              </w:rPr>
              <w:t>(202</w:t>
            </w:r>
            <w:del w:id="1051" w:author="蔡振辛 [2]" w:date="2026-09-24T21:08:43Z">
              <w:r>
                <w:rPr>
                  <w:rFonts w:ascii="Times New Roman" w:hAnsi="Times New Roman" w:cs="Times New Roman"/>
                </w:rPr>
                <w:delText>5</w:delText>
              </w:r>
            </w:del>
            <w:ins w:id="1052" w:author="蔡振辛 [2]" w:date="2026-09-24T21:08:43Z">
              <w:r>
                <w:rPr>
                  <w:rFonts w:ascii="Times New Roman" w:hAnsi="Times New Roman" w:cs="Times New Roman"/>
                </w:rPr>
                <w:t>1</w:t>
              </w:r>
            </w:ins>
            <w:r>
              <w:rPr>
                <w:rFonts w:ascii="Times New Roman" w:hAnsi="Times New Roman" w:cs="Times New Roman"/>
              </w:rPr>
              <w:t>)</w:t>
            </w:r>
          </w:p>
        </w:tc>
        <w:tc>
          <w:tcPr>
            <w:tcW w:w="250" w:type="pct"/>
            <w:vAlign w:val="center"/>
          </w:tcPr>
          <w:p w14:paraId="2564819F">
            <w:pPr>
              <w:jc w:val="center"/>
              <w:rPr>
                <w:rFonts w:ascii="Times New Roman" w:hAnsi="Times New Roman" w:cs="Times New Roman"/>
              </w:rPr>
            </w:pPr>
            <w:r>
              <w:rPr>
                <w:rFonts w:ascii="Times New Roman" w:hAnsi="Times New Roman" w:cs="Times New Roman"/>
              </w:rPr>
              <w:t>Exp</w:t>
            </w:r>
            <w:del w:id="1053" w:author="蔡振辛 [2]" w:date="2026-09-24T21:08:43Z">
              <w:r>
                <w:rPr>
                  <w:rFonts w:ascii="Times New Roman" w:hAnsi="Times New Roman" w:cs="Times New Roman"/>
                </w:rPr>
                <w:delText>1</w:delText>
              </w:r>
            </w:del>
            <w:ins w:id="1054" w:author="蔡振辛 [2]" w:date="2026-09-24T21:08:43Z">
              <w:r>
                <w:rPr>
                  <w:rFonts w:ascii="Times New Roman" w:hAnsi="Times New Roman" w:cs="Times New Roman"/>
                </w:rPr>
                <w:t>2</w:t>
              </w:r>
            </w:ins>
          </w:p>
        </w:tc>
        <w:tc>
          <w:tcPr>
            <w:tcW w:w="341" w:type="pct"/>
            <w:vAlign w:val="center"/>
          </w:tcPr>
          <w:p w14:paraId="11B6D8D6">
            <w:pPr>
              <w:jc w:val="center"/>
              <w:rPr>
                <w:rFonts w:ascii="Times New Roman" w:hAnsi="Times New Roman" w:cs="Times New Roman"/>
              </w:rPr>
            </w:pPr>
            <w:del w:id="1055" w:author="蔡振辛 [2]" w:date="2026-09-24T21:08:43Z">
              <w:r>
                <w:rPr>
                  <w:rFonts w:ascii="Times New Roman" w:hAnsi="Times New Roman" w:cs="Times New Roman"/>
                </w:rPr>
                <w:delText>China</w:delText>
              </w:r>
            </w:del>
            <w:ins w:id="1056" w:author="蔡振辛 [2]" w:date="2026-09-24T21:08:43Z">
              <w:r>
                <w:rPr>
                  <w:rFonts w:ascii="Times New Roman" w:hAnsi="Times New Roman" w:cs="Times New Roman"/>
                </w:rPr>
                <w:t>Israel</w:t>
              </w:r>
            </w:ins>
          </w:p>
        </w:tc>
        <w:tc>
          <w:tcPr>
            <w:tcW w:w="374" w:type="pct"/>
            <w:vAlign w:val="center"/>
          </w:tcPr>
          <w:p w14:paraId="06A76AFC">
            <w:pPr>
              <w:jc w:val="center"/>
              <w:rPr>
                <w:rFonts w:ascii="Times New Roman" w:hAnsi="Times New Roman" w:cs="Times New Roman"/>
              </w:rPr>
            </w:pPr>
            <w:del w:id="1057" w:author="蔡振辛 [2]" w:date="2026-09-24T21:08:43Z">
              <w:r>
                <w:rPr>
                  <w:rFonts w:ascii="Times New Roman" w:hAnsi="Times New Roman" w:cs="Times New Roman"/>
                </w:rPr>
                <w:delText>Chinese</w:delText>
              </w:r>
            </w:del>
            <w:ins w:id="1058" w:author="蔡振辛 [2]" w:date="2026-09-24T21:08:43Z">
              <w:r>
                <w:rPr>
                  <w:rFonts w:ascii="Times New Roman" w:hAnsi="Times New Roman" w:cs="Times New Roman"/>
                </w:rPr>
                <w:t>Hebrew</w:t>
              </w:r>
            </w:ins>
          </w:p>
        </w:tc>
        <w:tc>
          <w:tcPr>
            <w:tcW w:w="364" w:type="pct"/>
            <w:vAlign w:val="center"/>
          </w:tcPr>
          <w:p w14:paraId="454E971C">
            <w:pPr>
              <w:jc w:val="center"/>
              <w:rPr>
                <w:rFonts w:ascii="Times New Roman" w:hAnsi="Times New Roman" w:cs="Times New Roman"/>
              </w:rPr>
            </w:pPr>
            <w:del w:id="1059" w:author="蔡振辛 [2]" w:date="2026-09-24T21:08:43Z">
              <w:r>
                <w:rPr>
                  <w:rFonts w:ascii="Times New Roman" w:hAnsi="Times New Roman" w:cs="Times New Roman"/>
                </w:rPr>
                <w:delText>40</w:delText>
              </w:r>
            </w:del>
            <w:ins w:id="1060" w:author="蔡振辛 [2]" w:date="2026-09-24T21:08:43Z">
              <w:r>
                <w:rPr>
                  <w:rFonts w:ascii="Times New Roman" w:hAnsi="Times New Roman" w:cs="Times New Roman"/>
                </w:rPr>
                <w:t>27 (9/18)</w:t>
              </w:r>
            </w:ins>
          </w:p>
        </w:tc>
        <w:tc>
          <w:tcPr>
            <w:tcW w:w="369" w:type="pct"/>
            <w:vAlign w:val="center"/>
          </w:tcPr>
          <w:p w14:paraId="03707AC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7893BD76">
            <w:pPr>
              <w:jc w:val="center"/>
              <w:rPr>
                <w:rFonts w:ascii="Times New Roman" w:hAnsi="Times New Roman" w:cs="Times New Roman"/>
              </w:rPr>
            </w:pPr>
            <w:del w:id="1061" w:author="蔡振辛 [2]" w:date="2026-09-24T21:08:43Z">
              <w:r>
                <w:rPr>
                  <w:rFonts w:ascii="Times New Roman" w:hAnsi="Times New Roman" w:cs="Times New Roman"/>
                </w:rPr>
                <w:delText>NA</w:delText>
              </w:r>
            </w:del>
            <w:ins w:id="1062" w:author="蔡振辛 [2]" w:date="2026-09-24T21:08:43Z">
              <w:r>
                <w:rPr>
                  <w:rFonts w:ascii="Times New Roman" w:hAnsi="Times New Roman" w:cs="Times New Roman"/>
                </w:rPr>
                <w:t>360</w:t>
              </w:r>
            </w:ins>
          </w:p>
        </w:tc>
        <w:tc>
          <w:tcPr>
            <w:tcW w:w="337" w:type="pct"/>
            <w:vAlign w:val="center"/>
          </w:tcPr>
          <w:p w14:paraId="4ACBF2AC">
            <w:pPr>
              <w:jc w:val="center"/>
              <w:rPr>
                <w:rFonts w:ascii="Times New Roman" w:hAnsi="Times New Roman" w:cs="Times New Roman"/>
              </w:rPr>
            </w:pPr>
            <w:del w:id="1063" w:author="蔡振辛 [2]" w:date="2026-09-24T21:08:43Z">
              <w:r>
                <w:rPr>
                  <w:rFonts w:ascii="Times New Roman" w:hAnsi="Times New Roman" w:cs="Times New Roman"/>
                </w:rPr>
                <w:delText>/</w:delText>
              </w:r>
            </w:del>
            <w:ins w:id="1064" w:author="蔡振辛 [2]" w:date="2026-09-24T21:08:43Z">
              <w:r>
                <w:rPr>
                  <w:rFonts w:ascii="Times New Roman" w:hAnsi="Times New Roman" w:cs="Times New Roman"/>
                </w:rPr>
                <w:t>CC0 1.0 Universal</w:t>
              </w:r>
            </w:ins>
          </w:p>
        </w:tc>
        <w:tc>
          <w:tcPr>
            <w:tcW w:w="525" w:type="pct"/>
            <w:vAlign w:val="center"/>
          </w:tcPr>
          <w:p w14:paraId="1BA01E37">
            <w:pPr>
              <w:jc w:val="center"/>
              <w:rPr>
                <w:rFonts w:ascii="Times New Roman" w:hAnsi="Times New Roman" w:cs="Times New Roman"/>
              </w:rPr>
            </w:pPr>
            <w:del w:id="1065" w:author="蔡振辛 [2]" w:date="2026-09-24T21:08:43Z">
              <w:r>
                <w:rPr>
                  <w:rFonts w:ascii="Times New Roman" w:hAnsi="Times New Roman" w:cs="Times New Roman"/>
                </w:rPr>
                <w:delText>NA</w:delText>
              </w:r>
            </w:del>
            <w:ins w:id="1066" w:author="蔡振辛 [2]" w:date="2026-09-24T21:08:43Z">
              <w:r>
                <w:rPr>
                  <w:rFonts w:ascii="Times New Roman" w:hAnsi="Times New Roman" w:cs="Times New Roman"/>
                </w:rPr>
                <w:t>Lab Experiment</w:t>
              </w:r>
            </w:ins>
          </w:p>
        </w:tc>
      </w:tr>
      <w:tr w14:paraId="5A74C5C3">
        <w:tblPrEx>
          <w:tblCellMar>
            <w:top w:w="0" w:type="dxa"/>
            <w:left w:w="108" w:type="dxa"/>
            <w:bottom w:w="0" w:type="dxa"/>
            <w:right w:w="108" w:type="dxa"/>
          </w:tblCellMar>
        </w:tblPrEx>
        <w:trPr>
          <w:cantSplit/>
        </w:trPr>
        <w:tc>
          <w:tcPr>
            <w:tcW w:w="234" w:type="pct"/>
            <w:vAlign w:val="center"/>
          </w:tcPr>
          <w:p w14:paraId="720C400F">
            <w:pPr>
              <w:jc w:val="center"/>
              <w:rPr>
                <w:rFonts w:ascii="Times New Roman" w:hAnsi="Times New Roman" w:cs="Times New Roman"/>
              </w:rPr>
            </w:pPr>
            <w:r>
              <w:rPr>
                <w:rFonts w:ascii="Times New Roman" w:hAnsi="Times New Roman" w:cs="Times New Roman"/>
              </w:rPr>
              <w:t>52</w:t>
            </w:r>
          </w:p>
        </w:tc>
        <w:tc>
          <w:tcPr>
            <w:tcW w:w="1103" w:type="pct"/>
            <w:vAlign w:val="center"/>
          </w:tcPr>
          <w:p w14:paraId="3A9F40D0">
            <w:pPr>
              <w:jc w:val="center"/>
              <w:rPr>
                <w:rFonts w:ascii="Times New Roman" w:hAnsi="Times New Roman" w:cs="Times New Roman"/>
              </w:rPr>
            </w:pPr>
            <w:del w:id="1067" w:author="蔡振辛 [2]" w:date="2026-09-24T21:08:43Z">
              <w:r>
                <w:rPr>
                  <w:rFonts w:ascii="Times New Roman" w:hAnsi="Times New Roman" w:cs="Times New Roman"/>
                </w:rPr>
                <w:delText>Perrykkad_2022_BMCPsych</w:delText>
              </w:r>
            </w:del>
            <w:ins w:id="1068" w:author="蔡振辛 [2]" w:date="2026-09-24T21:08:43Z">
              <w:r>
                <w:rPr>
                  <w:rFonts w:ascii="Times New Roman" w:hAnsi="Times New Roman" w:cs="Times New Roman"/>
                </w:rPr>
                <w:t>Navon_2021_psyarxiv</w:t>
              </w:r>
            </w:ins>
          </w:p>
        </w:tc>
        <w:tc>
          <w:tcPr>
            <w:tcW w:w="545" w:type="pct"/>
            <w:vAlign w:val="center"/>
          </w:tcPr>
          <w:p w14:paraId="7157AA3D">
            <w:pPr>
              <w:jc w:val="center"/>
              <w:rPr>
                <w:rFonts w:ascii="Times New Roman" w:hAnsi="Times New Roman" w:cs="Times New Roman"/>
              </w:rPr>
            </w:pPr>
            <w:del w:id="1069" w:author="蔡振辛 [2]" w:date="2026-09-24T21:08:43Z">
              <w:r>
                <w:rPr>
                  <w:rFonts w:ascii="Times New Roman" w:hAnsi="Times New Roman" w:cs="Times New Roman"/>
                </w:rPr>
                <w:delText>Perrykkad et al. </w:delText>
              </w:r>
            </w:del>
            <w:ins w:id="1070" w:author="蔡振辛 [2]" w:date="2026-09-24T21:08:43Z">
              <w:r>
                <w:rPr>
                  <w:rFonts w:ascii="Times New Roman" w:hAnsi="Times New Roman" w:cs="Times New Roman"/>
                </w:rPr>
                <w:t xml:space="preserve">Navon &amp; Makovski </w:t>
              </w:r>
            </w:ins>
            <w:r>
              <w:rPr>
                <w:rFonts w:ascii="Times New Roman" w:hAnsi="Times New Roman" w:cs="Times New Roman"/>
              </w:rPr>
              <w:t>(202</w:t>
            </w:r>
            <w:del w:id="1071" w:author="蔡振辛 [2]" w:date="2026-09-24T21:08:43Z">
              <w:r>
                <w:rPr>
                  <w:rFonts w:ascii="Times New Roman" w:hAnsi="Times New Roman" w:cs="Times New Roman"/>
                </w:rPr>
                <w:delText>2</w:delText>
              </w:r>
            </w:del>
            <w:ins w:id="1072" w:author="蔡振辛 [2]" w:date="2026-09-24T21:08:43Z">
              <w:r>
                <w:rPr>
                  <w:rFonts w:ascii="Times New Roman" w:hAnsi="Times New Roman" w:cs="Times New Roman"/>
                </w:rPr>
                <w:t>1</w:t>
              </w:r>
            </w:ins>
            <w:r>
              <w:rPr>
                <w:rFonts w:ascii="Times New Roman" w:hAnsi="Times New Roman" w:cs="Times New Roman"/>
              </w:rPr>
              <w:t>)</w:t>
            </w:r>
          </w:p>
        </w:tc>
        <w:tc>
          <w:tcPr>
            <w:tcW w:w="250" w:type="pct"/>
            <w:vAlign w:val="center"/>
          </w:tcPr>
          <w:p w14:paraId="0029A43F">
            <w:pPr>
              <w:jc w:val="center"/>
              <w:rPr>
                <w:rFonts w:ascii="Times New Roman" w:hAnsi="Times New Roman" w:cs="Times New Roman"/>
              </w:rPr>
            </w:pPr>
            <w:r>
              <w:rPr>
                <w:rFonts w:ascii="Times New Roman" w:hAnsi="Times New Roman" w:cs="Times New Roman"/>
              </w:rPr>
              <w:t>Exp</w:t>
            </w:r>
            <w:del w:id="1073" w:author="蔡振辛 [2]" w:date="2026-09-24T21:08:43Z">
              <w:r>
                <w:rPr>
                  <w:rFonts w:ascii="Times New Roman" w:hAnsi="Times New Roman" w:cs="Times New Roman"/>
                </w:rPr>
                <w:delText>1</w:delText>
              </w:r>
            </w:del>
            <w:ins w:id="1074" w:author="蔡振辛 [2]" w:date="2026-09-24T21:08:43Z">
              <w:r>
                <w:rPr>
                  <w:rFonts w:ascii="Times New Roman" w:hAnsi="Times New Roman" w:cs="Times New Roman"/>
                </w:rPr>
                <w:t>3</w:t>
              </w:r>
            </w:ins>
          </w:p>
        </w:tc>
        <w:tc>
          <w:tcPr>
            <w:tcW w:w="341" w:type="pct"/>
            <w:vAlign w:val="center"/>
          </w:tcPr>
          <w:p w14:paraId="36539B34">
            <w:pPr>
              <w:jc w:val="center"/>
              <w:rPr>
                <w:rFonts w:ascii="Times New Roman" w:hAnsi="Times New Roman" w:cs="Times New Roman"/>
              </w:rPr>
            </w:pPr>
            <w:del w:id="1075" w:author="蔡振辛 [2]" w:date="2026-09-24T21:08:43Z">
              <w:r>
                <w:rPr>
                  <w:rFonts w:ascii="Times New Roman" w:hAnsi="Times New Roman" w:cs="Times New Roman"/>
                </w:rPr>
                <w:delText>United States</w:delText>
              </w:r>
            </w:del>
            <w:ins w:id="1076" w:author="蔡振辛 [2]" w:date="2026-09-24T21:08:43Z">
              <w:r>
                <w:rPr>
                  <w:rFonts w:ascii="Times New Roman" w:hAnsi="Times New Roman" w:cs="Times New Roman"/>
                </w:rPr>
                <w:t>Israel</w:t>
              </w:r>
            </w:ins>
          </w:p>
        </w:tc>
        <w:tc>
          <w:tcPr>
            <w:tcW w:w="374" w:type="pct"/>
            <w:vAlign w:val="center"/>
          </w:tcPr>
          <w:p w14:paraId="73EDFD03">
            <w:pPr>
              <w:jc w:val="center"/>
              <w:rPr>
                <w:rFonts w:ascii="Times New Roman" w:hAnsi="Times New Roman" w:cs="Times New Roman"/>
              </w:rPr>
            </w:pPr>
            <w:del w:id="1077" w:author="蔡振辛 [2]" w:date="2026-09-24T21:08:43Z">
              <w:r>
                <w:rPr>
                  <w:rFonts w:ascii="Times New Roman" w:hAnsi="Times New Roman" w:cs="Times New Roman"/>
                </w:rPr>
                <w:delText>English</w:delText>
              </w:r>
            </w:del>
            <w:ins w:id="1078" w:author="蔡振辛 [2]" w:date="2026-09-24T21:08:43Z">
              <w:r>
                <w:rPr>
                  <w:rFonts w:ascii="Times New Roman" w:hAnsi="Times New Roman" w:cs="Times New Roman"/>
                </w:rPr>
                <w:t>Hebrew</w:t>
              </w:r>
            </w:ins>
          </w:p>
        </w:tc>
        <w:tc>
          <w:tcPr>
            <w:tcW w:w="364" w:type="pct"/>
            <w:vAlign w:val="center"/>
          </w:tcPr>
          <w:p w14:paraId="78B296C6">
            <w:pPr>
              <w:jc w:val="center"/>
              <w:rPr>
                <w:rFonts w:ascii="Times New Roman" w:hAnsi="Times New Roman" w:cs="Times New Roman"/>
              </w:rPr>
            </w:pPr>
            <w:del w:id="1079" w:author="蔡振辛 [2]" w:date="2026-09-24T21:08:43Z">
              <w:r>
                <w:rPr>
                  <w:rFonts w:ascii="Times New Roman" w:hAnsi="Times New Roman" w:cs="Times New Roman"/>
                </w:rPr>
                <w:delText>334</w:delText>
              </w:r>
            </w:del>
            <w:ins w:id="1080" w:author="蔡振辛 [2]" w:date="2026-09-24T21:08:43Z">
              <w:r>
                <w:rPr>
                  <w:rFonts w:ascii="Times New Roman" w:hAnsi="Times New Roman" w:cs="Times New Roman"/>
                </w:rPr>
                <w:t>28 (12/15)</w:t>
              </w:r>
            </w:ins>
          </w:p>
        </w:tc>
        <w:tc>
          <w:tcPr>
            <w:tcW w:w="369" w:type="pct"/>
            <w:vAlign w:val="center"/>
          </w:tcPr>
          <w:p w14:paraId="31C596EE">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A708F4D">
            <w:pPr>
              <w:jc w:val="center"/>
              <w:rPr>
                <w:rFonts w:ascii="Times New Roman" w:hAnsi="Times New Roman" w:cs="Times New Roman"/>
              </w:rPr>
            </w:pPr>
            <w:r>
              <w:rPr>
                <w:rFonts w:ascii="Times New Roman" w:hAnsi="Times New Roman" w:cs="Times New Roman"/>
              </w:rPr>
              <w:t>360</w:t>
            </w:r>
          </w:p>
        </w:tc>
        <w:tc>
          <w:tcPr>
            <w:tcW w:w="337" w:type="pct"/>
            <w:vAlign w:val="center"/>
          </w:tcPr>
          <w:p w14:paraId="1BDF71ED">
            <w:pPr>
              <w:jc w:val="center"/>
              <w:rPr>
                <w:rFonts w:ascii="Times New Roman" w:hAnsi="Times New Roman" w:cs="Times New Roman"/>
              </w:rPr>
            </w:pPr>
            <w:r>
              <w:rPr>
                <w:rFonts w:ascii="Times New Roman" w:hAnsi="Times New Roman" w:cs="Times New Roman"/>
              </w:rPr>
              <w:t>CC</w:t>
            </w:r>
            <w:del w:id="1081" w:author="蔡振辛 [2]" w:date="2026-09-24T21:08:43Z">
              <w:r>
                <w:rPr>
                  <w:rFonts w:ascii="Times New Roman" w:hAnsi="Times New Roman" w:cs="Times New Roman"/>
                </w:rPr>
                <w:delText xml:space="preserve"> BY 4.0</w:delText>
              </w:r>
            </w:del>
            <w:ins w:id="1082" w:author="蔡振辛 [2]" w:date="2026-09-24T21:08:43Z">
              <w:r>
                <w:rPr>
                  <w:rFonts w:ascii="Times New Roman" w:hAnsi="Times New Roman" w:cs="Times New Roman"/>
                </w:rPr>
                <w:t>0 1.0 Universal</w:t>
              </w:r>
            </w:ins>
          </w:p>
        </w:tc>
        <w:tc>
          <w:tcPr>
            <w:tcW w:w="525" w:type="pct"/>
            <w:vAlign w:val="center"/>
          </w:tcPr>
          <w:p w14:paraId="6FA0A8CB">
            <w:pPr>
              <w:jc w:val="center"/>
              <w:rPr>
                <w:rFonts w:ascii="Times New Roman" w:hAnsi="Times New Roman" w:cs="Times New Roman"/>
              </w:rPr>
            </w:pPr>
            <w:del w:id="1083" w:author="蔡振辛 [2]" w:date="2026-09-24T21:08:43Z">
              <w:r>
                <w:rPr>
                  <w:rFonts w:ascii="Times New Roman" w:hAnsi="Times New Roman" w:cs="Times New Roman"/>
                </w:rPr>
                <w:delText>Online</w:delText>
              </w:r>
            </w:del>
            <w:ins w:id="1084" w:author="蔡振辛 [2]" w:date="2026-09-24T21:08:43Z">
              <w:r>
                <w:rPr>
                  <w:rFonts w:ascii="Times New Roman" w:hAnsi="Times New Roman" w:cs="Times New Roman"/>
                </w:rPr>
                <w:t>Lab</w:t>
              </w:r>
            </w:ins>
            <w:r>
              <w:rPr>
                <w:rFonts w:ascii="Times New Roman" w:hAnsi="Times New Roman" w:cs="Times New Roman"/>
              </w:rPr>
              <w:t xml:space="preserve"> Experiment</w:t>
            </w:r>
          </w:p>
        </w:tc>
      </w:tr>
      <w:tr w14:paraId="46494610">
        <w:tblPrEx>
          <w:tblCellMar>
            <w:top w:w="0" w:type="dxa"/>
            <w:left w:w="108" w:type="dxa"/>
            <w:bottom w:w="0" w:type="dxa"/>
            <w:right w:w="108" w:type="dxa"/>
          </w:tblCellMar>
        </w:tblPrEx>
        <w:trPr>
          <w:cantSplit/>
        </w:trPr>
        <w:tc>
          <w:tcPr>
            <w:tcW w:w="234" w:type="pct"/>
            <w:vAlign w:val="center"/>
          </w:tcPr>
          <w:p w14:paraId="6E74835D">
            <w:pPr>
              <w:jc w:val="center"/>
              <w:rPr>
                <w:rFonts w:ascii="Times New Roman" w:hAnsi="Times New Roman" w:cs="Times New Roman"/>
              </w:rPr>
            </w:pPr>
            <w:r>
              <w:rPr>
                <w:rFonts w:ascii="Times New Roman" w:hAnsi="Times New Roman" w:cs="Times New Roman"/>
              </w:rPr>
              <w:t>53</w:t>
            </w:r>
          </w:p>
        </w:tc>
        <w:tc>
          <w:tcPr>
            <w:tcW w:w="1103" w:type="pct"/>
            <w:vAlign w:val="center"/>
          </w:tcPr>
          <w:p w14:paraId="798DD2FA">
            <w:pPr>
              <w:jc w:val="center"/>
              <w:rPr>
                <w:rFonts w:ascii="Times New Roman" w:hAnsi="Times New Roman" w:cs="Times New Roman"/>
              </w:rPr>
            </w:pPr>
            <w:del w:id="1085" w:author="蔡振辛 [2]" w:date="2026-09-24T21:08:43Z">
              <w:r>
                <w:rPr>
                  <w:rFonts w:ascii="Times New Roman" w:hAnsi="Times New Roman" w:cs="Times New Roman"/>
                </w:rPr>
                <w:delText>Qi_2025_SciData</w:delText>
              </w:r>
            </w:del>
            <w:ins w:id="1086" w:author="蔡振辛 [2]" w:date="2026-09-24T21:08:43Z">
              <w:r>
                <w:rPr>
                  <w:rFonts w:ascii="Times New Roman" w:hAnsi="Times New Roman" w:cs="Times New Roman"/>
                </w:rPr>
                <w:t>Navon_2021_psyarxiv</w:t>
              </w:r>
            </w:ins>
          </w:p>
        </w:tc>
        <w:tc>
          <w:tcPr>
            <w:tcW w:w="545" w:type="pct"/>
            <w:vAlign w:val="center"/>
          </w:tcPr>
          <w:p w14:paraId="623D7DC2">
            <w:pPr>
              <w:jc w:val="center"/>
              <w:rPr>
                <w:rFonts w:ascii="Times New Roman" w:hAnsi="Times New Roman" w:cs="Times New Roman"/>
              </w:rPr>
            </w:pPr>
            <w:del w:id="1087" w:author="蔡振辛 [2]" w:date="2026-09-24T21:08:43Z">
              <w:r>
                <w:rPr>
                  <w:rFonts w:ascii="Times New Roman" w:hAnsi="Times New Roman" w:cs="Times New Roman"/>
                </w:rPr>
                <w:delText>Q</w:delText>
              </w:r>
            </w:del>
            <w:ins w:id="1088" w:author="蔡振辛 [2]" w:date="2026-09-24T21:08:43Z">
              <w:r>
                <w:rPr>
                  <w:rFonts w:ascii="Times New Roman" w:hAnsi="Times New Roman" w:cs="Times New Roman"/>
                </w:rPr>
                <w:t>Navon &amp; Makovsk</w:t>
              </w:r>
            </w:ins>
            <w:r>
              <w:rPr>
                <w:rFonts w:ascii="Times New Roman" w:hAnsi="Times New Roman" w:cs="Times New Roman"/>
              </w:rPr>
              <w:t>i (202</w:t>
            </w:r>
            <w:del w:id="1089" w:author="蔡振辛 [2]" w:date="2026-09-24T21:08:43Z">
              <w:r>
                <w:rPr>
                  <w:rFonts w:ascii="Times New Roman" w:hAnsi="Times New Roman" w:cs="Times New Roman"/>
                </w:rPr>
                <w:delText>5</w:delText>
              </w:r>
            </w:del>
            <w:ins w:id="1090" w:author="蔡振辛 [2]" w:date="2026-09-24T21:08:43Z">
              <w:r>
                <w:rPr>
                  <w:rFonts w:ascii="Times New Roman" w:hAnsi="Times New Roman" w:cs="Times New Roman"/>
                </w:rPr>
                <w:t>1</w:t>
              </w:r>
            </w:ins>
            <w:r>
              <w:rPr>
                <w:rFonts w:ascii="Times New Roman" w:hAnsi="Times New Roman" w:cs="Times New Roman"/>
              </w:rPr>
              <w:t>)</w:t>
            </w:r>
          </w:p>
        </w:tc>
        <w:tc>
          <w:tcPr>
            <w:tcW w:w="250" w:type="pct"/>
            <w:vAlign w:val="center"/>
          </w:tcPr>
          <w:p w14:paraId="005AE86D">
            <w:pPr>
              <w:jc w:val="center"/>
              <w:rPr>
                <w:rFonts w:ascii="Times New Roman" w:hAnsi="Times New Roman" w:cs="Times New Roman"/>
              </w:rPr>
            </w:pPr>
            <w:r>
              <w:rPr>
                <w:rFonts w:ascii="Times New Roman" w:hAnsi="Times New Roman" w:cs="Times New Roman"/>
              </w:rPr>
              <w:t>Exp</w:t>
            </w:r>
            <w:del w:id="1091" w:author="蔡振辛 [2]" w:date="2026-09-24T21:08:43Z">
              <w:r>
                <w:rPr>
                  <w:rFonts w:ascii="Times New Roman" w:hAnsi="Times New Roman" w:cs="Times New Roman"/>
                </w:rPr>
                <w:delText>1</w:delText>
              </w:r>
            </w:del>
            <w:ins w:id="1092" w:author="蔡振辛 [2]" w:date="2026-09-24T21:08:43Z">
              <w:r>
                <w:rPr>
                  <w:rFonts w:ascii="Times New Roman" w:hAnsi="Times New Roman" w:cs="Times New Roman"/>
                </w:rPr>
                <w:t>4</w:t>
              </w:r>
            </w:ins>
          </w:p>
        </w:tc>
        <w:tc>
          <w:tcPr>
            <w:tcW w:w="341" w:type="pct"/>
            <w:vAlign w:val="center"/>
          </w:tcPr>
          <w:p w14:paraId="093C6BBE">
            <w:pPr>
              <w:jc w:val="center"/>
              <w:rPr>
                <w:rFonts w:ascii="Times New Roman" w:hAnsi="Times New Roman" w:cs="Times New Roman"/>
              </w:rPr>
            </w:pPr>
            <w:del w:id="1093" w:author="蔡振辛 [2]" w:date="2026-09-24T21:08:43Z">
              <w:r>
                <w:rPr>
                  <w:rFonts w:ascii="Times New Roman" w:hAnsi="Times New Roman" w:cs="Times New Roman"/>
                </w:rPr>
                <w:delText>China</w:delText>
              </w:r>
            </w:del>
            <w:ins w:id="1094" w:author="蔡振辛 [2]" w:date="2026-09-24T21:08:43Z">
              <w:r>
                <w:rPr>
                  <w:rFonts w:ascii="Times New Roman" w:hAnsi="Times New Roman" w:cs="Times New Roman"/>
                </w:rPr>
                <w:t>Israel</w:t>
              </w:r>
            </w:ins>
          </w:p>
        </w:tc>
        <w:tc>
          <w:tcPr>
            <w:tcW w:w="374" w:type="pct"/>
            <w:vAlign w:val="center"/>
          </w:tcPr>
          <w:p w14:paraId="6F97654A">
            <w:pPr>
              <w:jc w:val="center"/>
              <w:rPr>
                <w:rFonts w:ascii="Times New Roman" w:hAnsi="Times New Roman" w:cs="Times New Roman"/>
              </w:rPr>
            </w:pPr>
            <w:del w:id="1095" w:author="蔡振辛 [2]" w:date="2026-09-24T21:08:43Z">
              <w:r>
                <w:rPr>
                  <w:rFonts w:ascii="Times New Roman" w:hAnsi="Times New Roman" w:cs="Times New Roman"/>
                </w:rPr>
                <w:delText>Chinese</w:delText>
              </w:r>
            </w:del>
            <w:ins w:id="1096" w:author="蔡振辛 [2]" w:date="2026-09-24T21:08:43Z">
              <w:r>
                <w:rPr>
                  <w:rFonts w:ascii="Times New Roman" w:hAnsi="Times New Roman" w:cs="Times New Roman"/>
                </w:rPr>
                <w:t>Hebrew</w:t>
              </w:r>
            </w:ins>
          </w:p>
        </w:tc>
        <w:tc>
          <w:tcPr>
            <w:tcW w:w="364" w:type="pct"/>
            <w:vAlign w:val="center"/>
          </w:tcPr>
          <w:p w14:paraId="06A4F7E5">
            <w:pPr>
              <w:jc w:val="center"/>
              <w:rPr>
                <w:rFonts w:ascii="Times New Roman" w:hAnsi="Times New Roman" w:cs="Times New Roman"/>
              </w:rPr>
            </w:pPr>
            <w:del w:id="1097" w:author="蔡振辛 [2]" w:date="2026-09-24T21:08:43Z">
              <w:r>
                <w:rPr>
                  <w:rFonts w:ascii="Times New Roman" w:hAnsi="Times New Roman" w:cs="Times New Roman"/>
                </w:rPr>
                <w:delText>134 (57/77</w:delText>
              </w:r>
            </w:del>
            <w:ins w:id="1098" w:author="蔡振辛 [2]" w:date="2026-09-24T21:08:43Z">
              <w:r>
                <w:rPr>
                  <w:rFonts w:ascii="Times New Roman" w:hAnsi="Times New Roman" w:cs="Times New Roman"/>
                </w:rPr>
                <w:t>27 (9/18</w:t>
              </w:r>
            </w:ins>
            <w:r>
              <w:rPr>
                <w:rFonts w:ascii="Times New Roman" w:hAnsi="Times New Roman" w:cs="Times New Roman"/>
              </w:rPr>
              <w:t>)</w:t>
            </w:r>
          </w:p>
        </w:tc>
        <w:tc>
          <w:tcPr>
            <w:tcW w:w="369" w:type="pct"/>
            <w:vAlign w:val="center"/>
          </w:tcPr>
          <w:p w14:paraId="01373152">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52FADE88">
            <w:pPr>
              <w:jc w:val="center"/>
              <w:rPr>
                <w:rFonts w:ascii="Times New Roman" w:hAnsi="Times New Roman" w:cs="Times New Roman"/>
              </w:rPr>
            </w:pPr>
            <w:r>
              <w:rPr>
                <w:rFonts w:ascii="Times New Roman" w:hAnsi="Times New Roman" w:cs="Times New Roman"/>
              </w:rPr>
              <w:t>360</w:t>
            </w:r>
          </w:p>
        </w:tc>
        <w:tc>
          <w:tcPr>
            <w:tcW w:w="337" w:type="pct"/>
            <w:vAlign w:val="center"/>
          </w:tcPr>
          <w:p w14:paraId="224416B2">
            <w:pPr>
              <w:jc w:val="center"/>
              <w:rPr>
                <w:rFonts w:ascii="Times New Roman" w:hAnsi="Times New Roman" w:cs="Times New Roman"/>
              </w:rPr>
            </w:pPr>
            <w:r>
              <w:rPr>
                <w:rFonts w:ascii="Times New Roman" w:hAnsi="Times New Roman" w:cs="Times New Roman"/>
              </w:rPr>
              <w:t>CC</w:t>
            </w:r>
            <w:del w:id="1099" w:author="蔡振辛 [2]" w:date="2026-09-24T21:08:43Z">
              <w:r>
                <w:rPr>
                  <w:rFonts w:ascii="Times New Roman" w:hAnsi="Times New Roman" w:cs="Times New Roman"/>
                </w:rPr>
                <w:delText xml:space="preserve"> BY 4.0</w:delText>
              </w:r>
            </w:del>
            <w:ins w:id="1100" w:author="蔡振辛 [2]" w:date="2026-09-24T21:08:43Z">
              <w:r>
                <w:rPr>
                  <w:rFonts w:ascii="Times New Roman" w:hAnsi="Times New Roman" w:cs="Times New Roman"/>
                </w:rPr>
                <w:t>0 1.0 Universal</w:t>
              </w:r>
            </w:ins>
          </w:p>
        </w:tc>
        <w:tc>
          <w:tcPr>
            <w:tcW w:w="525" w:type="pct"/>
            <w:vAlign w:val="center"/>
          </w:tcPr>
          <w:p w14:paraId="5D1AE0FA">
            <w:pPr>
              <w:jc w:val="center"/>
              <w:rPr>
                <w:rFonts w:ascii="Times New Roman" w:hAnsi="Times New Roman" w:cs="Times New Roman"/>
              </w:rPr>
            </w:pPr>
            <w:r>
              <w:rPr>
                <w:rFonts w:ascii="Times New Roman" w:hAnsi="Times New Roman" w:cs="Times New Roman"/>
              </w:rPr>
              <w:t>Lab Experiment</w:t>
            </w:r>
          </w:p>
        </w:tc>
      </w:tr>
      <w:tr w14:paraId="02D16A5F">
        <w:tblPrEx>
          <w:tblCellMar>
            <w:top w:w="0" w:type="dxa"/>
            <w:left w:w="108" w:type="dxa"/>
            <w:bottom w:w="0" w:type="dxa"/>
            <w:right w:w="108" w:type="dxa"/>
          </w:tblCellMar>
        </w:tblPrEx>
        <w:trPr>
          <w:cantSplit/>
        </w:trPr>
        <w:tc>
          <w:tcPr>
            <w:tcW w:w="234" w:type="pct"/>
            <w:vAlign w:val="center"/>
          </w:tcPr>
          <w:p w14:paraId="288D1E88">
            <w:pPr>
              <w:jc w:val="center"/>
              <w:rPr>
                <w:rFonts w:ascii="Times New Roman" w:hAnsi="Times New Roman" w:cs="Times New Roman"/>
              </w:rPr>
            </w:pPr>
            <w:r>
              <w:rPr>
                <w:rFonts w:ascii="Times New Roman" w:hAnsi="Times New Roman" w:cs="Times New Roman"/>
              </w:rPr>
              <w:t>54</w:t>
            </w:r>
          </w:p>
        </w:tc>
        <w:tc>
          <w:tcPr>
            <w:tcW w:w="1103" w:type="pct"/>
            <w:vAlign w:val="center"/>
          </w:tcPr>
          <w:p w14:paraId="7155F4B6">
            <w:pPr>
              <w:jc w:val="center"/>
              <w:rPr>
                <w:rFonts w:ascii="Times New Roman" w:hAnsi="Times New Roman" w:cs="Times New Roman"/>
              </w:rPr>
            </w:pPr>
            <w:del w:id="1101" w:author="蔡振辛 [2]" w:date="2026-09-24T21:08:43Z">
              <w:r>
                <w:rPr>
                  <w:rFonts w:ascii="Times New Roman" w:hAnsi="Times New Roman" w:cs="Times New Roman"/>
                </w:rPr>
                <w:delText>Qian</w:delText>
              </w:r>
            </w:del>
            <w:ins w:id="1102" w:author="蔡振辛 [2]" w:date="2026-09-24T21:08:43Z">
              <w:r>
                <w:rPr>
                  <w:rFonts w:ascii="Times New Roman" w:hAnsi="Times New Roman" w:cs="Times New Roman"/>
                </w:rPr>
                <w:t>Orellana-Corrales</w:t>
              </w:r>
            </w:ins>
            <w:r>
              <w:rPr>
                <w:rFonts w:ascii="Times New Roman" w:hAnsi="Times New Roman" w:cs="Times New Roman"/>
              </w:rPr>
              <w:t>_2020_</w:t>
            </w:r>
            <w:del w:id="1103" w:author="蔡振辛 [2]" w:date="2026-09-24T21:08:43Z">
              <w:r>
                <w:rPr>
                  <w:rFonts w:ascii="Times New Roman" w:hAnsi="Times New Roman" w:cs="Times New Roman"/>
                </w:rPr>
                <w:delText>QJ</w:delText>
              </w:r>
            </w:del>
            <w:r>
              <w:rPr>
                <w:rFonts w:ascii="Times New Roman" w:hAnsi="Times New Roman" w:cs="Times New Roman"/>
              </w:rPr>
              <w:t>E</w:t>
            </w:r>
            <w:ins w:id="1104" w:author="蔡振辛 [2]" w:date="2026-09-24T21:08:43Z">
              <w:r>
                <w:rPr>
                  <w:rFonts w:ascii="Times New Roman" w:hAnsi="Times New Roman" w:cs="Times New Roman"/>
                </w:rPr>
                <w:t>x</w:t>
              </w:r>
            </w:ins>
            <w:r>
              <w:rPr>
                <w:rFonts w:ascii="Times New Roman" w:hAnsi="Times New Roman" w:cs="Times New Roman"/>
              </w:rPr>
              <w:t>p</w:t>
            </w:r>
            <w:ins w:id="1105" w:author="蔡振辛 [2]" w:date="2026-09-24T21:08:43Z">
              <w:r>
                <w:rPr>
                  <w:rFonts w:ascii="Times New Roman" w:hAnsi="Times New Roman" w:cs="Times New Roman"/>
                </w:rPr>
                <w:t>Psych</w:t>
              </w:r>
            </w:ins>
          </w:p>
        </w:tc>
        <w:tc>
          <w:tcPr>
            <w:tcW w:w="545" w:type="pct"/>
            <w:vAlign w:val="center"/>
          </w:tcPr>
          <w:p w14:paraId="6602C439">
            <w:pPr>
              <w:jc w:val="center"/>
              <w:rPr>
                <w:rFonts w:ascii="Times New Roman" w:hAnsi="Times New Roman" w:cs="Times New Roman"/>
              </w:rPr>
            </w:pPr>
            <w:del w:id="1106" w:author="蔡振辛 [2]" w:date="2026-09-24T21:08:43Z">
              <w:r>
                <w:rPr>
                  <w:rFonts w:ascii="Times New Roman" w:hAnsi="Times New Roman" w:cs="Times New Roman"/>
                </w:rPr>
                <w:delText>Qian</w:delText>
              </w:r>
            </w:del>
            <w:ins w:id="1107" w:author="蔡振辛 [2]" w:date="2026-09-24T21:08:43Z">
              <w:r>
                <w:rPr>
                  <w:rFonts w:ascii="Times New Roman" w:hAnsi="Times New Roman" w:cs="Times New Roman"/>
                </w:rPr>
                <w:t>G Orellana-Corrales</w:t>
              </w:r>
            </w:ins>
            <w:r>
              <w:rPr>
                <w:rFonts w:ascii="Times New Roman" w:hAnsi="Times New Roman" w:cs="Times New Roman"/>
              </w:rPr>
              <w:t xml:space="preserve"> et al.</w:t>
            </w:r>
            <w:del w:id="1108" w:author="蔡振辛 [2]" w:date="2026-09-24T21:08:43Z">
              <w:r>
                <w:rPr>
                  <w:rFonts w:ascii="Times New Roman" w:hAnsi="Times New Roman" w:cs="Times New Roman"/>
                </w:rPr>
                <w:delText> </w:delText>
              </w:r>
            </w:del>
            <w:ins w:id="1109" w:author="蔡振辛 [2]" w:date="2026-09-24T21:08:43Z">
              <w:r>
                <w:rPr>
                  <w:rFonts w:ascii="Times New Roman" w:hAnsi="Times New Roman" w:cs="Times New Roman"/>
                </w:rPr>
                <w:t xml:space="preserve"> </w:t>
              </w:r>
            </w:ins>
            <w:r>
              <w:rPr>
                <w:rFonts w:ascii="Times New Roman" w:hAnsi="Times New Roman" w:cs="Times New Roman"/>
              </w:rPr>
              <w:t>(2020)</w:t>
            </w:r>
          </w:p>
        </w:tc>
        <w:tc>
          <w:tcPr>
            <w:tcW w:w="250" w:type="pct"/>
            <w:vAlign w:val="center"/>
          </w:tcPr>
          <w:p w14:paraId="4993EC26">
            <w:pPr>
              <w:jc w:val="center"/>
              <w:rPr>
                <w:rFonts w:ascii="Times New Roman" w:hAnsi="Times New Roman" w:cs="Times New Roman"/>
              </w:rPr>
            </w:pPr>
            <w:r>
              <w:rPr>
                <w:rFonts w:ascii="Times New Roman" w:hAnsi="Times New Roman" w:cs="Times New Roman"/>
              </w:rPr>
              <w:t>Exp1</w:t>
            </w:r>
          </w:p>
        </w:tc>
        <w:tc>
          <w:tcPr>
            <w:tcW w:w="341" w:type="pct"/>
            <w:vAlign w:val="center"/>
          </w:tcPr>
          <w:p w14:paraId="06C3A4B4">
            <w:pPr>
              <w:jc w:val="center"/>
              <w:rPr>
                <w:rFonts w:ascii="Times New Roman" w:hAnsi="Times New Roman" w:cs="Times New Roman"/>
              </w:rPr>
            </w:pPr>
            <w:del w:id="1110" w:author="蔡振辛 [2]" w:date="2026-09-24T21:08:43Z">
              <w:r>
                <w:rPr>
                  <w:rFonts w:ascii="Times New Roman" w:hAnsi="Times New Roman" w:cs="Times New Roman"/>
                </w:rPr>
                <w:delText>China</w:delText>
              </w:r>
            </w:del>
            <w:ins w:id="1111" w:author="蔡振辛 [2]" w:date="2026-09-24T21:08:43Z">
              <w:r>
                <w:rPr>
                  <w:rFonts w:ascii="Times New Roman" w:hAnsi="Times New Roman" w:cs="Times New Roman"/>
                </w:rPr>
                <w:t>Germany</w:t>
              </w:r>
            </w:ins>
          </w:p>
        </w:tc>
        <w:tc>
          <w:tcPr>
            <w:tcW w:w="374" w:type="pct"/>
            <w:vAlign w:val="center"/>
          </w:tcPr>
          <w:p w14:paraId="5F91EFDC">
            <w:pPr>
              <w:jc w:val="center"/>
              <w:rPr>
                <w:rFonts w:ascii="Times New Roman" w:hAnsi="Times New Roman" w:cs="Times New Roman"/>
              </w:rPr>
            </w:pPr>
            <w:del w:id="1112" w:author="蔡振辛 [2]" w:date="2026-09-24T21:08:43Z">
              <w:r>
                <w:rPr>
                  <w:rFonts w:ascii="Times New Roman" w:hAnsi="Times New Roman" w:cs="Times New Roman"/>
                </w:rPr>
                <w:delText>Chinese</w:delText>
              </w:r>
            </w:del>
            <w:ins w:id="1113" w:author="蔡振辛 [2]" w:date="2026-09-24T21:08:43Z">
              <w:r>
                <w:rPr>
                  <w:rFonts w:ascii="Times New Roman" w:hAnsi="Times New Roman" w:cs="Times New Roman"/>
                </w:rPr>
                <w:t>German</w:t>
              </w:r>
            </w:ins>
          </w:p>
        </w:tc>
        <w:tc>
          <w:tcPr>
            <w:tcW w:w="364" w:type="pct"/>
            <w:vAlign w:val="center"/>
          </w:tcPr>
          <w:p w14:paraId="02C9B6A3">
            <w:pPr>
              <w:jc w:val="center"/>
              <w:rPr>
                <w:rFonts w:ascii="Times New Roman" w:hAnsi="Times New Roman" w:cs="Times New Roman"/>
              </w:rPr>
            </w:pPr>
            <w:del w:id="1114" w:author="蔡振辛 [2]" w:date="2026-09-24T21:08:43Z">
              <w:r>
                <w:rPr>
                  <w:rFonts w:ascii="Times New Roman" w:hAnsi="Times New Roman" w:cs="Times New Roman"/>
                </w:rPr>
                <w:delText>26 (10/16</w:delText>
              </w:r>
            </w:del>
            <w:ins w:id="1115" w:author="蔡振辛 [2]" w:date="2026-09-24T21:08:43Z">
              <w:r>
                <w:rPr>
                  <w:rFonts w:ascii="Times New Roman" w:hAnsi="Times New Roman" w:cs="Times New Roman"/>
                </w:rPr>
                <w:t>38 (9/29</w:t>
              </w:r>
            </w:ins>
            <w:r>
              <w:rPr>
                <w:rFonts w:ascii="Times New Roman" w:hAnsi="Times New Roman" w:cs="Times New Roman"/>
              </w:rPr>
              <w:t>)</w:t>
            </w:r>
          </w:p>
        </w:tc>
        <w:tc>
          <w:tcPr>
            <w:tcW w:w="369" w:type="pct"/>
            <w:vAlign w:val="center"/>
          </w:tcPr>
          <w:p w14:paraId="5D47513C">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5C241B74">
            <w:pPr>
              <w:jc w:val="center"/>
              <w:rPr>
                <w:rFonts w:ascii="Times New Roman" w:hAnsi="Times New Roman" w:cs="Times New Roman"/>
              </w:rPr>
            </w:pPr>
            <w:del w:id="1116" w:author="蔡振辛 [2]" w:date="2026-09-24T21:08:43Z">
              <w:r>
                <w:rPr>
                  <w:rFonts w:ascii="Times New Roman" w:hAnsi="Times New Roman" w:cs="Times New Roman"/>
                </w:rPr>
                <w:delText>576</w:delText>
              </w:r>
            </w:del>
            <w:ins w:id="1117" w:author="蔡振辛 [2]" w:date="2026-09-24T21:08:43Z">
              <w:r>
                <w:rPr>
                  <w:rFonts w:ascii="Times New Roman" w:hAnsi="Times New Roman" w:cs="Times New Roman"/>
                </w:rPr>
                <w:t>128</w:t>
              </w:r>
            </w:ins>
          </w:p>
        </w:tc>
        <w:tc>
          <w:tcPr>
            <w:tcW w:w="337" w:type="pct"/>
            <w:vAlign w:val="center"/>
          </w:tcPr>
          <w:p w14:paraId="5424C080">
            <w:pPr>
              <w:jc w:val="center"/>
              <w:rPr>
                <w:rFonts w:ascii="Times New Roman" w:hAnsi="Times New Roman" w:cs="Times New Roman"/>
              </w:rPr>
            </w:pPr>
            <w:r>
              <w:rPr>
                <w:rFonts w:ascii="Times New Roman" w:hAnsi="Times New Roman" w:cs="Times New Roman"/>
              </w:rPr>
              <w:t>N</w:t>
            </w:r>
            <w:del w:id="1118" w:author="蔡振辛 [2]" w:date="2026-09-24T21:08:43Z">
              <w:r>
                <w:rPr>
                  <w:rFonts w:ascii="Times New Roman" w:hAnsi="Times New Roman" w:cs="Times New Roman"/>
                </w:rPr>
                <w:delText>o License</w:delText>
              </w:r>
            </w:del>
            <w:ins w:id="1119" w:author="蔡振辛 [2]" w:date="2026-09-24T21:08:43Z">
              <w:r>
                <w:rPr>
                  <w:rFonts w:ascii="Times New Roman" w:hAnsi="Times New Roman" w:cs="Times New Roman"/>
                </w:rPr>
                <w:t>A</w:t>
              </w:r>
            </w:ins>
          </w:p>
        </w:tc>
        <w:tc>
          <w:tcPr>
            <w:tcW w:w="525" w:type="pct"/>
            <w:vAlign w:val="center"/>
          </w:tcPr>
          <w:p w14:paraId="2DB196E0">
            <w:pPr>
              <w:jc w:val="center"/>
              <w:rPr>
                <w:rFonts w:ascii="Times New Roman" w:hAnsi="Times New Roman" w:cs="Times New Roman"/>
              </w:rPr>
            </w:pPr>
            <w:r>
              <w:rPr>
                <w:rFonts w:ascii="Times New Roman" w:hAnsi="Times New Roman" w:cs="Times New Roman"/>
              </w:rPr>
              <w:t>Lab Experiment</w:t>
            </w:r>
          </w:p>
        </w:tc>
      </w:tr>
      <w:tr w14:paraId="05F8CE1A">
        <w:tblPrEx>
          <w:tblCellMar>
            <w:top w:w="0" w:type="dxa"/>
            <w:left w:w="108" w:type="dxa"/>
            <w:bottom w:w="0" w:type="dxa"/>
            <w:right w:w="108" w:type="dxa"/>
          </w:tblCellMar>
        </w:tblPrEx>
        <w:trPr>
          <w:cantSplit/>
        </w:trPr>
        <w:tc>
          <w:tcPr>
            <w:tcW w:w="234" w:type="pct"/>
            <w:vAlign w:val="center"/>
          </w:tcPr>
          <w:p w14:paraId="40444AED">
            <w:pPr>
              <w:jc w:val="center"/>
              <w:rPr>
                <w:rFonts w:ascii="Times New Roman" w:hAnsi="Times New Roman" w:cs="Times New Roman"/>
              </w:rPr>
            </w:pPr>
            <w:r>
              <w:rPr>
                <w:rFonts w:ascii="Times New Roman" w:hAnsi="Times New Roman" w:cs="Times New Roman"/>
              </w:rPr>
              <w:t>55</w:t>
            </w:r>
          </w:p>
        </w:tc>
        <w:tc>
          <w:tcPr>
            <w:tcW w:w="1103" w:type="pct"/>
            <w:vAlign w:val="center"/>
          </w:tcPr>
          <w:p w14:paraId="24EA76B2">
            <w:pPr>
              <w:jc w:val="center"/>
              <w:rPr>
                <w:rFonts w:ascii="Times New Roman" w:hAnsi="Times New Roman" w:cs="Times New Roman"/>
              </w:rPr>
            </w:pPr>
            <w:del w:id="1120" w:author="蔡振辛 [2]" w:date="2026-09-24T21:08:43Z">
              <w:r>
                <w:rPr>
                  <w:rFonts w:ascii="Times New Roman" w:hAnsi="Times New Roman" w:cs="Times New Roman"/>
                </w:rPr>
                <w:delText>Qian</w:delText>
              </w:r>
            </w:del>
            <w:ins w:id="1121" w:author="蔡振辛 [2]" w:date="2026-09-24T21:08:43Z">
              <w:r>
                <w:rPr>
                  <w:rFonts w:ascii="Times New Roman" w:hAnsi="Times New Roman" w:cs="Times New Roman"/>
                </w:rPr>
                <w:t>Orellana-Corrales</w:t>
              </w:r>
            </w:ins>
            <w:r>
              <w:rPr>
                <w:rFonts w:ascii="Times New Roman" w:hAnsi="Times New Roman" w:cs="Times New Roman"/>
              </w:rPr>
              <w:t>_2020_</w:t>
            </w:r>
            <w:del w:id="1122" w:author="蔡振辛 [2]" w:date="2026-09-24T21:08:43Z">
              <w:r>
                <w:rPr>
                  <w:rFonts w:ascii="Times New Roman" w:hAnsi="Times New Roman" w:cs="Times New Roman"/>
                </w:rPr>
                <w:delText>QJ</w:delText>
              </w:r>
            </w:del>
            <w:r>
              <w:rPr>
                <w:rFonts w:ascii="Times New Roman" w:hAnsi="Times New Roman" w:cs="Times New Roman"/>
              </w:rPr>
              <w:t>E</w:t>
            </w:r>
            <w:ins w:id="1123" w:author="蔡振辛 [2]" w:date="2026-09-24T21:08:43Z">
              <w:r>
                <w:rPr>
                  <w:rFonts w:ascii="Times New Roman" w:hAnsi="Times New Roman" w:cs="Times New Roman"/>
                </w:rPr>
                <w:t>x</w:t>
              </w:r>
            </w:ins>
            <w:r>
              <w:rPr>
                <w:rFonts w:ascii="Times New Roman" w:hAnsi="Times New Roman" w:cs="Times New Roman"/>
              </w:rPr>
              <w:t>p</w:t>
            </w:r>
            <w:ins w:id="1124" w:author="蔡振辛 [2]" w:date="2026-09-24T21:08:43Z">
              <w:r>
                <w:rPr>
                  <w:rFonts w:ascii="Times New Roman" w:hAnsi="Times New Roman" w:cs="Times New Roman"/>
                </w:rPr>
                <w:t>Psych</w:t>
              </w:r>
            </w:ins>
          </w:p>
        </w:tc>
        <w:tc>
          <w:tcPr>
            <w:tcW w:w="545" w:type="pct"/>
            <w:vAlign w:val="center"/>
          </w:tcPr>
          <w:p w14:paraId="7AABCEE6">
            <w:pPr>
              <w:jc w:val="center"/>
              <w:rPr>
                <w:rFonts w:ascii="Times New Roman" w:hAnsi="Times New Roman" w:cs="Times New Roman"/>
              </w:rPr>
            </w:pPr>
            <w:del w:id="1125" w:author="蔡振辛 [2]" w:date="2026-09-24T21:08:43Z">
              <w:r>
                <w:rPr>
                  <w:rFonts w:ascii="Times New Roman" w:hAnsi="Times New Roman" w:cs="Times New Roman"/>
                </w:rPr>
                <w:delText>Qian</w:delText>
              </w:r>
            </w:del>
            <w:ins w:id="1126" w:author="蔡振辛 [2]" w:date="2026-09-24T21:08:43Z">
              <w:r>
                <w:rPr>
                  <w:rFonts w:ascii="Times New Roman" w:hAnsi="Times New Roman" w:cs="Times New Roman"/>
                </w:rPr>
                <w:t>G Orellana-Corrales</w:t>
              </w:r>
            </w:ins>
            <w:r>
              <w:rPr>
                <w:rFonts w:ascii="Times New Roman" w:hAnsi="Times New Roman" w:cs="Times New Roman"/>
              </w:rPr>
              <w:t xml:space="preserve"> et al.</w:t>
            </w:r>
            <w:del w:id="1127" w:author="蔡振辛 [2]" w:date="2026-09-24T21:08:43Z">
              <w:r>
                <w:rPr>
                  <w:rFonts w:ascii="Times New Roman" w:hAnsi="Times New Roman" w:cs="Times New Roman"/>
                </w:rPr>
                <w:delText> </w:delText>
              </w:r>
            </w:del>
            <w:ins w:id="1128" w:author="蔡振辛 [2]" w:date="2026-09-24T21:08:43Z">
              <w:r>
                <w:rPr>
                  <w:rFonts w:ascii="Times New Roman" w:hAnsi="Times New Roman" w:cs="Times New Roman"/>
                </w:rPr>
                <w:t xml:space="preserve"> </w:t>
              </w:r>
            </w:ins>
            <w:r>
              <w:rPr>
                <w:rFonts w:ascii="Times New Roman" w:hAnsi="Times New Roman" w:cs="Times New Roman"/>
              </w:rPr>
              <w:t>(2020)</w:t>
            </w:r>
          </w:p>
        </w:tc>
        <w:tc>
          <w:tcPr>
            <w:tcW w:w="250" w:type="pct"/>
            <w:vAlign w:val="center"/>
          </w:tcPr>
          <w:p w14:paraId="4D4A4F64">
            <w:pPr>
              <w:jc w:val="center"/>
              <w:rPr>
                <w:rFonts w:ascii="Times New Roman" w:hAnsi="Times New Roman" w:cs="Times New Roman"/>
              </w:rPr>
            </w:pPr>
            <w:r>
              <w:rPr>
                <w:rFonts w:ascii="Times New Roman" w:hAnsi="Times New Roman" w:cs="Times New Roman"/>
              </w:rPr>
              <w:t>Exp2</w:t>
            </w:r>
          </w:p>
        </w:tc>
        <w:tc>
          <w:tcPr>
            <w:tcW w:w="341" w:type="pct"/>
            <w:vAlign w:val="center"/>
          </w:tcPr>
          <w:p w14:paraId="2148ED47">
            <w:pPr>
              <w:jc w:val="center"/>
              <w:rPr>
                <w:rFonts w:ascii="Times New Roman" w:hAnsi="Times New Roman" w:cs="Times New Roman"/>
              </w:rPr>
            </w:pPr>
            <w:del w:id="1129" w:author="蔡振辛 [2]" w:date="2026-09-24T21:08:43Z">
              <w:r>
                <w:rPr>
                  <w:rFonts w:ascii="Times New Roman" w:hAnsi="Times New Roman" w:cs="Times New Roman"/>
                </w:rPr>
                <w:delText>China</w:delText>
              </w:r>
            </w:del>
            <w:ins w:id="1130" w:author="蔡振辛 [2]" w:date="2026-09-24T21:08:43Z">
              <w:r>
                <w:rPr>
                  <w:rFonts w:ascii="Times New Roman" w:hAnsi="Times New Roman" w:cs="Times New Roman"/>
                </w:rPr>
                <w:t>Germany</w:t>
              </w:r>
            </w:ins>
          </w:p>
        </w:tc>
        <w:tc>
          <w:tcPr>
            <w:tcW w:w="374" w:type="pct"/>
            <w:vAlign w:val="center"/>
          </w:tcPr>
          <w:p w14:paraId="383CAD6A">
            <w:pPr>
              <w:jc w:val="center"/>
              <w:rPr>
                <w:rFonts w:ascii="Times New Roman" w:hAnsi="Times New Roman" w:cs="Times New Roman"/>
              </w:rPr>
            </w:pPr>
            <w:del w:id="1131" w:author="蔡振辛 [2]" w:date="2026-09-24T21:08:43Z">
              <w:r>
                <w:rPr>
                  <w:rFonts w:ascii="Times New Roman" w:hAnsi="Times New Roman" w:cs="Times New Roman"/>
                </w:rPr>
                <w:delText>Chinese</w:delText>
              </w:r>
            </w:del>
            <w:ins w:id="1132" w:author="蔡振辛 [2]" w:date="2026-09-24T21:08:43Z">
              <w:r>
                <w:rPr>
                  <w:rFonts w:ascii="Times New Roman" w:hAnsi="Times New Roman" w:cs="Times New Roman"/>
                </w:rPr>
                <w:t>German</w:t>
              </w:r>
            </w:ins>
          </w:p>
        </w:tc>
        <w:tc>
          <w:tcPr>
            <w:tcW w:w="364" w:type="pct"/>
            <w:vAlign w:val="center"/>
          </w:tcPr>
          <w:p w14:paraId="3BE3742E">
            <w:pPr>
              <w:jc w:val="center"/>
              <w:rPr>
                <w:rFonts w:ascii="Times New Roman" w:hAnsi="Times New Roman" w:cs="Times New Roman"/>
              </w:rPr>
            </w:pPr>
            <w:ins w:id="1133" w:author="蔡振辛 [2]" w:date="2026-09-24T21:08:43Z">
              <w:r>
                <w:rPr>
                  <w:rFonts w:ascii="Times New Roman" w:hAnsi="Times New Roman" w:cs="Times New Roman"/>
                </w:rPr>
                <w:t>3</w:t>
              </w:r>
            </w:ins>
            <w:r>
              <w:rPr>
                <w:rFonts w:ascii="Times New Roman" w:hAnsi="Times New Roman" w:cs="Times New Roman"/>
              </w:rPr>
              <w:t>2</w:t>
            </w:r>
            <w:del w:id="1134" w:author="蔡振辛 [2]" w:date="2026-09-24T21:08:43Z">
              <w:r>
                <w:rPr>
                  <w:rFonts w:ascii="Times New Roman" w:hAnsi="Times New Roman" w:cs="Times New Roman"/>
                </w:rPr>
                <w:delText>6</w:delText>
              </w:r>
            </w:del>
            <w:r>
              <w:rPr>
                <w:rFonts w:ascii="Times New Roman" w:hAnsi="Times New Roman" w:cs="Times New Roman"/>
              </w:rPr>
              <w:t xml:space="preserve"> (</w:t>
            </w:r>
            <w:del w:id="1135" w:author="蔡振辛 [2]" w:date="2026-09-24T21:08:43Z">
              <w:r>
                <w:rPr>
                  <w:rFonts w:ascii="Times New Roman" w:hAnsi="Times New Roman" w:cs="Times New Roman"/>
                </w:rPr>
                <w:delText>7/19</w:delText>
              </w:r>
            </w:del>
            <w:ins w:id="1136" w:author="蔡振辛 [2]" w:date="2026-09-24T21:08:43Z">
              <w:r>
                <w:rPr>
                  <w:rFonts w:ascii="Times New Roman" w:hAnsi="Times New Roman" w:cs="Times New Roman"/>
                </w:rPr>
                <w:t>2/3</w:t>
              </w:r>
            </w:ins>
            <w:r>
              <w:rPr>
                <w:rFonts w:ascii="Times New Roman" w:hAnsi="Times New Roman" w:cs="Times New Roman"/>
              </w:rPr>
              <w:t>)</w:t>
            </w:r>
          </w:p>
        </w:tc>
        <w:tc>
          <w:tcPr>
            <w:tcW w:w="369" w:type="pct"/>
            <w:vAlign w:val="center"/>
          </w:tcPr>
          <w:p w14:paraId="26860777">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1437624">
            <w:pPr>
              <w:jc w:val="center"/>
              <w:rPr>
                <w:rFonts w:ascii="Times New Roman" w:hAnsi="Times New Roman" w:cs="Times New Roman"/>
              </w:rPr>
            </w:pPr>
            <w:del w:id="1137" w:author="蔡振辛 [2]" w:date="2026-09-24T21:08:43Z">
              <w:r>
                <w:rPr>
                  <w:rFonts w:ascii="Times New Roman" w:hAnsi="Times New Roman" w:cs="Times New Roman"/>
                </w:rPr>
                <w:delText>200</w:delText>
              </w:r>
            </w:del>
            <w:ins w:id="1138" w:author="蔡振辛 [2]" w:date="2026-09-24T21:08:43Z">
              <w:r>
                <w:rPr>
                  <w:rFonts w:ascii="Times New Roman" w:hAnsi="Times New Roman" w:cs="Times New Roman"/>
                </w:rPr>
                <w:t>128</w:t>
              </w:r>
            </w:ins>
          </w:p>
        </w:tc>
        <w:tc>
          <w:tcPr>
            <w:tcW w:w="337" w:type="pct"/>
            <w:vAlign w:val="center"/>
          </w:tcPr>
          <w:p w14:paraId="47265171">
            <w:pPr>
              <w:jc w:val="center"/>
              <w:rPr>
                <w:rFonts w:ascii="Times New Roman" w:hAnsi="Times New Roman" w:cs="Times New Roman"/>
              </w:rPr>
            </w:pPr>
            <w:r>
              <w:rPr>
                <w:rFonts w:ascii="Times New Roman" w:hAnsi="Times New Roman" w:cs="Times New Roman"/>
              </w:rPr>
              <w:t>N</w:t>
            </w:r>
            <w:del w:id="1139" w:author="蔡振辛 [2]" w:date="2026-09-24T21:08:43Z">
              <w:r>
                <w:rPr>
                  <w:rFonts w:ascii="Times New Roman" w:hAnsi="Times New Roman" w:cs="Times New Roman"/>
                </w:rPr>
                <w:delText>o License</w:delText>
              </w:r>
            </w:del>
            <w:ins w:id="1140" w:author="蔡振辛 [2]" w:date="2026-09-24T21:08:43Z">
              <w:r>
                <w:rPr>
                  <w:rFonts w:ascii="Times New Roman" w:hAnsi="Times New Roman" w:cs="Times New Roman"/>
                </w:rPr>
                <w:t>A</w:t>
              </w:r>
            </w:ins>
          </w:p>
        </w:tc>
        <w:tc>
          <w:tcPr>
            <w:tcW w:w="525" w:type="pct"/>
            <w:vAlign w:val="center"/>
          </w:tcPr>
          <w:p w14:paraId="25DEEFB0">
            <w:pPr>
              <w:jc w:val="center"/>
              <w:rPr>
                <w:rFonts w:ascii="Times New Roman" w:hAnsi="Times New Roman" w:cs="Times New Roman"/>
              </w:rPr>
            </w:pPr>
            <w:r>
              <w:rPr>
                <w:rFonts w:ascii="Times New Roman" w:hAnsi="Times New Roman" w:cs="Times New Roman"/>
              </w:rPr>
              <w:t>Lab Experiment</w:t>
            </w:r>
          </w:p>
        </w:tc>
      </w:tr>
      <w:tr w14:paraId="78FF697C">
        <w:tblPrEx>
          <w:tblCellMar>
            <w:top w:w="0" w:type="dxa"/>
            <w:left w:w="108" w:type="dxa"/>
            <w:bottom w:w="0" w:type="dxa"/>
            <w:right w:w="108" w:type="dxa"/>
          </w:tblCellMar>
        </w:tblPrEx>
        <w:trPr>
          <w:cantSplit/>
        </w:trPr>
        <w:tc>
          <w:tcPr>
            <w:tcW w:w="234" w:type="pct"/>
            <w:vAlign w:val="center"/>
          </w:tcPr>
          <w:p w14:paraId="28E5BBAC">
            <w:pPr>
              <w:jc w:val="center"/>
              <w:rPr>
                <w:rFonts w:ascii="Times New Roman" w:hAnsi="Times New Roman" w:cs="Times New Roman"/>
              </w:rPr>
            </w:pPr>
            <w:r>
              <w:rPr>
                <w:rFonts w:ascii="Times New Roman" w:hAnsi="Times New Roman" w:cs="Times New Roman"/>
              </w:rPr>
              <w:t>56</w:t>
            </w:r>
          </w:p>
        </w:tc>
        <w:tc>
          <w:tcPr>
            <w:tcW w:w="1103" w:type="pct"/>
            <w:vAlign w:val="center"/>
          </w:tcPr>
          <w:p w14:paraId="4C070E54">
            <w:pPr>
              <w:jc w:val="center"/>
              <w:rPr>
                <w:rFonts w:ascii="Times New Roman" w:hAnsi="Times New Roman" w:cs="Times New Roman"/>
              </w:rPr>
            </w:pPr>
            <w:del w:id="1141" w:author="蔡振辛 [2]" w:date="2026-09-24T21:08:43Z">
              <w:r>
                <w:rPr>
                  <w:rFonts w:ascii="Times New Roman" w:hAnsi="Times New Roman" w:cs="Times New Roman"/>
                </w:rPr>
                <w:delText>Schaefer_2019_JCog</w:delText>
              </w:r>
            </w:del>
            <w:ins w:id="1142" w:author="蔡振辛 [2]" w:date="2026-09-24T21:08:43Z">
              <w:r>
                <w:rPr>
                  <w:rFonts w:ascii="Times New Roman" w:hAnsi="Times New Roman" w:cs="Times New Roman"/>
                </w:rPr>
                <w:t>Orellana-Corrales_2020_Exp</w:t>
              </w:r>
            </w:ins>
            <w:r>
              <w:rPr>
                <w:rFonts w:ascii="Times New Roman" w:hAnsi="Times New Roman" w:cs="Times New Roman"/>
              </w:rPr>
              <w:t>Psych</w:t>
            </w:r>
          </w:p>
        </w:tc>
        <w:tc>
          <w:tcPr>
            <w:tcW w:w="545" w:type="pct"/>
            <w:vAlign w:val="center"/>
          </w:tcPr>
          <w:p w14:paraId="3A109918">
            <w:pPr>
              <w:jc w:val="center"/>
              <w:rPr>
                <w:rFonts w:ascii="Times New Roman" w:hAnsi="Times New Roman" w:cs="Times New Roman"/>
              </w:rPr>
            </w:pPr>
            <w:del w:id="1143" w:author="蔡振辛 [2]" w:date="2026-09-24T21:08:43Z">
              <w:r>
                <w:rPr>
                  <w:rFonts w:ascii="Times New Roman" w:hAnsi="Times New Roman" w:cs="Times New Roman"/>
                </w:rPr>
                <w:delText>Schaefer &amp; Frings</w:delText>
              </w:r>
            </w:del>
            <w:ins w:id="1144" w:author="蔡振辛 [2]" w:date="2026-09-24T21:08:43Z">
              <w:r>
                <w:rPr>
                  <w:rFonts w:ascii="Times New Roman" w:hAnsi="Times New Roman" w:cs="Times New Roman"/>
                </w:rPr>
                <w:t>G Orellana-Corrales et al.</w:t>
              </w:r>
            </w:ins>
            <w:r>
              <w:rPr>
                <w:rFonts w:ascii="Times New Roman" w:hAnsi="Times New Roman" w:cs="Times New Roman"/>
              </w:rPr>
              <w:t xml:space="preserve"> (20</w:t>
            </w:r>
            <w:del w:id="1145" w:author="蔡振辛 [2]" w:date="2026-09-24T21:08:43Z">
              <w:r>
                <w:rPr>
                  <w:rFonts w:ascii="Times New Roman" w:hAnsi="Times New Roman" w:cs="Times New Roman"/>
                </w:rPr>
                <w:delText>19</w:delText>
              </w:r>
            </w:del>
            <w:ins w:id="1146" w:author="蔡振辛 [2]" w:date="2026-09-24T21:08:43Z">
              <w:r>
                <w:rPr>
                  <w:rFonts w:ascii="Times New Roman" w:hAnsi="Times New Roman" w:cs="Times New Roman"/>
                </w:rPr>
                <w:t>20</w:t>
              </w:r>
            </w:ins>
            <w:r>
              <w:rPr>
                <w:rFonts w:ascii="Times New Roman" w:hAnsi="Times New Roman" w:cs="Times New Roman"/>
              </w:rPr>
              <w:t>)</w:t>
            </w:r>
          </w:p>
        </w:tc>
        <w:tc>
          <w:tcPr>
            <w:tcW w:w="250" w:type="pct"/>
            <w:vAlign w:val="center"/>
          </w:tcPr>
          <w:p w14:paraId="02CE4852">
            <w:pPr>
              <w:jc w:val="center"/>
              <w:rPr>
                <w:rFonts w:ascii="Times New Roman" w:hAnsi="Times New Roman" w:cs="Times New Roman"/>
              </w:rPr>
            </w:pPr>
            <w:r>
              <w:rPr>
                <w:rFonts w:ascii="Times New Roman" w:hAnsi="Times New Roman" w:cs="Times New Roman"/>
              </w:rPr>
              <w:t>Exp</w:t>
            </w:r>
            <w:del w:id="1147" w:author="蔡振辛 [2]" w:date="2026-09-24T21:08:43Z">
              <w:r>
                <w:rPr>
                  <w:rFonts w:ascii="Times New Roman" w:hAnsi="Times New Roman" w:cs="Times New Roman"/>
                </w:rPr>
                <w:delText>1</w:delText>
              </w:r>
            </w:del>
            <w:ins w:id="1148" w:author="蔡振辛 [2]" w:date="2026-09-24T21:08:43Z">
              <w:r>
                <w:rPr>
                  <w:rFonts w:ascii="Times New Roman" w:hAnsi="Times New Roman" w:cs="Times New Roman"/>
                </w:rPr>
                <w:t>3</w:t>
              </w:r>
            </w:ins>
          </w:p>
        </w:tc>
        <w:tc>
          <w:tcPr>
            <w:tcW w:w="341" w:type="pct"/>
            <w:vAlign w:val="center"/>
          </w:tcPr>
          <w:p w14:paraId="6150CA30">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5452C933">
            <w:pPr>
              <w:jc w:val="center"/>
              <w:rPr>
                <w:rFonts w:ascii="Times New Roman" w:hAnsi="Times New Roman" w:cs="Times New Roman"/>
              </w:rPr>
            </w:pPr>
            <w:r>
              <w:rPr>
                <w:rFonts w:ascii="Times New Roman" w:hAnsi="Times New Roman" w:cs="Times New Roman"/>
              </w:rPr>
              <w:t>German</w:t>
            </w:r>
          </w:p>
        </w:tc>
        <w:tc>
          <w:tcPr>
            <w:tcW w:w="364" w:type="pct"/>
            <w:vAlign w:val="center"/>
          </w:tcPr>
          <w:p w14:paraId="32365BDD">
            <w:pPr>
              <w:jc w:val="center"/>
              <w:rPr>
                <w:rFonts w:ascii="Times New Roman" w:hAnsi="Times New Roman" w:cs="Times New Roman"/>
              </w:rPr>
            </w:pPr>
            <w:r>
              <w:rPr>
                <w:rFonts w:ascii="Times New Roman" w:hAnsi="Times New Roman" w:cs="Times New Roman"/>
              </w:rPr>
              <w:t>3</w:t>
            </w:r>
            <w:del w:id="1149" w:author="蔡振辛 [2]" w:date="2026-09-24T21:08:43Z">
              <w:r>
                <w:rPr>
                  <w:rFonts w:ascii="Times New Roman" w:hAnsi="Times New Roman" w:cs="Times New Roman"/>
                </w:rPr>
                <w:delText>2</w:delText>
              </w:r>
            </w:del>
            <w:ins w:id="1150" w:author="蔡振辛 [2]" w:date="2026-09-24T21:08:43Z">
              <w:r>
                <w:rPr>
                  <w:rFonts w:ascii="Times New Roman" w:hAnsi="Times New Roman" w:cs="Times New Roman"/>
                </w:rPr>
                <w:t>6 (7/29)</w:t>
              </w:r>
            </w:ins>
          </w:p>
        </w:tc>
        <w:tc>
          <w:tcPr>
            <w:tcW w:w="369" w:type="pct"/>
            <w:vAlign w:val="center"/>
          </w:tcPr>
          <w:p w14:paraId="1481835C">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640E4459">
            <w:pPr>
              <w:jc w:val="center"/>
              <w:rPr>
                <w:rFonts w:ascii="Times New Roman" w:hAnsi="Times New Roman" w:cs="Times New Roman"/>
              </w:rPr>
            </w:pPr>
            <w:r>
              <w:rPr>
                <w:rFonts w:ascii="Times New Roman" w:hAnsi="Times New Roman" w:cs="Times New Roman"/>
              </w:rPr>
              <w:t>1</w:t>
            </w:r>
            <w:del w:id="1151" w:author="蔡振辛 [2]" w:date="2026-09-24T21:08:43Z">
              <w:r>
                <w:rPr>
                  <w:rFonts w:ascii="Times New Roman" w:hAnsi="Times New Roman" w:cs="Times New Roman"/>
                </w:rPr>
                <w:delText>44</w:delText>
              </w:r>
            </w:del>
            <w:ins w:id="1152" w:author="蔡振辛 [2]" w:date="2026-09-24T21:08:43Z">
              <w:r>
                <w:rPr>
                  <w:rFonts w:ascii="Times New Roman" w:hAnsi="Times New Roman" w:cs="Times New Roman"/>
                </w:rPr>
                <w:t>28</w:t>
              </w:r>
            </w:ins>
          </w:p>
        </w:tc>
        <w:tc>
          <w:tcPr>
            <w:tcW w:w="337" w:type="pct"/>
            <w:vAlign w:val="center"/>
          </w:tcPr>
          <w:p w14:paraId="417574DC">
            <w:pPr>
              <w:jc w:val="center"/>
              <w:rPr>
                <w:rFonts w:ascii="Times New Roman" w:hAnsi="Times New Roman" w:cs="Times New Roman"/>
              </w:rPr>
            </w:pPr>
            <w:del w:id="1153" w:author="蔡振辛 [2]" w:date="2026-09-24T21:08:43Z">
              <w:r>
                <w:rPr>
                  <w:rFonts w:ascii="Times New Roman" w:hAnsi="Times New Roman" w:cs="Times New Roman"/>
                </w:rPr>
                <w:delText>CC-BY-SA 4.0</w:delText>
              </w:r>
            </w:del>
            <w:ins w:id="1154" w:author="蔡振辛 [2]" w:date="2026-09-24T21:08:43Z">
              <w:r>
                <w:rPr>
                  <w:rFonts w:ascii="Times New Roman" w:hAnsi="Times New Roman" w:cs="Times New Roman"/>
                </w:rPr>
                <w:t>NA</w:t>
              </w:r>
            </w:ins>
          </w:p>
        </w:tc>
        <w:tc>
          <w:tcPr>
            <w:tcW w:w="525" w:type="pct"/>
            <w:vAlign w:val="center"/>
          </w:tcPr>
          <w:p w14:paraId="0300544E">
            <w:pPr>
              <w:jc w:val="center"/>
              <w:rPr>
                <w:rFonts w:ascii="Times New Roman" w:hAnsi="Times New Roman" w:cs="Times New Roman"/>
              </w:rPr>
            </w:pPr>
            <w:r>
              <w:rPr>
                <w:rFonts w:ascii="Times New Roman" w:hAnsi="Times New Roman" w:cs="Times New Roman"/>
              </w:rPr>
              <w:t>Lab Experiment</w:t>
            </w:r>
          </w:p>
        </w:tc>
      </w:tr>
      <w:tr w14:paraId="7C344303">
        <w:tblPrEx>
          <w:tblCellMar>
            <w:top w:w="0" w:type="dxa"/>
            <w:left w:w="108" w:type="dxa"/>
            <w:bottom w:w="0" w:type="dxa"/>
            <w:right w:w="108" w:type="dxa"/>
          </w:tblCellMar>
        </w:tblPrEx>
        <w:trPr>
          <w:cantSplit/>
        </w:trPr>
        <w:tc>
          <w:tcPr>
            <w:tcW w:w="234" w:type="pct"/>
            <w:vAlign w:val="center"/>
          </w:tcPr>
          <w:p w14:paraId="6D5DFE46">
            <w:pPr>
              <w:jc w:val="center"/>
              <w:rPr>
                <w:rFonts w:ascii="Times New Roman" w:hAnsi="Times New Roman" w:cs="Times New Roman"/>
              </w:rPr>
            </w:pPr>
            <w:r>
              <w:rPr>
                <w:rFonts w:ascii="Times New Roman" w:hAnsi="Times New Roman" w:cs="Times New Roman"/>
              </w:rPr>
              <w:t>57</w:t>
            </w:r>
          </w:p>
        </w:tc>
        <w:tc>
          <w:tcPr>
            <w:tcW w:w="1103" w:type="pct"/>
            <w:vAlign w:val="center"/>
          </w:tcPr>
          <w:p w14:paraId="71E2FCC5">
            <w:pPr>
              <w:jc w:val="center"/>
              <w:rPr>
                <w:rFonts w:ascii="Times New Roman" w:hAnsi="Times New Roman" w:cs="Times New Roman"/>
              </w:rPr>
            </w:pPr>
            <w:del w:id="1155" w:author="蔡振辛 [2]" w:date="2026-09-24T21:08:43Z">
              <w:r>
                <w:rPr>
                  <w:rFonts w:ascii="Times New Roman" w:hAnsi="Times New Roman" w:cs="Times New Roman"/>
                </w:rPr>
                <w:delText>Schaefer_2019_JCogPsych</w:delText>
              </w:r>
            </w:del>
            <w:ins w:id="1156" w:author="蔡振辛 [2]" w:date="2026-09-24T21:08:43Z">
              <w:r>
                <w:rPr>
                  <w:rFonts w:ascii="Times New Roman" w:hAnsi="Times New Roman" w:cs="Times New Roman"/>
                </w:rPr>
                <w:t>Orellana-Corrales_2021_APP</w:t>
              </w:r>
            </w:ins>
          </w:p>
        </w:tc>
        <w:tc>
          <w:tcPr>
            <w:tcW w:w="545" w:type="pct"/>
            <w:vAlign w:val="center"/>
          </w:tcPr>
          <w:p w14:paraId="4A720BB1">
            <w:pPr>
              <w:jc w:val="center"/>
              <w:rPr>
                <w:rFonts w:ascii="Times New Roman" w:hAnsi="Times New Roman" w:cs="Times New Roman"/>
              </w:rPr>
            </w:pPr>
            <w:del w:id="1157" w:author="蔡振辛 [2]" w:date="2026-09-24T21:08:43Z">
              <w:r>
                <w:rPr>
                  <w:rFonts w:ascii="Times New Roman" w:hAnsi="Times New Roman" w:cs="Times New Roman"/>
                </w:rPr>
                <w:delText xml:space="preserve">Schaefer &amp; Frings </w:delText>
              </w:r>
            </w:del>
            <w:ins w:id="1158" w:author="蔡振辛 [2]" w:date="2026-09-24T21:08:43Z">
              <w:r>
                <w:rPr>
                  <w:rFonts w:ascii="Times New Roman" w:hAnsi="Times New Roman" w:cs="Times New Roman"/>
                </w:rPr>
                <w:t xml:space="preserve">G Orellana-Corrales et al. </w:t>
              </w:r>
            </w:ins>
            <w:r>
              <w:rPr>
                <w:rFonts w:ascii="Times New Roman" w:hAnsi="Times New Roman" w:cs="Times New Roman"/>
              </w:rPr>
              <w:t>(20</w:t>
            </w:r>
            <w:ins w:id="1159" w:author="蔡振辛 [2]" w:date="2026-09-24T21:08:43Z">
              <w:r>
                <w:rPr>
                  <w:rFonts w:ascii="Times New Roman" w:hAnsi="Times New Roman" w:cs="Times New Roman"/>
                </w:rPr>
                <w:t>2</w:t>
              </w:r>
            </w:ins>
            <w:r>
              <w:rPr>
                <w:rFonts w:ascii="Times New Roman" w:hAnsi="Times New Roman" w:cs="Times New Roman"/>
              </w:rPr>
              <w:t>1</w:t>
            </w:r>
            <w:del w:id="1160" w:author="蔡振辛 [2]" w:date="2026-09-24T21:08:43Z">
              <w:r>
                <w:rPr>
                  <w:rFonts w:ascii="Times New Roman" w:hAnsi="Times New Roman" w:cs="Times New Roman"/>
                </w:rPr>
                <w:delText>9</w:delText>
              </w:r>
            </w:del>
            <w:r>
              <w:rPr>
                <w:rFonts w:ascii="Times New Roman" w:hAnsi="Times New Roman" w:cs="Times New Roman"/>
              </w:rPr>
              <w:t>)</w:t>
            </w:r>
          </w:p>
        </w:tc>
        <w:tc>
          <w:tcPr>
            <w:tcW w:w="250" w:type="pct"/>
            <w:vAlign w:val="center"/>
          </w:tcPr>
          <w:p w14:paraId="2CEA82D3">
            <w:pPr>
              <w:jc w:val="center"/>
              <w:rPr>
                <w:rFonts w:ascii="Times New Roman" w:hAnsi="Times New Roman" w:cs="Times New Roman"/>
              </w:rPr>
            </w:pPr>
            <w:r>
              <w:rPr>
                <w:rFonts w:ascii="Times New Roman" w:hAnsi="Times New Roman" w:cs="Times New Roman"/>
              </w:rPr>
              <w:t>Exp</w:t>
            </w:r>
            <w:del w:id="1161" w:author="蔡振辛 [2]" w:date="2026-09-24T21:08:43Z">
              <w:r>
                <w:rPr>
                  <w:rFonts w:ascii="Times New Roman" w:hAnsi="Times New Roman" w:cs="Times New Roman"/>
                </w:rPr>
                <w:delText>2</w:delText>
              </w:r>
            </w:del>
            <w:ins w:id="1162" w:author="蔡振辛 [2]" w:date="2026-09-24T21:08:43Z">
              <w:r>
                <w:rPr>
                  <w:rFonts w:ascii="Times New Roman" w:hAnsi="Times New Roman" w:cs="Times New Roman"/>
                </w:rPr>
                <w:t>1</w:t>
              </w:r>
            </w:ins>
          </w:p>
        </w:tc>
        <w:tc>
          <w:tcPr>
            <w:tcW w:w="341" w:type="pct"/>
            <w:vAlign w:val="center"/>
          </w:tcPr>
          <w:p w14:paraId="68328646">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16556CF9">
            <w:pPr>
              <w:jc w:val="center"/>
              <w:rPr>
                <w:rFonts w:ascii="Times New Roman" w:hAnsi="Times New Roman" w:cs="Times New Roman"/>
              </w:rPr>
            </w:pPr>
            <w:r>
              <w:rPr>
                <w:rFonts w:ascii="Times New Roman" w:hAnsi="Times New Roman" w:cs="Times New Roman"/>
              </w:rPr>
              <w:t>German</w:t>
            </w:r>
          </w:p>
        </w:tc>
        <w:tc>
          <w:tcPr>
            <w:tcW w:w="364" w:type="pct"/>
            <w:vAlign w:val="center"/>
          </w:tcPr>
          <w:p w14:paraId="2F2AFD7F">
            <w:pPr>
              <w:jc w:val="center"/>
              <w:rPr>
                <w:rFonts w:ascii="Times New Roman" w:hAnsi="Times New Roman" w:cs="Times New Roman"/>
              </w:rPr>
            </w:pPr>
            <w:r>
              <w:rPr>
                <w:rFonts w:ascii="Times New Roman" w:hAnsi="Times New Roman" w:cs="Times New Roman"/>
              </w:rPr>
              <w:t>3</w:t>
            </w:r>
            <w:del w:id="1163" w:author="蔡振辛 [2]" w:date="2026-09-24T21:08:43Z">
              <w:r>
                <w:rPr>
                  <w:rFonts w:ascii="Times New Roman" w:hAnsi="Times New Roman" w:cs="Times New Roman"/>
                </w:rPr>
                <w:delText>6</w:delText>
              </w:r>
            </w:del>
            <w:ins w:id="1164" w:author="蔡振辛 [2]" w:date="2026-09-24T21:08:43Z">
              <w:r>
                <w:rPr>
                  <w:rFonts w:ascii="Times New Roman" w:hAnsi="Times New Roman" w:cs="Times New Roman"/>
                </w:rPr>
                <w:t>4 (9/25)</w:t>
              </w:r>
            </w:ins>
          </w:p>
        </w:tc>
        <w:tc>
          <w:tcPr>
            <w:tcW w:w="369" w:type="pct"/>
            <w:vAlign w:val="center"/>
          </w:tcPr>
          <w:p w14:paraId="4A21288F">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B28E7E9">
            <w:pPr>
              <w:jc w:val="center"/>
              <w:rPr>
                <w:rFonts w:ascii="Times New Roman" w:hAnsi="Times New Roman" w:cs="Times New Roman"/>
              </w:rPr>
            </w:pPr>
            <w:r>
              <w:rPr>
                <w:rFonts w:ascii="Times New Roman" w:hAnsi="Times New Roman" w:cs="Times New Roman"/>
              </w:rPr>
              <w:t>1</w:t>
            </w:r>
            <w:del w:id="1165" w:author="蔡振辛 [2]" w:date="2026-09-24T21:08:43Z">
              <w:r>
                <w:rPr>
                  <w:rFonts w:ascii="Times New Roman" w:hAnsi="Times New Roman" w:cs="Times New Roman"/>
                </w:rPr>
                <w:delText>44</w:delText>
              </w:r>
            </w:del>
            <w:ins w:id="1166" w:author="蔡振辛 [2]" w:date="2026-09-24T21:08:43Z">
              <w:r>
                <w:rPr>
                  <w:rFonts w:ascii="Times New Roman" w:hAnsi="Times New Roman" w:cs="Times New Roman"/>
                </w:rPr>
                <w:t>28</w:t>
              </w:r>
            </w:ins>
          </w:p>
        </w:tc>
        <w:tc>
          <w:tcPr>
            <w:tcW w:w="337" w:type="pct"/>
            <w:vAlign w:val="center"/>
          </w:tcPr>
          <w:p w14:paraId="38EE23AF">
            <w:pPr>
              <w:jc w:val="center"/>
              <w:rPr>
                <w:rFonts w:ascii="Times New Roman" w:hAnsi="Times New Roman" w:cs="Times New Roman"/>
              </w:rPr>
            </w:pPr>
            <w:del w:id="1167" w:author="蔡振辛 [2]" w:date="2026-09-24T21:08:43Z">
              <w:r>
                <w:rPr>
                  <w:rFonts w:ascii="Times New Roman" w:hAnsi="Times New Roman" w:cs="Times New Roman"/>
                </w:rPr>
                <w:delText>CC-BY-SA 4.0</w:delText>
              </w:r>
            </w:del>
            <w:ins w:id="1168" w:author="蔡振辛 [2]" w:date="2026-09-24T21:08:43Z">
              <w:r>
                <w:rPr>
                  <w:rFonts w:ascii="Times New Roman" w:hAnsi="Times New Roman" w:cs="Times New Roman"/>
                </w:rPr>
                <w:t>No License</w:t>
              </w:r>
            </w:ins>
          </w:p>
        </w:tc>
        <w:tc>
          <w:tcPr>
            <w:tcW w:w="525" w:type="pct"/>
            <w:vAlign w:val="center"/>
          </w:tcPr>
          <w:p w14:paraId="4BB13FD5">
            <w:pPr>
              <w:jc w:val="center"/>
              <w:rPr>
                <w:rFonts w:ascii="Times New Roman" w:hAnsi="Times New Roman" w:cs="Times New Roman"/>
              </w:rPr>
            </w:pPr>
            <w:r>
              <w:rPr>
                <w:rFonts w:ascii="Times New Roman" w:hAnsi="Times New Roman" w:cs="Times New Roman"/>
              </w:rPr>
              <w:t>Lab Experiment</w:t>
            </w:r>
          </w:p>
        </w:tc>
      </w:tr>
      <w:tr w14:paraId="12B35AFC">
        <w:tblPrEx>
          <w:tblCellMar>
            <w:top w:w="0" w:type="dxa"/>
            <w:left w:w="108" w:type="dxa"/>
            <w:bottom w:w="0" w:type="dxa"/>
            <w:right w:w="108" w:type="dxa"/>
          </w:tblCellMar>
        </w:tblPrEx>
        <w:trPr>
          <w:cantSplit/>
        </w:trPr>
        <w:tc>
          <w:tcPr>
            <w:tcW w:w="234" w:type="pct"/>
            <w:vAlign w:val="center"/>
          </w:tcPr>
          <w:p w14:paraId="69CB609C">
            <w:pPr>
              <w:jc w:val="center"/>
              <w:rPr>
                <w:rFonts w:ascii="Times New Roman" w:hAnsi="Times New Roman" w:cs="Times New Roman"/>
              </w:rPr>
            </w:pPr>
            <w:r>
              <w:rPr>
                <w:rFonts w:ascii="Times New Roman" w:hAnsi="Times New Roman" w:cs="Times New Roman"/>
              </w:rPr>
              <w:t>58</w:t>
            </w:r>
          </w:p>
        </w:tc>
        <w:tc>
          <w:tcPr>
            <w:tcW w:w="1103" w:type="pct"/>
            <w:vAlign w:val="center"/>
          </w:tcPr>
          <w:p w14:paraId="2DC5475F">
            <w:pPr>
              <w:jc w:val="center"/>
              <w:rPr>
                <w:rFonts w:ascii="Times New Roman" w:hAnsi="Times New Roman" w:cs="Times New Roman"/>
              </w:rPr>
            </w:pPr>
            <w:del w:id="1169" w:author="蔡振辛 [2]" w:date="2026-09-24T21:08:43Z">
              <w:r>
                <w:rPr>
                  <w:rFonts w:ascii="Times New Roman" w:hAnsi="Times New Roman" w:cs="Times New Roman"/>
                </w:rPr>
                <w:delText>Schaefer_2019_JCogPsych</w:delText>
              </w:r>
            </w:del>
            <w:ins w:id="1170" w:author="蔡振辛 [2]" w:date="2026-09-24T21:08:43Z">
              <w:r>
                <w:rPr>
                  <w:rFonts w:ascii="Times New Roman" w:hAnsi="Times New Roman" w:cs="Times New Roman"/>
                </w:rPr>
                <w:t>Orellana-Corrales_2021_APP</w:t>
              </w:r>
            </w:ins>
          </w:p>
        </w:tc>
        <w:tc>
          <w:tcPr>
            <w:tcW w:w="545" w:type="pct"/>
            <w:vAlign w:val="center"/>
          </w:tcPr>
          <w:p w14:paraId="62833C4F">
            <w:pPr>
              <w:jc w:val="center"/>
              <w:rPr>
                <w:rFonts w:ascii="Times New Roman" w:hAnsi="Times New Roman" w:cs="Times New Roman"/>
              </w:rPr>
            </w:pPr>
            <w:del w:id="1171" w:author="蔡振辛 [2]" w:date="2026-09-24T21:08:43Z">
              <w:r>
                <w:rPr>
                  <w:rFonts w:ascii="Times New Roman" w:hAnsi="Times New Roman" w:cs="Times New Roman"/>
                </w:rPr>
                <w:delText xml:space="preserve">Schaefer &amp; Frings </w:delText>
              </w:r>
            </w:del>
            <w:ins w:id="1172" w:author="蔡振辛 [2]" w:date="2026-09-24T21:08:43Z">
              <w:r>
                <w:rPr>
                  <w:rFonts w:ascii="Times New Roman" w:hAnsi="Times New Roman" w:cs="Times New Roman"/>
                </w:rPr>
                <w:t xml:space="preserve">G Orellana-Corrales et al. </w:t>
              </w:r>
            </w:ins>
            <w:r>
              <w:rPr>
                <w:rFonts w:ascii="Times New Roman" w:hAnsi="Times New Roman" w:cs="Times New Roman"/>
              </w:rPr>
              <w:t>(20</w:t>
            </w:r>
            <w:ins w:id="1173" w:author="蔡振辛 [2]" w:date="2026-09-24T21:08:43Z">
              <w:r>
                <w:rPr>
                  <w:rFonts w:ascii="Times New Roman" w:hAnsi="Times New Roman" w:cs="Times New Roman"/>
                </w:rPr>
                <w:t>2</w:t>
              </w:r>
            </w:ins>
            <w:r>
              <w:rPr>
                <w:rFonts w:ascii="Times New Roman" w:hAnsi="Times New Roman" w:cs="Times New Roman"/>
              </w:rPr>
              <w:t>1</w:t>
            </w:r>
            <w:del w:id="1174" w:author="蔡振辛 [2]" w:date="2026-09-24T21:08:43Z">
              <w:r>
                <w:rPr>
                  <w:rFonts w:ascii="Times New Roman" w:hAnsi="Times New Roman" w:cs="Times New Roman"/>
                </w:rPr>
                <w:delText>9</w:delText>
              </w:r>
            </w:del>
            <w:r>
              <w:rPr>
                <w:rFonts w:ascii="Times New Roman" w:hAnsi="Times New Roman" w:cs="Times New Roman"/>
              </w:rPr>
              <w:t>)</w:t>
            </w:r>
          </w:p>
        </w:tc>
        <w:tc>
          <w:tcPr>
            <w:tcW w:w="250" w:type="pct"/>
            <w:vAlign w:val="center"/>
          </w:tcPr>
          <w:p w14:paraId="38CF06DC">
            <w:pPr>
              <w:jc w:val="center"/>
              <w:rPr>
                <w:rFonts w:ascii="Times New Roman" w:hAnsi="Times New Roman" w:cs="Times New Roman"/>
              </w:rPr>
            </w:pPr>
            <w:r>
              <w:rPr>
                <w:rFonts w:ascii="Times New Roman" w:hAnsi="Times New Roman" w:cs="Times New Roman"/>
              </w:rPr>
              <w:t>Exp</w:t>
            </w:r>
            <w:del w:id="1175" w:author="蔡振辛 [2]" w:date="2026-09-24T21:08:43Z">
              <w:r>
                <w:rPr>
                  <w:rFonts w:ascii="Times New Roman" w:hAnsi="Times New Roman" w:cs="Times New Roman"/>
                </w:rPr>
                <w:delText>3</w:delText>
              </w:r>
            </w:del>
            <w:ins w:id="1176" w:author="蔡振辛 [2]" w:date="2026-09-24T21:08:43Z">
              <w:r>
                <w:rPr>
                  <w:rFonts w:ascii="Times New Roman" w:hAnsi="Times New Roman" w:cs="Times New Roman"/>
                </w:rPr>
                <w:t>2</w:t>
              </w:r>
            </w:ins>
          </w:p>
        </w:tc>
        <w:tc>
          <w:tcPr>
            <w:tcW w:w="341" w:type="pct"/>
            <w:vAlign w:val="center"/>
          </w:tcPr>
          <w:p w14:paraId="789600D7">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62D65241">
            <w:pPr>
              <w:jc w:val="center"/>
              <w:rPr>
                <w:rFonts w:ascii="Times New Roman" w:hAnsi="Times New Roman" w:cs="Times New Roman"/>
              </w:rPr>
            </w:pPr>
            <w:r>
              <w:rPr>
                <w:rFonts w:ascii="Times New Roman" w:hAnsi="Times New Roman" w:cs="Times New Roman"/>
              </w:rPr>
              <w:t>German</w:t>
            </w:r>
          </w:p>
        </w:tc>
        <w:tc>
          <w:tcPr>
            <w:tcW w:w="364" w:type="pct"/>
            <w:vAlign w:val="center"/>
          </w:tcPr>
          <w:p w14:paraId="38AE19AB">
            <w:pPr>
              <w:jc w:val="center"/>
              <w:rPr>
                <w:rFonts w:ascii="Times New Roman" w:hAnsi="Times New Roman" w:cs="Times New Roman"/>
              </w:rPr>
            </w:pPr>
            <w:r>
              <w:rPr>
                <w:rFonts w:ascii="Times New Roman" w:hAnsi="Times New Roman" w:cs="Times New Roman"/>
              </w:rPr>
              <w:t>3</w:t>
            </w:r>
            <w:del w:id="1177" w:author="蔡振辛 [2]" w:date="2026-09-24T21:08:43Z">
              <w:r>
                <w:rPr>
                  <w:rFonts w:ascii="Times New Roman" w:hAnsi="Times New Roman" w:cs="Times New Roman"/>
                </w:rPr>
                <w:delText>5</w:delText>
              </w:r>
            </w:del>
            <w:ins w:id="1178" w:author="蔡振辛 [2]" w:date="2026-09-24T21:08:43Z">
              <w:r>
                <w:rPr>
                  <w:rFonts w:ascii="Times New Roman" w:hAnsi="Times New Roman" w:cs="Times New Roman"/>
                </w:rPr>
                <w:t>3 (11/23)</w:t>
              </w:r>
            </w:ins>
          </w:p>
        </w:tc>
        <w:tc>
          <w:tcPr>
            <w:tcW w:w="369" w:type="pct"/>
            <w:vAlign w:val="center"/>
          </w:tcPr>
          <w:p w14:paraId="50339A48">
            <w:pPr>
              <w:jc w:val="center"/>
              <w:rPr>
                <w:rFonts w:ascii="Times New Roman" w:hAnsi="Times New Roman" w:cs="Times New Roman"/>
              </w:rPr>
            </w:pPr>
            <w:del w:id="1179" w:author="蔡振辛 [2]" w:date="2026-09-24T21:08:43Z">
              <w:r>
                <w:rPr>
                  <w:rFonts w:ascii="Times New Roman" w:hAnsi="Times New Roman" w:cs="Times New Roman"/>
                </w:rPr>
                <w:delText>geometric shape</w:delText>
              </w:r>
            </w:del>
            <w:ins w:id="1180" w:author="蔡振辛 [2]" w:date="2026-09-24T21:08:43Z">
              <w:r>
                <w:rPr>
                  <w:rFonts w:ascii="Times New Roman" w:hAnsi="Times New Roman" w:cs="Times New Roman"/>
                </w:rPr>
                <w:t>letter string</w:t>
              </w:r>
            </w:ins>
          </w:p>
        </w:tc>
        <w:tc>
          <w:tcPr>
            <w:tcW w:w="553" w:type="pct"/>
            <w:vAlign w:val="center"/>
          </w:tcPr>
          <w:p w14:paraId="132160B4">
            <w:pPr>
              <w:jc w:val="center"/>
              <w:rPr>
                <w:rFonts w:ascii="Times New Roman" w:hAnsi="Times New Roman" w:cs="Times New Roman"/>
              </w:rPr>
            </w:pPr>
            <w:r>
              <w:rPr>
                <w:rFonts w:ascii="Times New Roman" w:hAnsi="Times New Roman" w:cs="Times New Roman"/>
              </w:rPr>
              <w:t>1</w:t>
            </w:r>
            <w:del w:id="1181" w:author="蔡振辛 [2]" w:date="2026-09-24T21:08:43Z">
              <w:r>
                <w:rPr>
                  <w:rFonts w:ascii="Times New Roman" w:hAnsi="Times New Roman" w:cs="Times New Roman"/>
                </w:rPr>
                <w:delText>44</w:delText>
              </w:r>
            </w:del>
            <w:ins w:id="1182" w:author="蔡振辛 [2]" w:date="2026-09-24T21:08:43Z">
              <w:r>
                <w:rPr>
                  <w:rFonts w:ascii="Times New Roman" w:hAnsi="Times New Roman" w:cs="Times New Roman"/>
                </w:rPr>
                <w:t>28</w:t>
              </w:r>
            </w:ins>
          </w:p>
        </w:tc>
        <w:tc>
          <w:tcPr>
            <w:tcW w:w="337" w:type="pct"/>
            <w:vAlign w:val="center"/>
          </w:tcPr>
          <w:p w14:paraId="63DCFA87">
            <w:pPr>
              <w:jc w:val="center"/>
              <w:rPr>
                <w:rFonts w:ascii="Times New Roman" w:hAnsi="Times New Roman" w:cs="Times New Roman"/>
              </w:rPr>
            </w:pPr>
            <w:del w:id="1183" w:author="蔡振辛 [2]" w:date="2026-09-24T21:08:43Z">
              <w:r>
                <w:rPr>
                  <w:rFonts w:ascii="Times New Roman" w:hAnsi="Times New Roman" w:cs="Times New Roman"/>
                </w:rPr>
                <w:delText>CC-BY-SA 4.0</w:delText>
              </w:r>
            </w:del>
            <w:ins w:id="1184" w:author="蔡振辛 [2]" w:date="2026-09-24T21:08:43Z">
              <w:r>
                <w:rPr>
                  <w:rFonts w:ascii="Times New Roman" w:hAnsi="Times New Roman" w:cs="Times New Roman"/>
                </w:rPr>
                <w:t>No Licen</w:t>
              </w:r>
            </w:ins>
            <w:ins w:id="1185" w:author="蔡振辛 [2]" w:date="2026-09-24T21:08:44Z">
              <w:r>
                <w:rPr>
                  <w:rFonts w:ascii="Times New Roman" w:hAnsi="Times New Roman" w:cs="Times New Roman"/>
                </w:rPr>
                <w:t>se</w:t>
              </w:r>
            </w:ins>
          </w:p>
        </w:tc>
        <w:tc>
          <w:tcPr>
            <w:tcW w:w="525" w:type="pct"/>
            <w:vAlign w:val="center"/>
          </w:tcPr>
          <w:p w14:paraId="6A54911E">
            <w:pPr>
              <w:jc w:val="center"/>
              <w:rPr>
                <w:rFonts w:ascii="Times New Roman" w:hAnsi="Times New Roman" w:cs="Times New Roman"/>
              </w:rPr>
            </w:pPr>
            <w:r>
              <w:rPr>
                <w:rFonts w:ascii="Times New Roman" w:hAnsi="Times New Roman" w:cs="Times New Roman"/>
              </w:rPr>
              <w:t>Lab Experiment</w:t>
            </w:r>
          </w:p>
        </w:tc>
      </w:tr>
      <w:tr w14:paraId="4312AE87">
        <w:tblPrEx>
          <w:tblCellMar>
            <w:top w:w="0" w:type="dxa"/>
            <w:left w:w="108" w:type="dxa"/>
            <w:bottom w:w="0" w:type="dxa"/>
            <w:right w:w="108" w:type="dxa"/>
          </w:tblCellMar>
        </w:tblPrEx>
        <w:trPr>
          <w:cantSplit/>
        </w:trPr>
        <w:tc>
          <w:tcPr>
            <w:tcW w:w="234" w:type="pct"/>
            <w:vAlign w:val="center"/>
          </w:tcPr>
          <w:p w14:paraId="62510B18">
            <w:pPr>
              <w:jc w:val="center"/>
              <w:rPr>
                <w:rFonts w:ascii="Times New Roman" w:hAnsi="Times New Roman" w:cs="Times New Roman"/>
              </w:rPr>
            </w:pPr>
            <w:r>
              <w:rPr>
                <w:rFonts w:ascii="Times New Roman" w:hAnsi="Times New Roman" w:cs="Times New Roman"/>
              </w:rPr>
              <w:t>59</w:t>
            </w:r>
          </w:p>
        </w:tc>
        <w:tc>
          <w:tcPr>
            <w:tcW w:w="1103" w:type="pct"/>
            <w:vAlign w:val="center"/>
          </w:tcPr>
          <w:p w14:paraId="49899ED3">
            <w:pPr>
              <w:jc w:val="center"/>
              <w:rPr>
                <w:rFonts w:ascii="Times New Roman" w:hAnsi="Times New Roman" w:cs="Times New Roman"/>
              </w:rPr>
            </w:pPr>
            <w:del w:id="1186" w:author="蔡振辛 [2]" w:date="2026-09-24T21:08:44Z">
              <w:r>
                <w:rPr>
                  <w:rFonts w:ascii="Times New Roman" w:hAnsi="Times New Roman" w:cs="Times New Roman"/>
                </w:rPr>
                <w:delText>Smith_2024_Cortex</w:delText>
              </w:r>
            </w:del>
            <w:ins w:id="1187" w:author="蔡振辛 [2]" w:date="2026-09-24T21:08:44Z">
              <w:r>
                <w:rPr>
                  <w:rFonts w:ascii="Times New Roman" w:hAnsi="Times New Roman" w:cs="Times New Roman"/>
                </w:rPr>
                <w:t>Orellana-Corrales_2023_QJEP</w:t>
              </w:r>
            </w:ins>
          </w:p>
        </w:tc>
        <w:tc>
          <w:tcPr>
            <w:tcW w:w="545" w:type="pct"/>
            <w:vAlign w:val="center"/>
          </w:tcPr>
          <w:p w14:paraId="0C5449F6">
            <w:pPr>
              <w:jc w:val="center"/>
              <w:rPr>
                <w:rFonts w:ascii="Times New Roman" w:hAnsi="Times New Roman" w:cs="Times New Roman"/>
              </w:rPr>
            </w:pPr>
            <w:del w:id="1188" w:author="蔡振辛 [2]" w:date="2026-09-24T21:08:44Z">
              <w:r>
                <w:rPr>
                  <w:rFonts w:ascii="Times New Roman" w:hAnsi="Times New Roman" w:cs="Times New Roman"/>
                </w:rPr>
                <w:delText xml:space="preserve">Smith &amp; Ferguson </w:delText>
              </w:r>
            </w:del>
            <w:ins w:id="1189" w:author="蔡振辛 [2]" w:date="2026-09-24T21:08:44Z">
              <w:r>
                <w:rPr>
                  <w:rFonts w:ascii="Times New Roman" w:hAnsi="Times New Roman" w:cs="Times New Roman"/>
                </w:rPr>
                <w:t xml:space="preserve">G Orellana-Corrales et al. </w:t>
              </w:r>
            </w:ins>
            <w:r>
              <w:rPr>
                <w:rFonts w:ascii="Times New Roman" w:hAnsi="Times New Roman" w:cs="Times New Roman"/>
              </w:rPr>
              <w:t>(202</w:t>
            </w:r>
            <w:del w:id="1190" w:author="蔡振辛 [2]" w:date="2026-09-24T21:08:44Z">
              <w:r>
                <w:rPr>
                  <w:rFonts w:ascii="Times New Roman" w:hAnsi="Times New Roman" w:cs="Times New Roman"/>
                </w:rPr>
                <w:delText>4</w:delText>
              </w:r>
            </w:del>
            <w:ins w:id="1191" w:author="蔡振辛 [2]" w:date="2026-09-24T21:08:44Z">
              <w:r>
                <w:rPr>
                  <w:rFonts w:ascii="Times New Roman" w:hAnsi="Times New Roman" w:cs="Times New Roman"/>
                </w:rPr>
                <w:t>3</w:t>
              </w:r>
            </w:ins>
            <w:r>
              <w:rPr>
                <w:rFonts w:ascii="Times New Roman" w:hAnsi="Times New Roman" w:cs="Times New Roman"/>
              </w:rPr>
              <w:t>)</w:t>
            </w:r>
          </w:p>
        </w:tc>
        <w:tc>
          <w:tcPr>
            <w:tcW w:w="250" w:type="pct"/>
            <w:vAlign w:val="center"/>
          </w:tcPr>
          <w:p w14:paraId="2E171D7E">
            <w:pPr>
              <w:jc w:val="center"/>
              <w:rPr>
                <w:rFonts w:ascii="Times New Roman" w:hAnsi="Times New Roman" w:cs="Times New Roman"/>
              </w:rPr>
            </w:pPr>
            <w:r>
              <w:rPr>
                <w:rFonts w:ascii="Times New Roman" w:hAnsi="Times New Roman" w:cs="Times New Roman"/>
              </w:rPr>
              <w:t>Exp1</w:t>
            </w:r>
          </w:p>
        </w:tc>
        <w:tc>
          <w:tcPr>
            <w:tcW w:w="341" w:type="pct"/>
            <w:vAlign w:val="center"/>
          </w:tcPr>
          <w:p w14:paraId="68CD70FD">
            <w:pPr>
              <w:jc w:val="center"/>
              <w:rPr>
                <w:rFonts w:ascii="Times New Roman" w:hAnsi="Times New Roman" w:cs="Times New Roman"/>
              </w:rPr>
            </w:pPr>
            <w:del w:id="1192" w:author="蔡振辛 [2]" w:date="2026-09-24T21:08:44Z">
              <w:r>
                <w:rPr>
                  <w:rFonts w:ascii="Times New Roman" w:hAnsi="Times New Roman" w:cs="Times New Roman"/>
                </w:rPr>
                <w:delText>UK</w:delText>
              </w:r>
            </w:del>
            <w:ins w:id="1193" w:author="蔡振辛 [2]" w:date="2026-09-24T21:08:44Z">
              <w:r>
                <w:rPr>
                  <w:rFonts w:ascii="Times New Roman" w:hAnsi="Times New Roman" w:cs="Times New Roman"/>
                </w:rPr>
                <w:t>Germany</w:t>
              </w:r>
            </w:ins>
          </w:p>
        </w:tc>
        <w:tc>
          <w:tcPr>
            <w:tcW w:w="374" w:type="pct"/>
            <w:vAlign w:val="center"/>
          </w:tcPr>
          <w:p w14:paraId="3BC636B6">
            <w:pPr>
              <w:jc w:val="center"/>
              <w:rPr>
                <w:rFonts w:ascii="Times New Roman" w:hAnsi="Times New Roman" w:cs="Times New Roman"/>
              </w:rPr>
            </w:pPr>
            <w:ins w:id="1194" w:author="蔡振辛 [2]" w:date="2026-09-24T21:08:44Z">
              <w:r>
                <w:rPr>
                  <w:rFonts w:ascii="Times New Roman" w:hAnsi="Times New Roman" w:cs="Times New Roman"/>
                </w:rPr>
                <w:t>G</w:t>
              </w:r>
            </w:ins>
            <w:r>
              <w:rPr>
                <w:rFonts w:ascii="Times New Roman" w:hAnsi="Times New Roman" w:cs="Times New Roman"/>
              </w:rPr>
              <w:t>e</w:t>
            </w:r>
            <w:del w:id="1195" w:author="蔡振辛 [2]" w:date="2026-09-24T21:08:44Z">
              <w:r>
                <w:rPr>
                  <w:rFonts w:ascii="Times New Roman" w:hAnsi="Times New Roman" w:cs="Times New Roman"/>
                </w:rPr>
                <w:delText>nglish</w:delText>
              </w:r>
            </w:del>
            <w:ins w:id="1196" w:author="蔡振辛 [2]" w:date="2026-09-24T21:08:44Z">
              <w:r>
                <w:rPr>
                  <w:rFonts w:ascii="Times New Roman" w:hAnsi="Times New Roman" w:cs="Times New Roman"/>
                </w:rPr>
                <w:t>rman</w:t>
              </w:r>
            </w:ins>
          </w:p>
        </w:tc>
        <w:tc>
          <w:tcPr>
            <w:tcW w:w="364" w:type="pct"/>
            <w:vAlign w:val="center"/>
          </w:tcPr>
          <w:p w14:paraId="0D039BB7">
            <w:pPr>
              <w:jc w:val="center"/>
              <w:rPr>
                <w:rFonts w:ascii="Times New Roman" w:hAnsi="Times New Roman" w:cs="Times New Roman"/>
              </w:rPr>
            </w:pPr>
            <w:del w:id="1197" w:author="蔡振辛 [2]" w:date="2026-09-24T21:08:44Z">
              <w:r>
                <w:rPr>
                  <w:rFonts w:ascii="Times New Roman" w:hAnsi="Times New Roman" w:cs="Times New Roman"/>
                </w:rPr>
                <w:delText>48 (11/</w:delText>
              </w:r>
            </w:del>
            <w:ins w:id="1198" w:author="蔡振辛 [2]" w:date="2026-09-24T21:08:44Z">
              <w:r>
                <w:rPr>
                  <w:rFonts w:ascii="Times New Roman" w:hAnsi="Times New Roman" w:cs="Times New Roman"/>
                </w:rPr>
                <w:t>71 (46/2</w:t>
              </w:r>
            </w:ins>
            <w:r>
              <w:rPr>
                <w:rFonts w:ascii="Times New Roman" w:hAnsi="Times New Roman" w:cs="Times New Roman"/>
              </w:rPr>
              <w:t>5)</w:t>
            </w:r>
          </w:p>
        </w:tc>
        <w:tc>
          <w:tcPr>
            <w:tcW w:w="369" w:type="pct"/>
            <w:vAlign w:val="center"/>
          </w:tcPr>
          <w:p w14:paraId="0D621DBD">
            <w:pPr>
              <w:jc w:val="center"/>
              <w:rPr>
                <w:rFonts w:ascii="Times New Roman" w:hAnsi="Times New Roman" w:cs="Times New Roman"/>
              </w:rPr>
            </w:pPr>
            <w:del w:id="1199" w:author="蔡振辛 [2]" w:date="2026-09-24T21:08:44Z">
              <w:r>
                <w:rPr>
                  <w:rFonts w:ascii="Times New Roman" w:hAnsi="Times New Roman" w:cs="Times New Roman"/>
                </w:rPr>
                <w:delText>fac</w:delText>
              </w:r>
            </w:del>
            <w:ins w:id="1200" w:author="蔡振辛 [2]" w:date="2026-09-24T21:08:44Z">
              <w:r>
                <w:rPr>
                  <w:rFonts w:ascii="Times New Roman" w:hAnsi="Times New Roman" w:cs="Times New Roman"/>
                </w:rPr>
                <w:t>geometric shap</w:t>
              </w:r>
            </w:ins>
            <w:r>
              <w:rPr>
                <w:rFonts w:ascii="Times New Roman" w:hAnsi="Times New Roman" w:cs="Times New Roman"/>
              </w:rPr>
              <w:t>e</w:t>
            </w:r>
          </w:p>
        </w:tc>
        <w:tc>
          <w:tcPr>
            <w:tcW w:w="553" w:type="pct"/>
            <w:vAlign w:val="center"/>
          </w:tcPr>
          <w:p w14:paraId="0FBFC455">
            <w:pPr>
              <w:jc w:val="center"/>
              <w:rPr>
                <w:rFonts w:ascii="Times New Roman" w:hAnsi="Times New Roman" w:cs="Times New Roman"/>
              </w:rPr>
            </w:pPr>
            <w:del w:id="1201" w:author="蔡振辛 [2]" w:date="2026-09-24T21:08:44Z">
              <w:r>
                <w:rPr>
                  <w:rFonts w:ascii="Times New Roman" w:hAnsi="Times New Roman" w:cs="Times New Roman"/>
                </w:rPr>
                <w:delText>NA</w:delText>
              </w:r>
            </w:del>
            <w:ins w:id="1202" w:author="蔡振辛 [2]" w:date="2026-09-24T21:08:44Z">
              <w:r>
                <w:rPr>
                  <w:rFonts w:ascii="Times New Roman" w:hAnsi="Times New Roman" w:cs="Times New Roman"/>
                </w:rPr>
                <w:t>140</w:t>
              </w:r>
            </w:ins>
          </w:p>
        </w:tc>
        <w:tc>
          <w:tcPr>
            <w:tcW w:w="337" w:type="pct"/>
            <w:vAlign w:val="center"/>
          </w:tcPr>
          <w:p w14:paraId="2E82B2E6">
            <w:pPr>
              <w:jc w:val="center"/>
              <w:rPr>
                <w:rFonts w:ascii="Times New Roman" w:hAnsi="Times New Roman" w:cs="Times New Roman"/>
              </w:rPr>
            </w:pPr>
            <w:del w:id="1203" w:author="蔡振辛 [2]" w:date="2026-09-24T21:08:44Z">
              <w:r>
                <w:rPr>
                  <w:rFonts w:ascii="Times New Roman" w:hAnsi="Times New Roman" w:cs="Times New Roman"/>
                </w:rPr>
                <w:delText>CC BY-NC-ND</w:delText>
              </w:r>
            </w:del>
            <w:ins w:id="1204" w:author="蔡振辛 [2]" w:date="2026-09-24T21:08:44Z">
              <w:r>
                <w:rPr>
                  <w:rFonts w:ascii="Times New Roman" w:hAnsi="Times New Roman" w:cs="Times New Roman"/>
                </w:rPr>
                <w:t>NA</w:t>
              </w:r>
            </w:ins>
          </w:p>
        </w:tc>
        <w:tc>
          <w:tcPr>
            <w:tcW w:w="525" w:type="pct"/>
            <w:vAlign w:val="center"/>
          </w:tcPr>
          <w:p w14:paraId="1083F46F">
            <w:pPr>
              <w:jc w:val="center"/>
              <w:rPr>
                <w:rFonts w:ascii="Times New Roman" w:hAnsi="Times New Roman" w:cs="Times New Roman"/>
              </w:rPr>
            </w:pPr>
            <w:del w:id="1205" w:author="蔡振辛 [2]" w:date="2026-09-24T21:08:44Z">
              <w:r>
                <w:rPr>
                  <w:rFonts w:ascii="Times New Roman" w:hAnsi="Times New Roman" w:cs="Times New Roman"/>
                </w:rPr>
                <w:delText>Lab</w:delText>
              </w:r>
            </w:del>
            <w:ins w:id="1206" w:author="蔡振辛 [2]" w:date="2026-09-24T21:08:44Z">
              <w:r>
                <w:rPr>
                  <w:rFonts w:ascii="Times New Roman" w:hAnsi="Times New Roman" w:cs="Times New Roman"/>
                </w:rPr>
                <w:t>Online</w:t>
              </w:r>
            </w:ins>
            <w:r>
              <w:rPr>
                <w:rFonts w:ascii="Times New Roman" w:hAnsi="Times New Roman" w:cs="Times New Roman"/>
              </w:rPr>
              <w:t xml:space="preserve"> Experiment</w:t>
            </w:r>
          </w:p>
        </w:tc>
      </w:tr>
      <w:tr w14:paraId="78179A0C">
        <w:tblPrEx>
          <w:tblCellMar>
            <w:top w:w="0" w:type="dxa"/>
            <w:left w:w="108" w:type="dxa"/>
            <w:bottom w:w="0" w:type="dxa"/>
            <w:right w:w="108" w:type="dxa"/>
          </w:tblCellMar>
        </w:tblPrEx>
        <w:trPr>
          <w:cantSplit/>
        </w:trPr>
        <w:tc>
          <w:tcPr>
            <w:tcW w:w="234" w:type="pct"/>
            <w:vAlign w:val="center"/>
          </w:tcPr>
          <w:p w14:paraId="6E7E6356">
            <w:pPr>
              <w:jc w:val="center"/>
              <w:rPr>
                <w:rFonts w:ascii="Times New Roman" w:hAnsi="Times New Roman" w:cs="Times New Roman"/>
              </w:rPr>
            </w:pPr>
            <w:r>
              <w:rPr>
                <w:rFonts w:ascii="Times New Roman" w:hAnsi="Times New Roman" w:cs="Times New Roman"/>
              </w:rPr>
              <w:t>60</w:t>
            </w:r>
          </w:p>
        </w:tc>
        <w:tc>
          <w:tcPr>
            <w:tcW w:w="1103" w:type="pct"/>
            <w:vAlign w:val="center"/>
          </w:tcPr>
          <w:p w14:paraId="515904A9">
            <w:pPr>
              <w:jc w:val="center"/>
              <w:rPr>
                <w:rFonts w:ascii="Times New Roman" w:hAnsi="Times New Roman" w:cs="Times New Roman"/>
              </w:rPr>
            </w:pPr>
            <w:del w:id="1207" w:author="蔡振辛 [2]" w:date="2026-09-24T21:08:44Z">
              <w:r>
                <w:rPr>
                  <w:rFonts w:ascii="Times New Roman" w:hAnsi="Times New Roman" w:cs="Times New Roman"/>
                </w:rPr>
                <w:delText>Sui_2014_AP</w:delText>
              </w:r>
            </w:del>
            <w:ins w:id="1208" w:author="蔡振辛 [2]" w:date="2026-09-24T21:08:44Z">
              <w:r>
                <w:rPr>
                  <w:rFonts w:ascii="Times New Roman" w:hAnsi="Times New Roman" w:cs="Times New Roman"/>
                </w:rPr>
                <w:t>Orellana-Corrales_2023_QJE</w:t>
              </w:r>
            </w:ins>
            <w:r>
              <w:rPr>
                <w:rFonts w:ascii="Times New Roman" w:hAnsi="Times New Roman" w:cs="Times New Roman"/>
              </w:rPr>
              <w:t>P</w:t>
            </w:r>
          </w:p>
        </w:tc>
        <w:tc>
          <w:tcPr>
            <w:tcW w:w="545" w:type="pct"/>
            <w:vAlign w:val="center"/>
          </w:tcPr>
          <w:p w14:paraId="098868F8">
            <w:pPr>
              <w:jc w:val="center"/>
              <w:rPr>
                <w:rFonts w:ascii="Times New Roman" w:hAnsi="Times New Roman" w:cs="Times New Roman"/>
              </w:rPr>
            </w:pPr>
            <w:del w:id="1209" w:author="蔡振辛 [2]" w:date="2026-09-24T21:08:44Z">
              <w:r>
                <w:rPr>
                  <w:rFonts w:ascii="Times New Roman" w:hAnsi="Times New Roman" w:cs="Times New Roman"/>
                </w:rPr>
                <w:delText>Sui et al. (2014</w:delText>
              </w:r>
            </w:del>
            <w:ins w:id="1210" w:author="蔡振辛 [2]" w:date="2026-09-24T21:08:44Z">
              <w:r>
                <w:rPr>
                  <w:rFonts w:ascii="Times New Roman" w:hAnsi="Times New Roman" w:cs="Times New Roman"/>
                </w:rPr>
                <w:t>G Orellana-Corrales et al. (2023</w:t>
              </w:r>
            </w:ins>
            <w:r>
              <w:rPr>
                <w:rFonts w:ascii="Times New Roman" w:hAnsi="Times New Roman" w:cs="Times New Roman"/>
              </w:rPr>
              <w:t>)</w:t>
            </w:r>
          </w:p>
        </w:tc>
        <w:tc>
          <w:tcPr>
            <w:tcW w:w="250" w:type="pct"/>
            <w:vAlign w:val="center"/>
          </w:tcPr>
          <w:p w14:paraId="21D87689">
            <w:pPr>
              <w:jc w:val="center"/>
              <w:rPr>
                <w:rFonts w:ascii="Times New Roman" w:hAnsi="Times New Roman" w:cs="Times New Roman"/>
              </w:rPr>
            </w:pPr>
            <w:r>
              <w:rPr>
                <w:rFonts w:ascii="Times New Roman" w:hAnsi="Times New Roman" w:cs="Times New Roman"/>
              </w:rPr>
              <w:t>Exp1</w:t>
            </w:r>
          </w:p>
        </w:tc>
        <w:tc>
          <w:tcPr>
            <w:tcW w:w="341" w:type="pct"/>
            <w:vAlign w:val="center"/>
          </w:tcPr>
          <w:p w14:paraId="43603DA4">
            <w:pPr>
              <w:jc w:val="center"/>
              <w:rPr>
                <w:rFonts w:ascii="Times New Roman" w:hAnsi="Times New Roman" w:cs="Times New Roman"/>
              </w:rPr>
            </w:pPr>
            <w:del w:id="1211" w:author="蔡振辛 [2]" w:date="2026-09-24T21:08:44Z">
              <w:r>
                <w:rPr>
                  <w:rFonts w:ascii="Times New Roman" w:hAnsi="Times New Roman" w:cs="Times New Roman"/>
                </w:rPr>
                <w:delText>China</w:delText>
              </w:r>
            </w:del>
            <w:ins w:id="1212" w:author="蔡振辛 [2]" w:date="2026-09-24T21:08:44Z">
              <w:r>
                <w:rPr>
                  <w:rFonts w:ascii="Times New Roman" w:hAnsi="Times New Roman" w:cs="Times New Roman"/>
                </w:rPr>
                <w:t>Germany</w:t>
              </w:r>
            </w:ins>
          </w:p>
        </w:tc>
        <w:tc>
          <w:tcPr>
            <w:tcW w:w="374" w:type="pct"/>
            <w:vAlign w:val="center"/>
          </w:tcPr>
          <w:p w14:paraId="79F6FEBA">
            <w:pPr>
              <w:jc w:val="center"/>
              <w:rPr>
                <w:rFonts w:ascii="Times New Roman" w:hAnsi="Times New Roman" w:cs="Times New Roman"/>
              </w:rPr>
            </w:pPr>
            <w:del w:id="1213" w:author="蔡振辛 [2]" w:date="2026-09-24T21:08:44Z">
              <w:r>
                <w:rPr>
                  <w:rFonts w:ascii="Times New Roman" w:hAnsi="Times New Roman" w:cs="Times New Roman"/>
                </w:rPr>
                <w:delText>Chinese</w:delText>
              </w:r>
            </w:del>
            <w:ins w:id="1214" w:author="蔡振辛 [2]" w:date="2026-09-24T21:08:44Z">
              <w:r>
                <w:rPr>
                  <w:rFonts w:ascii="Times New Roman" w:hAnsi="Times New Roman" w:cs="Times New Roman"/>
                </w:rPr>
                <w:t>German</w:t>
              </w:r>
            </w:ins>
          </w:p>
        </w:tc>
        <w:tc>
          <w:tcPr>
            <w:tcW w:w="364" w:type="pct"/>
            <w:vAlign w:val="center"/>
          </w:tcPr>
          <w:p w14:paraId="41585C89">
            <w:pPr>
              <w:jc w:val="center"/>
              <w:rPr>
                <w:rFonts w:ascii="Times New Roman" w:hAnsi="Times New Roman" w:cs="Times New Roman"/>
              </w:rPr>
            </w:pPr>
            <w:del w:id="1215" w:author="蔡振辛 [2]" w:date="2026-09-24T21:08:44Z">
              <w:r>
                <w:rPr>
                  <w:rFonts w:ascii="Times New Roman" w:hAnsi="Times New Roman" w:cs="Times New Roman"/>
                </w:rPr>
                <w:delText>24</w:delText>
              </w:r>
            </w:del>
            <w:ins w:id="1216" w:author="蔡振辛 [2]" w:date="2026-09-24T21:08:44Z">
              <w:r>
                <w:rPr>
                  <w:rFonts w:ascii="Times New Roman" w:hAnsi="Times New Roman" w:cs="Times New Roman"/>
                </w:rPr>
                <w:t>65 (42/23)</w:t>
              </w:r>
            </w:ins>
          </w:p>
        </w:tc>
        <w:tc>
          <w:tcPr>
            <w:tcW w:w="369" w:type="pct"/>
            <w:vAlign w:val="center"/>
          </w:tcPr>
          <w:p w14:paraId="37A1303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36D080FD">
            <w:pPr>
              <w:jc w:val="center"/>
              <w:rPr>
                <w:rFonts w:ascii="Times New Roman" w:hAnsi="Times New Roman" w:cs="Times New Roman"/>
              </w:rPr>
            </w:pPr>
            <w:del w:id="1217" w:author="蔡振辛 [2]" w:date="2026-09-24T21:08:44Z">
              <w:r>
                <w:rPr>
                  <w:rFonts w:ascii="Times New Roman" w:hAnsi="Times New Roman" w:cs="Times New Roman"/>
                </w:rPr>
                <w:delText>36</w:delText>
              </w:r>
            </w:del>
            <w:ins w:id="1218" w:author="蔡振辛 [2]" w:date="2026-09-24T21:08:44Z">
              <w:r>
                <w:rPr>
                  <w:rFonts w:ascii="Times New Roman" w:hAnsi="Times New Roman" w:cs="Times New Roman"/>
                </w:rPr>
                <w:t>14</w:t>
              </w:r>
            </w:ins>
            <w:r>
              <w:rPr>
                <w:rFonts w:ascii="Times New Roman" w:hAnsi="Times New Roman" w:cs="Times New Roman"/>
              </w:rPr>
              <w:t>0</w:t>
            </w:r>
          </w:p>
        </w:tc>
        <w:tc>
          <w:tcPr>
            <w:tcW w:w="337" w:type="pct"/>
            <w:vAlign w:val="center"/>
          </w:tcPr>
          <w:p w14:paraId="22B4447E">
            <w:pPr>
              <w:jc w:val="center"/>
              <w:rPr>
                <w:rFonts w:ascii="Times New Roman" w:hAnsi="Times New Roman" w:cs="Times New Roman"/>
              </w:rPr>
            </w:pPr>
            <w:del w:id="1219" w:author="蔡振辛 [2]" w:date="2026-09-24T21:08:44Z">
              <w:r>
                <w:rPr>
                  <w:rFonts w:ascii="Times New Roman" w:hAnsi="Times New Roman" w:cs="Times New Roman"/>
                </w:rPr>
                <w:delText>/</w:delText>
              </w:r>
            </w:del>
            <w:ins w:id="1220" w:author="蔡振辛 [2]" w:date="2026-09-24T21:08:44Z">
              <w:r>
                <w:rPr>
                  <w:rFonts w:ascii="Times New Roman" w:hAnsi="Times New Roman" w:cs="Times New Roman"/>
                </w:rPr>
                <w:t>NA</w:t>
              </w:r>
            </w:ins>
          </w:p>
        </w:tc>
        <w:tc>
          <w:tcPr>
            <w:tcW w:w="525" w:type="pct"/>
            <w:vAlign w:val="center"/>
          </w:tcPr>
          <w:p w14:paraId="425E02CA">
            <w:pPr>
              <w:jc w:val="center"/>
              <w:rPr>
                <w:rFonts w:ascii="Times New Roman" w:hAnsi="Times New Roman" w:cs="Times New Roman"/>
              </w:rPr>
            </w:pPr>
            <w:del w:id="1221" w:author="蔡振辛 [2]" w:date="2026-09-24T21:08:44Z">
              <w:r>
                <w:rPr>
                  <w:rFonts w:ascii="Times New Roman" w:hAnsi="Times New Roman" w:cs="Times New Roman"/>
                </w:rPr>
                <w:delText>Lab</w:delText>
              </w:r>
            </w:del>
            <w:ins w:id="1222" w:author="蔡振辛 [2]" w:date="2026-09-24T21:08:44Z">
              <w:r>
                <w:rPr>
                  <w:rFonts w:ascii="Times New Roman" w:hAnsi="Times New Roman" w:cs="Times New Roman"/>
                </w:rPr>
                <w:t>Online</w:t>
              </w:r>
            </w:ins>
            <w:r>
              <w:rPr>
                <w:rFonts w:ascii="Times New Roman" w:hAnsi="Times New Roman" w:cs="Times New Roman"/>
              </w:rPr>
              <w:t xml:space="preserve"> Experiment</w:t>
            </w:r>
          </w:p>
        </w:tc>
      </w:tr>
      <w:tr w14:paraId="24AFEBA3">
        <w:tblPrEx>
          <w:tblCellMar>
            <w:top w:w="0" w:type="dxa"/>
            <w:left w:w="108" w:type="dxa"/>
            <w:bottom w:w="0" w:type="dxa"/>
            <w:right w:w="108" w:type="dxa"/>
          </w:tblCellMar>
        </w:tblPrEx>
        <w:trPr>
          <w:cantSplit/>
        </w:trPr>
        <w:tc>
          <w:tcPr>
            <w:tcW w:w="234" w:type="pct"/>
            <w:vAlign w:val="center"/>
          </w:tcPr>
          <w:p w14:paraId="058D1AD0">
            <w:pPr>
              <w:jc w:val="center"/>
              <w:rPr>
                <w:rFonts w:ascii="Times New Roman" w:hAnsi="Times New Roman" w:cs="Times New Roman"/>
              </w:rPr>
            </w:pPr>
            <w:r>
              <w:rPr>
                <w:rFonts w:ascii="Times New Roman" w:hAnsi="Times New Roman" w:cs="Times New Roman"/>
              </w:rPr>
              <w:t>61</w:t>
            </w:r>
          </w:p>
        </w:tc>
        <w:tc>
          <w:tcPr>
            <w:tcW w:w="1103" w:type="pct"/>
            <w:vAlign w:val="center"/>
          </w:tcPr>
          <w:p w14:paraId="26C732AB">
            <w:pPr>
              <w:jc w:val="center"/>
              <w:rPr>
                <w:rFonts w:ascii="Times New Roman" w:hAnsi="Times New Roman" w:cs="Times New Roman"/>
              </w:rPr>
            </w:pPr>
            <w:del w:id="1223" w:author="蔡振辛 [2]" w:date="2026-09-24T21:08:44Z">
              <w:r>
                <w:rPr>
                  <w:rFonts w:ascii="Times New Roman" w:hAnsi="Times New Roman" w:cs="Times New Roman"/>
                </w:rPr>
                <w:delText>Sui_2014_APP</w:delText>
              </w:r>
            </w:del>
            <w:ins w:id="1224" w:author="蔡振辛 [2]" w:date="2026-09-24T21:08:44Z">
              <w:r>
                <w:rPr>
                  <w:rFonts w:ascii="Times New Roman" w:hAnsi="Times New Roman" w:cs="Times New Roman"/>
                </w:rPr>
                <w:t>Pan_2025_unpub</w:t>
              </w:r>
            </w:ins>
          </w:p>
        </w:tc>
        <w:tc>
          <w:tcPr>
            <w:tcW w:w="545" w:type="pct"/>
            <w:vAlign w:val="center"/>
          </w:tcPr>
          <w:p w14:paraId="5C1C7178">
            <w:pPr>
              <w:jc w:val="center"/>
              <w:rPr>
                <w:rFonts w:ascii="Times New Roman" w:hAnsi="Times New Roman" w:cs="Times New Roman"/>
              </w:rPr>
            </w:pPr>
            <w:del w:id="1225" w:author="蔡振辛 [2]" w:date="2026-09-24T21:08:44Z">
              <w:r>
                <w:rPr>
                  <w:rFonts w:ascii="Times New Roman" w:hAnsi="Times New Roman" w:cs="Times New Roman"/>
                </w:rPr>
                <w:delText>Sui et al. (2014</w:delText>
              </w:r>
            </w:del>
            <w:ins w:id="1226" w:author="蔡振辛 [2]" w:date="2026-09-24T21:08:44Z">
              <w:r>
                <w:rPr>
                  <w:rFonts w:ascii="Times New Roman" w:hAnsi="Times New Roman" w:cs="Times New Roman"/>
                </w:rPr>
                <w:t>Pan (2025</w:t>
              </w:r>
            </w:ins>
            <w:r>
              <w:rPr>
                <w:rFonts w:ascii="Times New Roman" w:hAnsi="Times New Roman" w:cs="Times New Roman"/>
              </w:rPr>
              <w:t>)</w:t>
            </w:r>
          </w:p>
        </w:tc>
        <w:tc>
          <w:tcPr>
            <w:tcW w:w="250" w:type="pct"/>
            <w:vAlign w:val="center"/>
          </w:tcPr>
          <w:p w14:paraId="4BB05B30">
            <w:pPr>
              <w:jc w:val="center"/>
              <w:rPr>
                <w:rFonts w:ascii="Times New Roman" w:hAnsi="Times New Roman" w:cs="Times New Roman"/>
              </w:rPr>
            </w:pPr>
            <w:r>
              <w:rPr>
                <w:rFonts w:ascii="Times New Roman" w:hAnsi="Times New Roman" w:cs="Times New Roman"/>
              </w:rPr>
              <w:t>Exp</w:t>
            </w:r>
            <w:del w:id="1227" w:author="蔡振辛 [2]" w:date="2026-09-24T21:08:44Z">
              <w:r>
                <w:rPr>
                  <w:rFonts w:ascii="Times New Roman" w:hAnsi="Times New Roman" w:cs="Times New Roman"/>
                </w:rPr>
                <w:delText>2</w:delText>
              </w:r>
            </w:del>
            <w:ins w:id="1228" w:author="蔡振辛 [2]" w:date="2026-09-24T21:08:44Z">
              <w:r>
                <w:rPr>
                  <w:rFonts w:ascii="Times New Roman" w:hAnsi="Times New Roman" w:cs="Times New Roman"/>
                </w:rPr>
                <w:t>1</w:t>
              </w:r>
            </w:ins>
          </w:p>
        </w:tc>
        <w:tc>
          <w:tcPr>
            <w:tcW w:w="341" w:type="pct"/>
            <w:vAlign w:val="center"/>
          </w:tcPr>
          <w:p w14:paraId="620C42E8">
            <w:pPr>
              <w:jc w:val="center"/>
              <w:rPr>
                <w:rFonts w:ascii="Times New Roman" w:hAnsi="Times New Roman" w:cs="Times New Roman"/>
              </w:rPr>
            </w:pPr>
            <w:r>
              <w:rPr>
                <w:rFonts w:ascii="Times New Roman" w:hAnsi="Times New Roman" w:cs="Times New Roman"/>
              </w:rPr>
              <w:t>China</w:t>
            </w:r>
          </w:p>
        </w:tc>
        <w:tc>
          <w:tcPr>
            <w:tcW w:w="374" w:type="pct"/>
            <w:vAlign w:val="center"/>
          </w:tcPr>
          <w:p w14:paraId="069CD00F">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0E2BAB0A">
            <w:pPr>
              <w:jc w:val="center"/>
              <w:rPr>
                <w:rFonts w:ascii="Times New Roman" w:hAnsi="Times New Roman" w:cs="Times New Roman"/>
              </w:rPr>
            </w:pPr>
            <w:del w:id="1229" w:author="蔡振辛 [2]" w:date="2026-09-24T21:08:44Z">
              <w:r>
                <w:rPr>
                  <w:rFonts w:ascii="Times New Roman" w:hAnsi="Times New Roman" w:cs="Times New Roman"/>
                </w:rPr>
                <w:delText>18</w:delText>
              </w:r>
            </w:del>
            <w:ins w:id="1230" w:author="蔡振辛 [2]" w:date="2026-09-24T21:08:44Z">
              <w:r>
                <w:rPr>
                  <w:rFonts w:ascii="Times New Roman" w:hAnsi="Times New Roman" w:cs="Times New Roman"/>
                </w:rPr>
                <w:t>40</w:t>
              </w:r>
            </w:ins>
          </w:p>
        </w:tc>
        <w:tc>
          <w:tcPr>
            <w:tcW w:w="369" w:type="pct"/>
            <w:vAlign w:val="center"/>
          </w:tcPr>
          <w:p w14:paraId="06E67CB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0772076">
            <w:pPr>
              <w:jc w:val="center"/>
              <w:rPr>
                <w:rFonts w:ascii="Times New Roman" w:hAnsi="Times New Roman" w:cs="Times New Roman"/>
              </w:rPr>
            </w:pPr>
            <w:del w:id="1231" w:author="蔡振辛 [2]" w:date="2026-09-24T21:08:44Z">
              <w:r>
                <w:rPr>
                  <w:rFonts w:ascii="Times New Roman" w:hAnsi="Times New Roman" w:cs="Times New Roman"/>
                </w:rPr>
                <w:delText>360</w:delText>
              </w:r>
            </w:del>
          </w:p>
        </w:tc>
        <w:tc>
          <w:tcPr>
            <w:tcW w:w="337" w:type="pct"/>
            <w:vAlign w:val="center"/>
          </w:tcPr>
          <w:p w14:paraId="5E868B7A">
            <w:pPr>
              <w:jc w:val="center"/>
              <w:rPr>
                <w:rFonts w:ascii="Times New Roman" w:hAnsi="Times New Roman" w:cs="Times New Roman"/>
              </w:rPr>
            </w:pPr>
            <w:del w:id="1232" w:author="蔡振辛 [2]" w:date="2026-09-24T21:08:44Z">
              <w:r>
                <w:rPr>
                  <w:rFonts w:ascii="Times New Roman" w:hAnsi="Times New Roman" w:cs="Times New Roman"/>
                </w:rPr>
                <w:delText>/</w:delText>
              </w:r>
            </w:del>
            <w:ins w:id="1233" w:author="蔡振辛 [2]" w:date="2026-09-24T21:08:44Z">
              <w:r>
                <w:rPr>
                  <w:rFonts w:ascii="Times New Roman" w:hAnsi="Times New Roman" w:cs="Times New Roman"/>
                </w:rPr>
                <w:t>NA</w:t>
              </w:r>
            </w:ins>
          </w:p>
        </w:tc>
        <w:tc>
          <w:tcPr>
            <w:tcW w:w="525" w:type="pct"/>
            <w:vAlign w:val="center"/>
          </w:tcPr>
          <w:p w14:paraId="17B3355D">
            <w:pPr>
              <w:jc w:val="center"/>
              <w:rPr>
                <w:rFonts w:ascii="Times New Roman" w:hAnsi="Times New Roman" w:cs="Times New Roman"/>
              </w:rPr>
            </w:pPr>
            <w:del w:id="1234" w:author="蔡振辛 [2]" w:date="2026-09-24T21:08:44Z">
              <w:r>
                <w:rPr>
                  <w:rFonts w:ascii="Times New Roman" w:hAnsi="Times New Roman" w:cs="Times New Roman"/>
                </w:rPr>
                <w:delText>Lab Experiment</w:delText>
              </w:r>
            </w:del>
          </w:p>
        </w:tc>
      </w:tr>
      <w:tr w14:paraId="14F756EF">
        <w:tblPrEx>
          <w:tblCellMar>
            <w:top w:w="0" w:type="dxa"/>
            <w:left w:w="108" w:type="dxa"/>
            <w:bottom w:w="0" w:type="dxa"/>
            <w:right w:w="108" w:type="dxa"/>
          </w:tblCellMar>
        </w:tblPrEx>
        <w:trPr>
          <w:cantSplit/>
        </w:trPr>
        <w:tc>
          <w:tcPr>
            <w:tcW w:w="234" w:type="pct"/>
            <w:vAlign w:val="center"/>
          </w:tcPr>
          <w:p w14:paraId="5367091C">
            <w:pPr>
              <w:jc w:val="center"/>
              <w:rPr>
                <w:rFonts w:ascii="Times New Roman" w:hAnsi="Times New Roman" w:cs="Times New Roman"/>
              </w:rPr>
            </w:pPr>
            <w:r>
              <w:rPr>
                <w:rFonts w:ascii="Times New Roman" w:hAnsi="Times New Roman" w:cs="Times New Roman"/>
              </w:rPr>
              <w:t>62</w:t>
            </w:r>
          </w:p>
        </w:tc>
        <w:tc>
          <w:tcPr>
            <w:tcW w:w="1103" w:type="pct"/>
            <w:vAlign w:val="center"/>
          </w:tcPr>
          <w:p w14:paraId="7E8A92CA">
            <w:pPr>
              <w:jc w:val="center"/>
              <w:rPr>
                <w:rFonts w:ascii="Times New Roman" w:hAnsi="Times New Roman" w:cs="Times New Roman"/>
              </w:rPr>
            </w:pPr>
            <w:del w:id="1235" w:author="蔡振辛 [2]" w:date="2026-09-24T21:08:44Z">
              <w:r>
                <w:rPr>
                  <w:rFonts w:ascii="Times New Roman" w:hAnsi="Times New Roman" w:cs="Times New Roman"/>
                </w:rPr>
                <w:delText>Sui_2014_APP</w:delText>
              </w:r>
            </w:del>
            <w:ins w:id="1236" w:author="蔡振辛 [2]" w:date="2026-09-24T21:08:44Z">
              <w:r>
                <w:rPr>
                  <w:rFonts w:ascii="Times New Roman" w:hAnsi="Times New Roman" w:cs="Times New Roman"/>
                </w:rPr>
                <w:t>Perrykkad_2022_BMCPsych</w:t>
              </w:r>
            </w:ins>
          </w:p>
        </w:tc>
        <w:tc>
          <w:tcPr>
            <w:tcW w:w="545" w:type="pct"/>
            <w:vAlign w:val="center"/>
          </w:tcPr>
          <w:p w14:paraId="37E366C6">
            <w:pPr>
              <w:jc w:val="center"/>
              <w:rPr>
                <w:rFonts w:ascii="Times New Roman" w:hAnsi="Times New Roman" w:cs="Times New Roman"/>
              </w:rPr>
            </w:pPr>
            <w:del w:id="1237" w:author="蔡振辛 [2]" w:date="2026-09-24T21:08:44Z">
              <w:r>
                <w:rPr>
                  <w:rFonts w:ascii="Times New Roman" w:hAnsi="Times New Roman" w:cs="Times New Roman"/>
                </w:rPr>
                <w:delText>Sui et al. (2014</w:delText>
              </w:r>
            </w:del>
            <w:ins w:id="1238" w:author="蔡振辛 [2]" w:date="2026-09-24T21:08:44Z">
              <w:r>
                <w:rPr>
                  <w:rFonts w:ascii="Times New Roman" w:hAnsi="Times New Roman" w:cs="Times New Roman"/>
                </w:rPr>
                <w:t>Perrykkad et al. (2022</w:t>
              </w:r>
            </w:ins>
            <w:r>
              <w:rPr>
                <w:rFonts w:ascii="Times New Roman" w:hAnsi="Times New Roman" w:cs="Times New Roman"/>
              </w:rPr>
              <w:t>)</w:t>
            </w:r>
          </w:p>
        </w:tc>
        <w:tc>
          <w:tcPr>
            <w:tcW w:w="250" w:type="pct"/>
            <w:vAlign w:val="center"/>
          </w:tcPr>
          <w:p w14:paraId="0F5844D3">
            <w:pPr>
              <w:jc w:val="center"/>
              <w:rPr>
                <w:rFonts w:ascii="Times New Roman" w:hAnsi="Times New Roman" w:cs="Times New Roman"/>
              </w:rPr>
            </w:pPr>
            <w:r>
              <w:rPr>
                <w:rFonts w:ascii="Times New Roman" w:hAnsi="Times New Roman" w:cs="Times New Roman"/>
              </w:rPr>
              <w:t>Exp</w:t>
            </w:r>
            <w:del w:id="1239" w:author="蔡振辛 [2]" w:date="2026-09-24T21:08:44Z">
              <w:r>
                <w:rPr>
                  <w:rFonts w:ascii="Times New Roman" w:hAnsi="Times New Roman" w:cs="Times New Roman"/>
                </w:rPr>
                <w:delText>3</w:delText>
              </w:r>
            </w:del>
            <w:ins w:id="1240" w:author="蔡振辛 [2]" w:date="2026-09-24T21:08:44Z">
              <w:r>
                <w:rPr>
                  <w:rFonts w:ascii="Times New Roman" w:hAnsi="Times New Roman" w:cs="Times New Roman"/>
                </w:rPr>
                <w:t>1</w:t>
              </w:r>
            </w:ins>
          </w:p>
        </w:tc>
        <w:tc>
          <w:tcPr>
            <w:tcW w:w="341" w:type="pct"/>
            <w:vAlign w:val="center"/>
          </w:tcPr>
          <w:p w14:paraId="33F485BF">
            <w:pPr>
              <w:jc w:val="center"/>
              <w:rPr>
                <w:rFonts w:ascii="Times New Roman" w:hAnsi="Times New Roman" w:cs="Times New Roman"/>
              </w:rPr>
            </w:pPr>
            <w:del w:id="1241" w:author="蔡振辛 [2]" w:date="2026-09-24T21:08:44Z">
              <w:r>
                <w:rPr>
                  <w:rFonts w:ascii="Times New Roman" w:hAnsi="Times New Roman" w:cs="Times New Roman"/>
                </w:rPr>
                <w:delText>China</w:delText>
              </w:r>
            </w:del>
            <w:ins w:id="1242" w:author="蔡振辛 [2]" w:date="2026-09-24T21:08:44Z">
              <w:r>
                <w:rPr>
                  <w:rFonts w:ascii="Times New Roman" w:hAnsi="Times New Roman" w:cs="Times New Roman"/>
                </w:rPr>
                <w:t>United States</w:t>
              </w:r>
            </w:ins>
          </w:p>
        </w:tc>
        <w:tc>
          <w:tcPr>
            <w:tcW w:w="374" w:type="pct"/>
            <w:vAlign w:val="center"/>
          </w:tcPr>
          <w:p w14:paraId="3EC95119">
            <w:pPr>
              <w:jc w:val="center"/>
              <w:rPr>
                <w:rFonts w:ascii="Times New Roman" w:hAnsi="Times New Roman" w:cs="Times New Roman"/>
              </w:rPr>
            </w:pPr>
            <w:del w:id="1243" w:author="蔡振辛 [2]" w:date="2026-09-24T21:08:44Z">
              <w:r>
                <w:rPr>
                  <w:rFonts w:ascii="Times New Roman" w:hAnsi="Times New Roman" w:cs="Times New Roman"/>
                </w:rPr>
                <w:delText>Chinese</w:delText>
              </w:r>
            </w:del>
            <w:ins w:id="1244" w:author="蔡振辛 [2]" w:date="2026-09-24T21:08:44Z">
              <w:r>
                <w:rPr>
                  <w:rFonts w:ascii="Times New Roman" w:hAnsi="Times New Roman" w:cs="Times New Roman"/>
                </w:rPr>
                <w:t>English</w:t>
              </w:r>
            </w:ins>
          </w:p>
        </w:tc>
        <w:tc>
          <w:tcPr>
            <w:tcW w:w="364" w:type="pct"/>
            <w:vAlign w:val="center"/>
          </w:tcPr>
          <w:p w14:paraId="253A1FE4">
            <w:pPr>
              <w:jc w:val="center"/>
              <w:rPr>
                <w:rFonts w:ascii="Times New Roman" w:hAnsi="Times New Roman" w:cs="Times New Roman"/>
              </w:rPr>
            </w:pPr>
            <w:del w:id="1245" w:author="蔡振辛 [2]" w:date="2026-09-24T21:08:44Z">
              <w:r>
                <w:rPr>
                  <w:rFonts w:ascii="Times New Roman" w:hAnsi="Times New Roman" w:cs="Times New Roman"/>
                </w:rPr>
                <w:delText>22</w:delText>
              </w:r>
            </w:del>
            <w:ins w:id="1246" w:author="蔡振辛 [2]" w:date="2026-09-24T21:08:44Z">
              <w:r>
                <w:rPr>
                  <w:rFonts w:ascii="Times New Roman" w:hAnsi="Times New Roman" w:cs="Times New Roman"/>
                </w:rPr>
                <w:t>334</w:t>
              </w:r>
            </w:ins>
          </w:p>
        </w:tc>
        <w:tc>
          <w:tcPr>
            <w:tcW w:w="369" w:type="pct"/>
            <w:vAlign w:val="center"/>
          </w:tcPr>
          <w:p w14:paraId="02E84B72">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5199A2AD">
            <w:pPr>
              <w:jc w:val="center"/>
              <w:rPr>
                <w:rFonts w:ascii="Times New Roman" w:hAnsi="Times New Roman" w:cs="Times New Roman"/>
              </w:rPr>
            </w:pPr>
            <w:r>
              <w:rPr>
                <w:rFonts w:ascii="Times New Roman" w:hAnsi="Times New Roman" w:cs="Times New Roman"/>
              </w:rPr>
              <w:t>360</w:t>
            </w:r>
          </w:p>
        </w:tc>
        <w:tc>
          <w:tcPr>
            <w:tcW w:w="337" w:type="pct"/>
            <w:vAlign w:val="center"/>
          </w:tcPr>
          <w:p w14:paraId="602387C9">
            <w:pPr>
              <w:jc w:val="center"/>
              <w:rPr>
                <w:rFonts w:ascii="Times New Roman" w:hAnsi="Times New Roman" w:cs="Times New Roman"/>
              </w:rPr>
            </w:pPr>
            <w:del w:id="1247" w:author="蔡振辛 [2]" w:date="2026-09-24T21:08:44Z">
              <w:r>
                <w:rPr>
                  <w:rFonts w:ascii="Times New Roman" w:hAnsi="Times New Roman" w:cs="Times New Roman"/>
                </w:rPr>
                <w:delText>/</w:delText>
              </w:r>
            </w:del>
            <w:ins w:id="1248" w:author="蔡振辛 [2]" w:date="2026-09-24T21:08:44Z">
              <w:r>
                <w:rPr>
                  <w:rFonts w:ascii="Times New Roman" w:hAnsi="Times New Roman" w:cs="Times New Roman"/>
                </w:rPr>
                <w:t>CC BY 4.0</w:t>
              </w:r>
            </w:ins>
          </w:p>
        </w:tc>
        <w:tc>
          <w:tcPr>
            <w:tcW w:w="525" w:type="pct"/>
            <w:vAlign w:val="center"/>
          </w:tcPr>
          <w:p w14:paraId="63CE71F9">
            <w:pPr>
              <w:jc w:val="center"/>
              <w:rPr>
                <w:rFonts w:ascii="Times New Roman" w:hAnsi="Times New Roman" w:cs="Times New Roman"/>
              </w:rPr>
            </w:pPr>
            <w:del w:id="1249" w:author="蔡振辛 [2]" w:date="2026-09-24T21:08:44Z">
              <w:r>
                <w:rPr>
                  <w:rFonts w:ascii="Times New Roman" w:hAnsi="Times New Roman" w:cs="Times New Roman"/>
                </w:rPr>
                <w:delText>Lab</w:delText>
              </w:r>
            </w:del>
            <w:ins w:id="1250" w:author="蔡振辛 [2]" w:date="2026-09-24T21:08:44Z">
              <w:r>
                <w:rPr>
                  <w:rFonts w:ascii="Times New Roman" w:hAnsi="Times New Roman" w:cs="Times New Roman"/>
                </w:rPr>
                <w:t>Online</w:t>
              </w:r>
            </w:ins>
            <w:r>
              <w:rPr>
                <w:rFonts w:ascii="Times New Roman" w:hAnsi="Times New Roman" w:cs="Times New Roman"/>
              </w:rPr>
              <w:t xml:space="preserve"> Experiment</w:t>
            </w:r>
          </w:p>
        </w:tc>
      </w:tr>
      <w:tr w14:paraId="227EB18D">
        <w:tblPrEx>
          <w:tblCellMar>
            <w:top w:w="0" w:type="dxa"/>
            <w:left w:w="108" w:type="dxa"/>
            <w:bottom w:w="0" w:type="dxa"/>
            <w:right w:w="108" w:type="dxa"/>
          </w:tblCellMar>
        </w:tblPrEx>
        <w:trPr>
          <w:cantSplit/>
        </w:trPr>
        <w:tc>
          <w:tcPr>
            <w:tcW w:w="234" w:type="pct"/>
            <w:vAlign w:val="center"/>
          </w:tcPr>
          <w:p w14:paraId="0A40BEDF">
            <w:pPr>
              <w:jc w:val="center"/>
              <w:rPr>
                <w:rFonts w:ascii="Times New Roman" w:hAnsi="Times New Roman" w:cs="Times New Roman"/>
              </w:rPr>
            </w:pPr>
            <w:r>
              <w:rPr>
                <w:rFonts w:ascii="Times New Roman" w:hAnsi="Times New Roman" w:cs="Times New Roman"/>
              </w:rPr>
              <w:t>63</w:t>
            </w:r>
          </w:p>
        </w:tc>
        <w:tc>
          <w:tcPr>
            <w:tcW w:w="1103" w:type="pct"/>
            <w:vAlign w:val="center"/>
          </w:tcPr>
          <w:p w14:paraId="31060299">
            <w:pPr>
              <w:jc w:val="center"/>
              <w:rPr>
                <w:rFonts w:ascii="Times New Roman" w:hAnsi="Times New Roman" w:cs="Times New Roman"/>
              </w:rPr>
            </w:pPr>
            <w:del w:id="1251" w:author="蔡振辛 [2]" w:date="2026-09-24T21:08:44Z">
              <w:r>
                <w:rPr>
                  <w:rFonts w:ascii="Times New Roman" w:hAnsi="Times New Roman" w:cs="Times New Roman"/>
                </w:rPr>
                <w:delText>Su</w:delText>
              </w:r>
            </w:del>
            <w:ins w:id="1252" w:author="蔡振辛 [2]" w:date="2026-09-24T21:08:44Z">
              <w:r>
                <w:rPr>
                  <w:rFonts w:ascii="Times New Roman" w:hAnsi="Times New Roman" w:cs="Times New Roman"/>
                </w:rPr>
                <w:t>Q</w:t>
              </w:r>
            </w:ins>
            <w:r>
              <w:rPr>
                <w:rFonts w:ascii="Times New Roman" w:hAnsi="Times New Roman" w:cs="Times New Roman"/>
              </w:rPr>
              <w:t>i_20</w:t>
            </w:r>
            <w:del w:id="1253" w:author="蔡振辛 [2]" w:date="2026-09-24T21:08:44Z">
              <w:r>
                <w:rPr>
                  <w:rFonts w:ascii="Times New Roman" w:hAnsi="Times New Roman" w:cs="Times New Roman"/>
                </w:rPr>
                <w:delText>14_APP</w:delText>
              </w:r>
            </w:del>
            <w:ins w:id="1254" w:author="蔡振辛 [2]" w:date="2026-09-24T21:08:44Z">
              <w:r>
                <w:rPr>
                  <w:rFonts w:ascii="Times New Roman" w:hAnsi="Times New Roman" w:cs="Times New Roman"/>
                </w:rPr>
                <w:t>25_SciData</w:t>
              </w:r>
            </w:ins>
          </w:p>
        </w:tc>
        <w:tc>
          <w:tcPr>
            <w:tcW w:w="545" w:type="pct"/>
            <w:vAlign w:val="center"/>
          </w:tcPr>
          <w:p w14:paraId="0577173E">
            <w:pPr>
              <w:jc w:val="center"/>
              <w:rPr>
                <w:rFonts w:ascii="Times New Roman" w:hAnsi="Times New Roman" w:cs="Times New Roman"/>
              </w:rPr>
            </w:pPr>
            <w:del w:id="1255" w:author="蔡振辛 [2]" w:date="2026-09-24T21:08:44Z">
              <w:r>
                <w:rPr>
                  <w:rFonts w:ascii="Times New Roman" w:hAnsi="Times New Roman" w:cs="Times New Roman"/>
                </w:rPr>
                <w:delText>Sui et al. (2014</w:delText>
              </w:r>
            </w:del>
            <w:ins w:id="1256" w:author="蔡振辛 [2]" w:date="2026-09-24T21:08:44Z">
              <w:r>
                <w:rPr>
                  <w:rFonts w:ascii="Times New Roman" w:hAnsi="Times New Roman" w:cs="Times New Roman"/>
                </w:rPr>
                <w:t>Qi (2025</w:t>
              </w:r>
            </w:ins>
            <w:r>
              <w:rPr>
                <w:rFonts w:ascii="Times New Roman" w:hAnsi="Times New Roman" w:cs="Times New Roman"/>
              </w:rPr>
              <w:t>)</w:t>
            </w:r>
          </w:p>
        </w:tc>
        <w:tc>
          <w:tcPr>
            <w:tcW w:w="250" w:type="pct"/>
            <w:vAlign w:val="center"/>
          </w:tcPr>
          <w:p w14:paraId="3D3B8E93">
            <w:pPr>
              <w:jc w:val="center"/>
              <w:rPr>
                <w:rFonts w:ascii="Times New Roman" w:hAnsi="Times New Roman" w:cs="Times New Roman"/>
              </w:rPr>
            </w:pPr>
            <w:r>
              <w:rPr>
                <w:rFonts w:ascii="Times New Roman" w:hAnsi="Times New Roman" w:cs="Times New Roman"/>
              </w:rPr>
              <w:t>Exp</w:t>
            </w:r>
            <w:del w:id="1257" w:author="蔡振辛 [2]" w:date="2026-09-24T21:08:44Z">
              <w:r>
                <w:rPr>
                  <w:rFonts w:ascii="Times New Roman" w:hAnsi="Times New Roman" w:cs="Times New Roman"/>
                </w:rPr>
                <w:delText>4</w:delText>
              </w:r>
            </w:del>
            <w:ins w:id="1258" w:author="蔡振辛 [2]" w:date="2026-09-24T21:08:44Z">
              <w:r>
                <w:rPr>
                  <w:rFonts w:ascii="Times New Roman" w:hAnsi="Times New Roman" w:cs="Times New Roman"/>
                </w:rPr>
                <w:t>1</w:t>
              </w:r>
            </w:ins>
          </w:p>
        </w:tc>
        <w:tc>
          <w:tcPr>
            <w:tcW w:w="341" w:type="pct"/>
            <w:vAlign w:val="center"/>
          </w:tcPr>
          <w:p w14:paraId="4BBC0E20">
            <w:pPr>
              <w:jc w:val="center"/>
              <w:rPr>
                <w:rFonts w:ascii="Times New Roman" w:hAnsi="Times New Roman" w:cs="Times New Roman"/>
              </w:rPr>
            </w:pPr>
            <w:r>
              <w:rPr>
                <w:rFonts w:ascii="Times New Roman" w:hAnsi="Times New Roman" w:cs="Times New Roman"/>
              </w:rPr>
              <w:t>China</w:t>
            </w:r>
          </w:p>
        </w:tc>
        <w:tc>
          <w:tcPr>
            <w:tcW w:w="374" w:type="pct"/>
            <w:vAlign w:val="center"/>
          </w:tcPr>
          <w:p w14:paraId="762E23E7">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3F789C66">
            <w:pPr>
              <w:jc w:val="center"/>
              <w:rPr>
                <w:rFonts w:ascii="Times New Roman" w:hAnsi="Times New Roman" w:cs="Times New Roman"/>
              </w:rPr>
            </w:pPr>
            <w:del w:id="1259" w:author="蔡振辛 [2]" w:date="2026-09-24T21:08:44Z">
              <w:r>
                <w:rPr>
                  <w:rFonts w:ascii="Times New Roman" w:hAnsi="Times New Roman" w:cs="Times New Roman"/>
                </w:rPr>
                <w:delText>20</w:delText>
              </w:r>
            </w:del>
            <w:ins w:id="1260" w:author="蔡振辛 [2]" w:date="2026-09-24T21:08:44Z">
              <w:r>
                <w:rPr>
                  <w:rFonts w:ascii="Times New Roman" w:hAnsi="Times New Roman" w:cs="Times New Roman"/>
                </w:rPr>
                <w:t>134 (57/77)</w:t>
              </w:r>
            </w:ins>
          </w:p>
        </w:tc>
        <w:tc>
          <w:tcPr>
            <w:tcW w:w="369" w:type="pct"/>
            <w:vAlign w:val="center"/>
          </w:tcPr>
          <w:p w14:paraId="591264CC">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3EBBFB8A">
            <w:pPr>
              <w:jc w:val="center"/>
              <w:rPr>
                <w:rFonts w:ascii="Times New Roman" w:hAnsi="Times New Roman" w:cs="Times New Roman"/>
              </w:rPr>
            </w:pPr>
            <w:r>
              <w:rPr>
                <w:rFonts w:ascii="Times New Roman" w:hAnsi="Times New Roman" w:cs="Times New Roman"/>
              </w:rPr>
              <w:t>360</w:t>
            </w:r>
          </w:p>
        </w:tc>
        <w:tc>
          <w:tcPr>
            <w:tcW w:w="337" w:type="pct"/>
            <w:vAlign w:val="center"/>
          </w:tcPr>
          <w:p w14:paraId="32B73C93">
            <w:pPr>
              <w:jc w:val="center"/>
              <w:rPr>
                <w:rFonts w:ascii="Times New Roman" w:hAnsi="Times New Roman" w:cs="Times New Roman"/>
              </w:rPr>
            </w:pPr>
            <w:del w:id="1261" w:author="蔡振辛 [2]" w:date="2026-09-24T21:08:44Z">
              <w:r>
                <w:rPr>
                  <w:rFonts w:ascii="Times New Roman" w:hAnsi="Times New Roman" w:cs="Times New Roman"/>
                </w:rPr>
                <w:delText>/</w:delText>
              </w:r>
            </w:del>
            <w:ins w:id="1262" w:author="蔡振辛 [2]" w:date="2026-09-24T21:08:44Z">
              <w:r>
                <w:rPr>
                  <w:rFonts w:ascii="Times New Roman" w:hAnsi="Times New Roman" w:cs="Times New Roman"/>
                </w:rPr>
                <w:t>CC BY 4.0</w:t>
              </w:r>
            </w:ins>
          </w:p>
        </w:tc>
        <w:tc>
          <w:tcPr>
            <w:tcW w:w="525" w:type="pct"/>
            <w:vAlign w:val="center"/>
          </w:tcPr>
          <w:p w14:paraId="321BE49E">
            <w:pPr>
              <w:jc w:val="center"/>
              <w:rPr>
                <w:rFonts w:ascii="Times New Roman" w:hAnsi="Times New Roman" w:cs="Times New Roman"/>
              </w:rPr>
            </w:pPr>
            <w:r>
              <w:rPr>
                <w:rFonts w:ascii="Times New Roman" w:hAnsi="Times New Roman" w:cs="Times New Roman"/>
              </w:rPr>
              <w:t>Lab Experiment</w:t>
            </w:r>
          </w:p>
        </w:tc>
      </w:tr>
      <w:tr w14:paraId="0F76E77C">
        <w:tblPrEx>
          <w:tblCellMar>
            <w:top w:w="0" w:type="dxa"/>
            <w:left w:w="108" w:type="dxa"/>
            <w:bottom w:w="0" w:type="dxa"/>
            <w:right w:w="108" w:type="dxa"/>
          </w:tblCellMar>
        </w:tblPrEx>
        <w:trPr>
          <w:cantSplit/>
        </w:trPr>
        <w:tc>
          <w:tcPr>
            <w:tcW w:w="234" w:type="pct"/>
            <w:vAlign w:val="center"/>
          </w:tcPr>
          <w:p w14:paraId="1C0EDC97">
            <w:pPr>
              <w:jc w:val="center"/>
              <w:rPr>
                <w:rFonts w:ascii="Times New Roman" w:hAnsi="Times New Roman" w:cs="Times New Roman"/>
              </w:rPr>
            </w:pPr>
            <w:r>
              <w:rPr>
                <w:rFonts w:ascii="Times New Roman" w:hAnsi="Times New Roman" w:cs="Times New Roman"/>
              </w:rPr>
              <w:t>64</w:t>
            </w:r>
          </w:p>
        </w:tc>
        <w:tc>
          <w:tcPr>
            <w:tcW w:w="1103" w:type="pct"/>
            <w:vAlign w:val="center"/>
          </w:tcPr>
          <w:p w14:paraId="1F8BE9C2">
            <w:pPr>
              <w:jc w:val="center"/>
              <w:rPr>
                <w:rFonts w:ascii="Times New Roman" w:hAnsi="Times New Roman" w:cs="Times New Roman"/>
              </w:rPr>
            </w:pPr>
            <w:del w:id="1263" w:author="蔡振辛 [2]" w:date="2026-09-24T21:08:44Z">
              <w:r>
                <w:rPr>
                  <w:rFonts w:ascii="Times New Roman" w:hAnsi="Times New Roman" w:cs="Times New Roman"/>
                </w:rPr>
                <w:delText>Sui_2014_unpub</w:delText>
              </w:r>
            </w:del>
            <w:ins w:id="1264" w:author="蔡振辛 [2]" w:date="2026-09-24T21:08:44Z">
              <w:r>
                <w:rPr>
                  <w:rFonts w:ascii="Times New Roman" w:hAnsi="Times New Roman" w:cs="Times New Roman"/>
                </w:rPr>
                <w:t>Qian_2020_QJEP</w:t>
              </w:r>
            </w:ins>
          </w:p>
        </w:tc>
        <w:tc>
          <w:tcPr>
            <w:tcW w:w="545" w:type="pct"/>
            <w:vAlign w:val="center"/>
          </w:tcPr>
          <w:p w14:paraId="3DDE616D">
            <w:pPr>
              <w:jc w:val="center"/>
              <w:rPr>
                <w:rFonts w:ascii="Times New Roman" w:hAnsi="Times New Roman" w:cs="Times New Roman"/>
              </w:rPr>
            </w:pPr>
            <w:del w:id="1265" w:author="蔡振辛 [2]" w:date="2026-09-24T21:08:44Z">
              <w:r>
                <w:rPr>
                  <w:rFonts w:ascii="Times New Roman" w:hAnsi="Times New Roman" w:cs="Times New Roman"/>
                </w:rPr>
                <w:delText>Sui (2014</w:delText>
              </w:r>
            </w:del>
            <w:ins w:id="1266" w:author="蔡振辛 [2]" w:date="2026-09-24T21:08:44Z">
              <w:r>
                <w:rPr>
                  <w:rFonts w:ascii="Times New Roman" w:hAnsi="Times New Roman" w:cs="Times New Roman"/>
                </w:rPr>
                <w:t>Qian et al. (2020</w:t>
              </w:r>
            </w:ins>
            <w:r>
              <w:rPr>
                <w:rFonts w:ascii="Times New Roman" w:hAnsi="Times New Roman" w:cs="Times New Roman"/>
              </w:rPr>
              <w:t>)</w:t>
            </w:r>
          </w:p>
        </w:tc>
        <w:tc>
          <w:tcPr>
            <w:tcW w:w="250" w:type="pct"/>
            <w:vAlign w:val="center"/>
          </w:tcPr>
          <w:p w14:paraId="7EB9AD3E">
            <w:pPr>
              <w:jc w:val="center"/>
              <w:rPr>
                <w:rFonts w:ascii="Times New Roman" w:hAnsi="Times New Roman" w:cs="Times New Roman"/>
              </w:rPr>
            </w:pPr>
            <w:r>
              <w:rPr>
                <w:rFonts w:ascii="Times New Roman" w:hAnsi="Times New Roman" w:cs="Times New Roman"/>
              </w:rPr>
              <w:t>Exp1</w:t>
            </w:r>
          </w:p>
        </w:tc>
        <w:tc>
          <w:tcPr>
            <w:tcW w:w="341" w:type="pct"/>
            <w:vAlign w:val="center"/>
          </w:tcPr>
          <w:p w14:paraId="71187956">
            <w:pPr>
              <w:jc w:val="center"/>
              <w:rPr>
                <w:rFonts w:ascii="Times New Roman" w:hAnsi="Times New Roman" w:cs="Times New Roman"/>
              </w:rPr>
            </w:pPr>
            <w:r>
              <w:rPr>
                <w:rFonts w:ascii="Times New Roman" w:hAnsi="Times New Roman" w:cs="Times New Roman"/>
              </w:rPr>
              <w:t>China</w:t>
            </w:r>
          </w:p>
        </w:tc>
        <w:tc>
          <w:tcPr>
            <w:tcW w:w="374" w:type="pct"/>
            <w:vAlign w:val="center"/>
          </w:tcPr>
          <w:p w14:paraId="4E29344B">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4FAD91E3">
            <w:pPr>
              <w:jc w:val="center"/>
              <w:rPr>
                <w:rFonts w:ascii="Times New Roman" w:hAnsi="Times New Roman" w:cs="Times New Roman"/>
              </w:rPr>
            </w:pPr>
            <w:r>
              <w:rPr>
                <w:rFonts w:ascii="Times New Roman" w:hAnsi="Times New Roman" w:cs="Times New Roman"/>
              </w:rPr>
              <w:t>24</w:t>
            </w:r>
            <w:ins w:id="1267" w:author="蔡振辛 [2]" w:date="2026-09-24T21:08:44Z">
              <w:r>
                <w:rPr>
                  <w:rFonts w:ascii="Times New Roman" w:hAnsi="Times New Roman" w:cs="Times New Roman"/>
                </w:rPr>
                <w:t xml:space="preserve"> (9/15)</w:t>
              </w:r>
            </w:ins>
          </w:p>
        </w:tc>
        <w:tc>
          <w:tcPr>
            <w:tcW w:w="369" w:type="pct"/>
            <w:vAlign w:val="center"/>
          </w:tcPr>
          <w:p w14:paraId="2158F32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567AFB0A">
            <w:pPr>
              <w:jc w:val="center"/>
              <w:rPr>
                <w:rFonts w:ascii="Times New Roman" w:hAnsi="Times New Roman" w:cs="Times New Roman"/>
              </w:rPr>
            </w:pPr>
            <w:del w:id="1268" w:author="蔡振辛 [2]" w:date="2026-09-24T21:08:44Z">
              <w:r>
                <w:rPr>
                  <w:rFonts w:ascii="Times New Roman" w:hAnsi="Times New Roman" w:cs="Times New Roman"/>
                </w:rPr>
                <w:delText>40</w:delText>
              </w:r>
            </w:del>
            <w:ins w:id="1269" w:author="蔡振辛 [2]" w:date="2026-09-24T21:08:44Z">
              <w:r>
                <w:rPr>
                  <w:rFonts w:ascii="Times New Roman" w:hAnsi="Times New Roman" w:cs="Times New Roman"/>
                </w:rPr>
                <w:t>576</w:t>
              </w:r>
            </w:ins>
          </w:p>
        </w:tc>
        <w:tc>
          <w:tcPr>
            <w:tcW w:w="337" w:type="pct"/>
            <w:vAlign w:val="center"/>
          </w:tcPr>
          <w:p w14:paraId="3A853DF3">
            <w:pPr>
              <w:jc w:val="center"/>
              <w:rPr>
                <w:rFonts w:ascii="Times New Roman" w:hAnsi="Times New Roman" w:cs="Times New Roman"/>
              </w:rPr>
            </w:pPr>
            <w:del w:id="1270" w:author="蔡振辛 [2]" w:date="2026-09-24T21:08:44Z">
              <w:r>
                <w:rPr>
                  <w:rFonts w:ascii="Times New Roman" w:hAnsi="Times New Roman" w:cs="Times New Roman"/>
                </w:rPr>
                <w:delText>/</w:delText>
              </w:r>
            </w:del>
            <w:ins w:id="1271" w:author="蔡振辛 [2]" w:date="2026-09-24T21:08:44Z">
              <w:r>
                <w:rPr>
                  <w:rFonts w:ascii="Times New Roman" w:hAnsi="Times New Roman" w:cs="Times New Roman"/>
                </w:rPr>
                <w:t>No License</w:t>
              </w:r>
            </w:ins>
          </w:p>
        </w:tc>
        <w:tc>
          <w:tcPr>
            <w:tcW w:w="525" w:type="pct"/>
            <w:vAlign w:val="center"/>
          </w:tcPr>
          <w:p w14:paraId="652E29CC">
            <w:pPr>
              <w:jc w:val="center"/>
              <w:rPr>
                <w:rFonts w:ascii="Times New Roman" w:hAnsi="Times New Roman" w:cs="Times New Roman"/>
              </w:rPr>
            </w:pPr>
            <w:del w:id="1272" w:author="蔡振辛 [2]" w:date="2026-09-24T21:08:44Z">
              <w:r>
                <w:rPr>
                  <w:rFonts w:ascii="Times New Roman" w:hAnsi="Times New Roman" w:cs="Times New Roman"/>
                </w:rPr>
                <w:delText>NA</w:delText>
              </w:r>
            </w:del>
            <w:ins w:id="1273" w:author="蔡振辛 [2]" w:date="2026-09-24T21:08:44Z">
              <w:r>
                <w:rPr>
                  <w:rFonts w:ascii="Times New Roman" w:hAnsi="Times New Roman" w:cs="Times New Roman"/>
                </w:rPr>
                <w:t>Lab Experiment</w:t>
              </w:r>
            </w:ins>
          </w:p>
        </w:tc>
      </w:tr>
      <w:tr w14:paraId="0DDD1C45">
        <w:tblPrEx>
          <w:tblCellMar>
            <w:top w:w="0" w:type="dxa"/>
            <w:left w:w="108" w:type="dxa"/>
            <w:bottom w:w="0" w:type="dxa"/>
            <w:right w:w="108" w:type="dxa"/>
          </w:tblCellMar>
        </w:tblPrEx>
        <w:trPr>
          <w:cantSplit/>
        </w:trPr>
        <w:tc>
          <w:tcPr>
            <w:tcW w:w="234" w:type="pct"/>
            <w:vAlign w:val="center"/>
          </w:tcPr>
          <w:p w14:paraId="181918A6">
            <w:pPr>
              <w:jc w:val="center"/>
              <w:rPr>
                <w:rFonts w:ascii="Times New Roman" w:hAnsi="Times New Roman" w:cs="Times New Roman"/>
              </w:rPr>
            </w:pPr>
            <w:r>
              <w:rPr>
                <w:rFonts w:ascii="Times New Roman" w:hAnsi="Times New Roman" w:cs="Times New Roman"/>
              </w:rPr>
              <w:t>65</w:t>
            </w:r>
          </w:p>
        </w:tc>
        <w:tc>
          <w:tcPr>
            <w:tcW w:w="1103" w:type="pct"/>
            <w:vAlign w:val="center"/>
          </w:tcPr>
          <w:p w14:paraId="63D38575">
            <w:pPr>
              <w:jc w:val="center"/>
              <w:rPr>
                <w:rFonts w:ascii="Times New Roman" w:hAnsi="Times New Roman" w:cs="Times New Roman"/>
              </w:rPr>
            </w:pPr>
            <w:del w:id="1274" w:author="蔡振辛 [2]" w:date="2026-09-24T21:08:44Z">
              <w:r>
                <w:rPr>
                  <w:rFonts w:ascii="Times New Roman" w:hAnsi="Times New Roman" w:cs="Times New Roman"/>
                </w:rPr>
                <w:delText>Sui_2015_unpub</w:delText>
              </w:r>
            </w:del>
            <w:ins w:id="1275" w:author="蔡振辛 [2]" w:date="2026-09-24T21:08:44Z">
              <w:r>
                <w:rPr>
                  <w:rFonts w:ascii="Times New Roman" w:hAnsi="Times New Roman" w:cs="Times New Roman"/>
                </w:rPr>
                <w:t>Qian_2020_QJEP</w:t>
              </w:r>
            </w:ins>
          </w:p>
        </w:tc>
        <w:tc>
          <w:tcPr>
            <w:tcW w:w="545" w:type="pct"/>
            <w:vAlign w:val="center"/>
          </w:tcPr>
          <w:p w14:paraId="6359EFFE">
            <w:pPr>
              <w:jc w:val="center"/>
              <w:rPr>
                <w:rFonts w:ascii="Times New Roman" w:hAnsi="Times New Roman" w:cs="Times New Roman"/>
              </w:rPr>
            </w:pPr>
            <w:del w:id="1276" w:author="蔡振辛 [2]" w:date="2026-09-24T21:08:44Z">
              <w:r>
                <w:rPr>
                  <w:rFonts w:ascii="Times New Roman" w:hAnsi="Times New Roman" w:cs="Times New Roman"/>
                </w:rPr>
                <w:delText>Sui (2015</w:delText>
              </w:r>
            </w:del>
            <w:ins w:id="1277" w:author="蔡振辛 [2]" w:date="2026-09-24T21:08:44Z">
              <w:r>
                <w:rPr>
                  <w:rFonts w:ascii="Times New Roman" w:hAnsi="Times New Roman" w:cs="Times New Roman"/>
                </w:rPr>
                <w:t>Qian et al. (2020</w:t>
              </w:r>
            </w:ins>
            <w:r>
              <w:rPr>
                <w:rFonts w:ascii="Times New Roman" w:hAnsi="Times New Roman" w:cs="Times New Roman"/>
              </w:rPr>
              <w:t>)</w:t>
            </w:r>
          </w:p>
        </w:tc>
        <w:tc>
          <w:tcPr>
            <w:tcW w:w="250" w:type="pct"/>
            <w:vAlign w:val="center"/>
          </w:tcPr>
          <w:p w14:paraId="0960FBF4">
            <w:pPr>
              <w:jc w:val="center"/>
              <w:rPr>
                <w:rFonts w:ascii="Times New Roman" w:hAnsi="Times New Roman" w:cs="Times New Roman"/>
              </w:rPr>
            </w:pPr>
            <w:r>
              <w:rPr>
                <w:rFonts w:ascii="Times New Roman" w:hAnsi="Times New Roman" w:cs="Times New Roman"/>
              </w:rPr>
              <w:t>Exp</w:t>
            </w:r>
            <w:del w:id="1278" w:author="蔡振辛 [2]" w:date="2026-09-24T21:08:44Z">
              <w:r>
                <w:rPr>
                  <w:rFonts w:ascii="Times New Roman" w:hAnsi="Times New Roman" w:cs="Times New Roman"/>
                </w:rPr>
                <w:delText>1</w:delText>
              </w:r>
            </w:del>
            <w:ins w:id="1279" w:author="蔡振辛 [2]" w:date="2026-09-24T21:08:44Z">
              <w:r>
                <w:rPr>
                  <w:rFonts w:ascii="Times New Roman" w:hAnsi="Times New Roman" w:cs="Times New Roman"/>
                </w:rPr>
                <w:t>2</w:t>
              </w:r>
            </w:ins>
          </w:p>
        </w:tc>
        <w:tc>
          <w:tcPr>
            <w:tcW w:w="341" w:type="pct"/>
            <w:vAlign w:val="center"/>
          </w:tcPr>
          <w:p w14:paraId="68A8D78D">
            <w:pPr>
              <w:jc w:val="center"/>
              <w:rPr>
                <w:rFonts w:ascii="Times New Roman" w:hAnsi="Times New Roman" w:cs="Times New Roman"/>
              </w:rPr>
            </w:pPr>
            <w:r>
              <w:rPr>
                <w:rFonts w:ascii="Times New Roman" w:hAnsi="Times New Roman" w:cs="Times New Roman"/>
              </w:rPr>
              <w:t>China</w:t>
            </w:r>
          </w:p>
        </w:tc>
        <w:tc>
          <w:tcPr>
            <w:tcW w:w="374" w:type="pct"/>
            <w:vAlign w:val="center"/>
          </w:tcPr>
          <w:p w14:paraId="0B5BF476">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1359D712">
            <w:pPr>
              <w:jc w:val="center"/>
              <w:rPr>
                <w:rFonts w:ascii="Times New Roman" w:hAnsi="Times New Roman" w:cs="Times New Roman"/>
              </w:rPr>
            </w:pPr>
            <w:r>
              <w:rPr>
                <w:rFonts w:ascii="Times New Roman" w:hAnsi="Times New Roman" w:cs="Times New Roman"/>
              </w:rPr>
              <w:t>2</w:t>
            </w:r>
            <w:del w:id="1280" w:author="蔡振辛 [2]" w:date="2026-09-24T21:08:44Z">
              <w:r>
                <w:rPr>
                  <w:rFonts w:ascii="Times New Roman" w:hAnsi="Times New Roman" w:cs="Times New Roman"/>
                </w:rPr>
                <w:delText>0</w:delText>
              </w:r>
            </w:del>
            <w:ins w:id="1281" w:author="蔡振辛 [2]" w:date="2026-09-24T21:08:44Z">
              <w:r>
                <w:rPr>
                  <w:rFonts w:ascii="Times New Roman" w:hAnsi="Times New Roman" w:cs="Times New Roman"/>
                </w:rPr>
                <w:t>5 (7/18)</w:t>
              </w:r>
            </w:ins>
          </w:p>
        </w:tc>
        <w:tc>
          <w:tcPr>
            <w:tcW w:w="369" w:type="pct"/>
            <w:vAlign w:val="center"/>
          </w:tcPr>
          <w:p w14:paraId="7FC0FE1D">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81B3C51">
            <w:pPr>
              <w:jc w:val="center"/>
              <w:rPr>
                <w:rFonts w:ascii="Times New Roman" w:hAnsi="Times New Roman" w:cs="Times New Roman"/>
              </w:rPr>
            </w:pPr>
            <w:del w:id="1282" w:author="蔡振辛 [2]" w:date="2026-09-24T21:08:44Z">
              <w:r>
                <w:rPr>
                  <w:rFonts w:ascii="Times New Roman" w:hAnsi="Times New Roman" w:cs="Times New Roman"/>
                </w:rPr>
                <w:delText>48</w:delText>
              </w:r>
            </w:del>
            <w:ins w:id="1283" w:author="蔡振辛 [2]" w:date="2026-09-24T21:08:44Z">
              <w:r>
                <w:rPr>
                  <w:rFonts w:ascii="Times New Roman" w:hAnsi="Times New Roman" w:cs="Times New Roman"/>
                </w:rPr>
                <w:t>20</w:t>
              </w:r>
            </w:ins>
            <w:r>
              <w:rPr>
                <w:rFonts w:ascii="Times New Roman" w:hAnsi="Times New Roman" w:cs="Times New Roman"/>
              </w:rPr>
              <w:t>0</w:t>
            </w:r>
          </w:p>
        </w:tc>
        <w:tc>
          <w:tcPr>
            <w:tcW w:w="337" w:type="pct"/>
            <w:vAlign w:val="center"/>
          </w:tcPr>
          <w:p w14:paraId="15006C6D">
            <w:pPr>
              <w:jc w:val="center"/>
              <w:rPr>
                <w:rFonts w:ascii="Times New Roman" w:hAnsi="Times New Roman" w:cs="Times New Roman"/>
              </w:rPr>
            </w:pPr>
            <w:r>
              <w:rPr>
                <w:rFonts w:ascii="Times New Roman" w:hAnsi="Times New Roman" w:cs="Times New Roman"/>
              </w:rPr>
              <w:t>N</w:t>
            </w:r>
            <w:del w:id="1284" w:author="蔡振辛 [2]" w:date="2026-09-24T21:08:44Z">
              <w:r>
                <w:rPr>
                  <w:rFonts w:ascii="Times New Roman" w:hAnsi="Times New Roman" w:cs="Times New Roman"/>
                </w:rPr>
                <w:delText>A</w:delText>
              </w:r>
            </w:del>
            <w:ins w:id="1285" w:author="蔡振辛 [2]" w:date="2026-09-24T21:08:44Z">
              <w:r>
                <w:rPr>
                  <w:rFonts w:ascii="Times New Roman" w:hAnsi="Times New Roman" w:cs="Times New Roman"/>
                </w:rPr>
                <w:t>o License</w:t>
              </w:r>
            </w:ins>
          </w:p>
        </w:tc>
        <w:tc>
          <w:tcPr>
            <w:tcW w:w="525" w:type="pct"/>
            <w:vAlign w:val="center"/>
          </w:tcPr>
          <w:p w14:paraId="2B3BEEDE">
            <w:pPr>
              <w:jc w:val="center"/>
              <w:rPr>
                <w:rFonts w:ascii="Times New Roman" w:hAnsi="Times New Roman" w:cs="Times New Roman"/>
              </w:rPr>
            </w:pPr>
            <w:del w:id="1286" w:author="蔡振辛 [2]" w:date="2026-09-24T21:08:44Z">
              <w:r>
                <w:rPr>
                  <w:rFonts w:ascii="Times New Roman" w:hAnsi="Times New Roman" w:cs="Times New Roman"/>
                </w:rPr>
                <w:delText>NA</w:delText>
              </w:r>
            </w:del>
            <w:ins w:id="1287" w:author="蔡振辛 [2]" w:date="2026-09-24T21:08:44Z">
              <w:r>
                <w:rPr>
                  <w:rFonts w:ascii="Times New Roman" w:hAnsi="Times New Roman" w:cs="Times New Roman"/>
                </w:rPr>
                <w:t>Lab Experiment</w:t>
              </w:r>
            </w:ins>
          </w:p>
        </w:tc>
      </w:tr>
      <w:tr w14:paraId="54375320">
        <w:tblPrEx>
          <w:tblCellMar>
            <w:top w:w="0" w:type="dxa"/>
            <w:left w:w="108" w:type="dxa"/>
            <w:bottom w:w="0" w:type="dxa"/>
            <w:right w:w="108" w:type="dxa"/>
          </w:tblCellMar>
        </w:tblPrEx>
        <w:trPr>
          <w:cantSplit/>
        </w:trPr>
        <w:tc>
          <w:tcPr>
            <w:tcW w:w="234" w:type="pct"/>
            <w:vAlign w:val="center"/>
          </w:tcPr>
          <w:p w14:paraId="57C4BE7C">
            <w:pPr>
              <w:jc w:val="center"/>
              <w:rPr>
                <w:rFonts w:ascii="Times New Roman" w:hAnsi="Times New Roman" w:cs="Times New Roman"/>
              </w:rPr>
            </w:pPr>
            <w:r>
              <w:rPr>
                <w:rFonts w:ascii="Times New Roman" w:hAnsi="Times New Roman" w:cs="Times New Roman"/>
              </w:rPr>
              <w:t>66</w:t>
            </w:r>
          </w:p>
        </w:tc>
        <w:tc>
          <w:tcPr>
            <w:tcW w:w="1103" w:type="pct"/>
            <w:vAlign w:val="center"/>
          </w:tcPr>
          <w:p w14:paraId="45E72707">
            <w:pPr>
              <w:jc w:val="center"/>
              <w:rPr>
                <w:rFonts w:ascii="Times New Roman" w:hAnsi="Times New Roman" w:cs="Times New Roman"/>
              </w:rPr>
            </w:pPr>
            <w:r>
              <w:rPr>
                <w:rFonts w:ascii="Times New Roman" w:hAnsi="Times New Roman" w:cs="Times New Roman"/>
              </w:rPr>
              <w:t>S</w:t>
            </w:r>
            <w:del w:id="1288" w:author="蔡振辛 [2]" w:date="2026-09-24T21:08:44Z">
              <w:r>
                <w:rPr>
                  <w:rFonts w:ascii="Times New Roman" w:hAnsi="Times New Roman" w:cs="Times New Roman"/>
                </w:rPr>
                <w:delText>ui_2015_unpub</w:delText>
              </w:r>
            </w:del>
            <w:ins w:id="1289" w:author="蔡振辛 [2]" w:date="2026-09-24T21:08:44Z">
              <w:r>
                <w:rPr>
                  <w:rFonts w:ascii="Times New Roman" w:hAnsi="Times New Roman" w:cs="Times New Roman"/>
                </w:rPr>
                <w:t>chaefer_2019_JCogPsych</w:t>
              </w:r>
            </w:ins>
          </w:p>
        </w:tc>
        <w:tc>
          <w:tcPr>
            <w:tcW w:w="545" w:type="pct"/>
            <w:vAlign w:val="center"/>
          </w:tcPr>
          <w:p w14:paraId="573A503C">
            <w:pPr>
              <w:jc w:val="center"/>
              <w:rPr>
                <w:rFonts w:ascii="Times New Roman" w:hAnsi="Times New Roman" w:cs="Times New Roman"/>
              </w:rPr>
            </w:pPr>
            <w:r>
              <w:rPr>
                <w:rFonts w:ascii="Times New Roman" w:hAnsi="Times New Roman" w:cs="Times New Roman"/>
              </w:rPr>
              <w:t>S</w:t>
            </w:r>
            <w:del w:id="1290" w:author="蔡振辛 [2]" w:date="2026-09-24T21:08:44Z">
              <w:r>
                <w:rPr>
                  <w:rFonts w:ascii="Times New Roman" w:hAnsi="Times New Roman" w:cs="Times New Roman"/>
                </w:rPr>
                <w:delText>ui</w:delText>
              </w:r>
            </w:del>
            <w:ins w:id="1291" w:author="蔡振辛 [2]" w:date="2026-09-24T21:08:44Z">
              <w:r>
                <w:rPr>
                  <w:rFonts w:ascii="Times New Roman" w:hAnsi="Times New Roman" w:cs="Times New Roman"/>
                </w:rPr>
                <w:t>chaefer &amp; Frings</w:t>
              </w:r>
            </w:ins>
            <w:r>
              <w:rPr>
                <w:rFonts w:ascii="Times New Roman" w:hAnsi="Times New Roman" w:cs="Times New Roman"/>
              </w:rPr>
              <w:t xml:space="preserve"> (201</w:t>
            </w:r>
            <w:del w:id="1292" w:author="蔡振辛 [2]" w:date="2026-09-24T21:08:44Z">
              <w:r>
                <w:rPr>
                  <w:rFonts w:ascii="Times New Roman" w:hAnsi="Times New Roman" w:cs="Times New Roman"/>
                </w:rPr>
                <w:delText>5</w:delText>
              </w:r>
            </w:del>
            <w:ins w:id="1293" w:author="蔡振辛 [2]" w:date="2026-09-24T21:08:44Z">
              <w:r>
                <w:rPr>
                  <w:rFonts w:ascii="Times New Roman" w:hAnsi="Times New Roman" w:cs="Times New Roman"/>
                </w:rPr>
                <w:t>9</w:t>
              </w:r>
            </w:ins>
            <w:r>
              <w:rPr>
                <w:rFonts w:ascii="Times New Roman" w:hAnsi="Times New Roman" w:cs="Times New Roman"/>
              </w:rPr>
              <w:t>)</w:t>
            </w:r>
          </w:p>
        </w:tc>
        <w:tc>
          <w:tcPr>
            <w:tcW w:w="250" w:type="pct"/>
            <w:vAlign w:val="center"/>
          </w:tcPr>
          <w:p w14:paraId="6CF1A4A1">
            <w:pPr>
              <w:jc w:val="center"/>
              <w:rPr>
                <w:rFonts w:ascii="Times New Roman" w:hAnsi="Times New Roman" w:cs="Times New Roman"/>
              </w:rPr>
            </w:pPr>
            <w:r>
              <w:rPr>
                <w:rFonts w:ascii="Times New Roman" w:hAnsi="Times New Roman" w:cs="Times New Roman"/>
              </w:rPr>
              <w:t>Exp</w:t>
            </w:r>
            <w:del w:id="1294" w:author="蔡振辛 [2]" w:date="2026-09-24T21:08:44Z">
              <w:r>
                <w:rPr>
                  <w:rFonts w:ascii="Times New Roman" w:hAnsi="Times New Roman" w:cs="Times New Roman"/>
                </w:rPr>
                <w:delText>2</w:delText>
              </w:r>
            </w:del>
            <w:ins w:id="1295" w:author="蔡振辛 [2]" w:date="2026-09-24T21:08:44Z">
              <w:r>
                <w:rPr>
                  <w:rFonts w:ascii="Times New Roman" w:hAnsi="Times New Roman" w:cs="Times New Roman"/>
                </w:rPr>
                <w:t>1</w:t>
              </w:r>
            </w:ins>
          </w:p>
        </w:tc>
        <w:tc>
          <w:tcPr>
            <w:tcW w:w="341" w:type="pct"/>
            <w:vAlign w:val="center"/>
          </w:tcPr>
          <w:p w14:paraId="54A275D4">
            <w:pPr>
              <w:jc w:val="center"/>
              <w:rPr>
                <w:rFonts w:ascii="Times New Roman" w:hAnsi="Times New Roman" w:cs="Times New Roman"/>
              </w:rPr>
            </w:pPr>
            <w:del w:id="1296" w:author="蔡振辛 [2]" w:date="2026-09-24T21:08:44Z">
              <w:r>
                <w:rPr>
                  <w:rFonts w:ascii="Times New Roman" w:hAnsi="Times New Roman" w:cs="Times New Roman"/>
                </w:rPr>
                <w:delText>China</w:delText>
              </w:r>
            </w:del>
            <w:ins w:id="1297" w:author="蔡振辛 [2]" w:date="2026-09-24T21:08:44Z">
              <w:r>
                <w:rPr>
                  <w:rFonts w:ascii="Times New Roman" w:hAnsi="Times New Roman" w:cs="Times New Roman"/>
                </w:rPr>
                <w:t>Germany</w:t>
              </w:r>
            </w:ins>
          </w:p>
        </w:tc>
        <w:tc>
          <w:tcPr>
            <w:tcW w:w="374" w:type="pct"/>
            <w:vAlign w:val="center"/>
          </w:tcPr>
          <w:p w14:paraId="1B5463BB">
            <w:pPr>
              <w:jc w:val="center"/>
              <w:rPr>
                <w:rFonts w:ascii="Times New Roman" w:hAnsi="Times New Roman" w:cs="Times New Roman"/>
              </w:rPr>
            </w:pPr>
            <w:del w:id="1298" w:author="蔡振辛 [2]" w:date="2026-09-24T21:08:44Z">
              <w:r>
                <w:rPr>
                  <w:rFonts w:ascii="Times New Roman" w:hAnsi="Times New Roman" w:cs="Times New Roman"/>
                </w:rPr>
                <w:delText>Chinese</w:delText>
              </w:r>
            </w:del>
            <w:ins w:id="1299" w:author="蔡振辛 [2]" w:date="2026-09-24T21:08:44Z">
              <w:r>
                <w:rPr>
                  <w:rFonts w:ascii="Times New Roman" w:hAnsi="Times New Roman" w:cs="Times New Roman"/>
                </w:rPr>
                <w:t>German</w:t>
              </w:r>
            </w:ins>
          </w:p>
        </w:tc>
        <w:tc>
          <w:tcPr>
            <w:tcW w:w="364" w:type="pct"/>
            <w:vAlign w:val="center"/>
          </w:tcPr>
          <w:p w14:paraId="29CD83A5">
            <w:pPr>
              <w:jc w:val="center"/>
              <w:rPr>
                <w:rFonts w:ascii="Times New Roman" w:hAnsi="Times New Roman" w:cs="Times New Roman"/>
              </w:rPr>
            </w:pPr>
            <w:ins w:id="1300" w:author="蔡振辛 [2]" w:date="2026-09-24T21:08:44Z">
              <w:r>
                <w:rPr>
                  <w:rFonts w:ascii="Times New Roman" w:hAnsi="Times New Roman" w:cs="Times New Roman"/>
                </w:rPr>
                <w:t>3</w:t>
              </w:r>
            </w:ins>
            <w:r>
              <w:rPr>
                <w:rFonts w:ascii="Times New Roman" w:hAnsi="Times New Roman" w:cs="Times New Roman"/>
              </w:rPr>
              <w:t>2</w:t>
            </w:r>
            <w:del w:id="1301" w:author="蔡振辛 [2]" w:date="2026-09-24T21:08:44Z">
              <w:r>
                <w:rPr>
                  <w:rFonts w:ascii="Times New Roman" w:hAnsi="Times New Roman" w:cs="Times New Roman"/>
                </w:rPr>
                <w:delText>0</w:delText>
              </w:r>
            </w:del>
          </w:p>
        </w:tc>
        <w:tc>
          <w:tcPr>
            <w:tcW w:w="369" w:type="pct"/>
            <w:vAlign w:val="center"/>
          </w:tcPr>
          <w:p w14:paraId="51C5C250">
            <w:pPr>
              <w:jc w:val="center"/>
              <w:rPr>
                <w:rFonts w:ascii="Times New Roman" w:hAnsi="Times New Roman" w:cs="Times New Roman"/>
              </w:rPr>
            </w:pPr>
            <w:r>
              <w:rPr>
                <w:rFonts w:ascii="Times New Roman" w:hAnsi="Times New Roman" w:cs="Times New Roman"/>
              </w:rPr>
              <w:t>geometric shape</w:t>
            </w:r>
            <w:del w:id="1302" w:author="蔡振辛 [2]" w:date="2026-09-24T21:08:44Z">
              <w:r>
                <w:rPr>
                  <w:rFonts w:ascii="Times New Roman" w:hAnsi="Times New Roman" w:cs="Times New Roman"/>
                </w:rPr>
                <w:delText xml:space="preserve"> and face</w:delText>
              </w:r>
            </w:del>
          </w:p>
        </w:tc>
        <w:tc>
          <w:tcPr>
            <w:tcW w:w="553" w:type="pct"/>
            <w:vAlign w:val="center"/>
          </w:tcPr>
          <w:p w14:paraId="51C19B2D">
            <w:pPr>
              <w:jc w:val="center"/>
              <w:rPr>
                <w:rFonts w:ascii="Times New Roman" w:hAnsi="Times New Roman" w:cs="Times New Roman"/>
              </w:rPr>
            </w:pPr>
            <w:del w:id="1303" w:author="蔡振辛 [2]" w:date="2026-09-24T21:08:44Z">
              <w:r>
                <w:rPr>
                  <w:rFonts w:ascii="Times New Roman" w:hAnsi="Times New Roman" w:cs="Times New Roman"/>
                </w:rPr>
                <w:delText>480</w:delText>
              </w:r>
            </w:del>
            <w:ins w:id="1304" w:author="蔡振辛 [2]" w:date="2026-09-24T21:08:44Z">
              <w:r>
                <w:rPr>
                  <w:rFonts w:ascii="Times New Roman" w:hAnsi="Times New Roman" w:cs="Times New Roman"/>
                </w:rPr>
                <w:t>144</w:t>
              </w:r>
            </w:ins>
          </w:p>
        </w:tc>
        <w:tc>
          <w:tcPr>
            <w:tcW w:w="337" w:type="pct"/>
            <w:vAlign w:val="center"/>
          </w:tcPr>
          <w:p w14:paraId="39E3CEE1">
            <w:pPr>
              <w:jc w:val="center"/>
              <w:rPr>
                <w:rFonts w:ascii="Times New Roman" w:hAnsi="Times New Roman" w:cs="Times New Roman"/>
              </w:rPr>
            </w:pPr>
            <w:del w:id="1305" w:author="蔡振辛 [2]" w:date="2026-09-24T21:08:44Z">
              <w:r>
                <w:rPr>
                  <w:rFonts w:ascii="Times New Roman" w:hAnsi="Times New Roman" w:cs="Times New Roman"/>
                </w:rPr>
                <w:delText>NA</w:delText>
              </w:r>
            </w:del>
            <w:ins w:id="1306" w:author="蔡振辛 [2]" w:date="2026-09-24T21:08:44Z">
              <w:r>
                <w:rPr>
                  <w:rFonts w:ascii="Times New Roman" w:hAnsi="Times New Roman" w:cs="Times New Roman"/>
                </w:rPr>
                <w:t>CC-BY-SA 4.0</w:t>
              </w:r>
            </w:ins>
          </w:p>
        </w:tc>
        <w:tc>
          <w:tcPr>
            <w:tcW w:w="525" w:type="pct"/>
            <w:vAlign w:val="center"/>
          </w:tcPr>
          <w:p w14:paraId="284E656F">
            <w:pPr>
              <w:jc w:val="center"/>
              <w:rPr>
                <w:rFonts w:ascii="Times New Roman" w:hAnsi="Times New Roman" w:cs="Times New Roman"/>
              </w:rPr>
            </w:pPr>
            <w:del w:id="1307" w:author="蔡振辛 [2]" w:date="2026-09-24T21:08:44Z">
              <w:r>
                <w:rPr>
                  <w:rFonts w:ascii="Times New Roman" w:hAnsi="Times New Roman" w:cs="Times New Roman"/>
                </w:rPr>
                <w:delText>NA</w:delText>
              </w:r>
            </w:del>
            <w:ins w:id="1308" w:author="蔡振辛 [2]" w:date="2026-09-24T21:08:44Z">
              <w:r>
                <w:rPr>
                  <w:rFonts w:ascii="Times New Roman" w:hAnsi="Times New Roman" w:cs="Times New Roman"/>
                </w:rPr>
                <w:t>Lab Experiment</w:t>
              </w:r>
            </w:ins>
          </w:p>
        </w:tc>
      </w:tr>
      <w:tr w14:paraId="60BDF205">
        <w:tblPrEx>
          <w:tblCellMar>
            <w:top w:w="0" w:type="dxa"/>
            <w:left w:w="108" w:type="dxa"/>
            <w:bottom w:w="0" w:type="dxa"/>
            <w:right w:w="108" w:type="dxa"/>
          </w:tblCellMar>
        </w:tblPrEx>
        <w:trPr>
          <w:cantSplit/>
        </w:trPr>
        <w:tc>
          <w:tcPr>
            <w:tcW w:w="234" w:type="pct"/>
            <w:vAlign w:val="center"/>
          </w:tcPr>
          <w:p w14:paraId="1657175D">
            <w:pPr>
              <w:jc w:val="center"/>
              <w:rPr>
                <w:rFonts w:ascii="Times New Roman" w:hAnsi="Times New Roman" w:cs="Times New Roman"/>
              </w:rPr>
            </w:pPr>
            <w:r>
              <w:rPr>
                <w:rFonts w:ascii="Times New Roman" w:hAnsi="Times New Roman" w:cs="Times New Roman"/>
              </w:rPr>
              <w:t>67</w:t>
            </w:r>
          </w:p>
        </w:tc>
        <w:tc>
          <w:tcPr>
            <w:tcW w:w="1103" w:type="pct"/>
            <w:vAlign w:val="center"/>
          </w:tcPr>
          <w:p w14:paraId="3D8FB7E8">
            <w:pPr>
              <w:jc w:val="center"/>
              <w:rPr>
                <w:rFonts w:ascii="Times New Roman" w:hAnsi="Times New Roman" w:cs="Times New Roman"/>
              </w:rPr>
            </w:pPr>
            <w:r>
              <w:rPr>
                <w:rFonts w:ascii="Times New Roman" w:hAnsi="Times New Roman" w:cs="Times New Roman"/>
              </w:rPr>
              <w:t>S</w:t>
            </w:r>
            <w:del w:id="1309" w:author="蔡振辛 [2]" w:date="2026-09-24T21:08:44Z">
              <w:r>
                <w:rPr>
                  <w:rFonts w:ascii="Times New Roman" w:hAnsi="Times New Roman" w:cs="Times New Roman"/>
                </w:rPr>
                <w:delText>ui_2023_ConsciousCog</w:delText>
              </w:r>
            </w:del>
            <w:ins w:id="1310" w:author="蔡振辛 [2]" w:date="2026-09-24T21:08:44Z">
              <w:r>
                <w:rPr>
                  <w:rFonts w:ascii="Times New Roman" w:hAnsi="Times New Roman" w:cs="Times New Roman"/>
                </w:rPr>
                <w:t>chaefer_2019_JCogPsych</w:t>
              </w:r>
            </w:ins>
          </w:p>
        </w:tc>
        <w:tc>
          <w:tcPr>
            <w:tcW w:w="545" w:type="pct"/>
            <w:vAlign w:val="center"/>
          </w:tcPr>
          <w:p w14:paraId="1A206DB4">
            <w:pPr>
              <w:jc w:val="center"/>
              <w:rPr>
                <w:rFonts w:ascii="Times New Roman" w:hAnsi="Times New Roman" w:cs="Times New Roman"/>
              </w:rPr>
            </w:pPr>
            <w:del w:id="1311" w:author="蔡振辛 [2]" w:date="2026-09-24T21:08:44Z">
              <w:r>
                <w:rPr>
                  <w:rFonts w:ascii="Times New Roman" w:hAnsi="Times New Roman" w:cs="Times New Roman"/>
                </w:rPr>
                <w:delText>J Sui et al. (2023</w:delText>
              </w:r>
            </w:del>
            <w:ins w:id="1312" w:author="蔡振辛 [2]" w:date="2026-09-24T21:08:44Z">
              <w:r>
                <w:rPr>
                  <w:rFonts w:ascii="Times New Roman" w:hAnsi="Times New Roman" w:cs="Times New Roman"/>
                </w:rPr>
                <w:t>Schaefer &amp; Frings (2019</w:t>
              </w:r>
            </w:ins>
            <w:r>
              <w:rPr>
                <w:rFonts w:ascii="Times New Roman" w:hAnsi="Times New Roman" w:cs="Times New Roman"/>
              </w:rPr>
              <w:t>)</w:t>
            </w:r>
          </w:p>
        </w:tc>
        <w:tc>
          <w:tcPr>
            <w:tcW w:w="250" w:type="pct"/>
            <w:vAlign w:val="center"/>
          </w:tcPr>
          <w:p w14:paraId="27B51DF6">
            <w:pPr>
              <w:jc w:val="center"/>
              <w:rPr>
                <w:rFonts w:ascii="Times New Roman" w:hAnsi="Times New Roman" w:cs="Times New Roman"/>
              </w:rPr>
            </w:pPr>
            <w:r>
              <w:rPr>
                <w:rFonts w:ascii="Times New Roman" w:hAnsi="Times New Roman" w:cs="Times New Roman"/>
              </w:rPr>
              <w:t>Exp</w:t>
            </w:r>
            <w:del w:id="1313" w:author="蔡振辛 [2]" w:date="2026-09-24T21:08:44Z">
              <w:r>
                <w:rPr>
                  <w:rFonts w:ascii="Times New Roman" w:hAnsi="Times New Roman" w:cs="Times New Roman"/>
                </w:rPr>
                <w:delText>1</w:delText>
              </w:r>
            </w:del>
            <w:ins w:id="1314" w:author="蔡振辛 [2]" w:date="2026-09-24T21:08:44Z">
              <w:r>
                <w:rPr>
                  <w:rFonts w:ascii="Times New Roman" w:hAnsi="Times New Roman" w:cs="Times New Roman"/>
                </w:rPr>
                <w:t>2</w:t>
              </w:r>
            </w:ins>
          </w:p>
        </w:tc>
        <w:tc>
          <w:tcPr>
            <w:tcW w:w="341" w:type="pct"/>
            <w:vAlign w:val="center"/>
          </w:tcPr>
          <w:p w14:paraId="22BD12AD">
            <w:pPr>
              <w:jc w:val="center"/>
              <w:rPr>
                <w:rFonts w:ascii="Times New Roman" w:hAnsi="Times New Roman" w:cs="Times New Roman"/>
              </w:rPr>
            </w:pPr>
            <w:del w:id="1315" w:author="蔡振辛 [2]" w:date="2026-09-24T21:08:44Z">
              <w:r>
                <w:rPr>
                  <w:rFonts w:ascii="Times New Roman" w:hAnsi="Times New Roman" w:cs="Times New Roman"/>
                </w:rPr>
                <w:delText>UK</w:delText>
              </w:r>
            </w:del>
            <w:ins w:id="1316" w:author="蔡振辛 [2]" w:date="2026-09-24T21:08:44Z">
              <w:r>
                <w:rPr>
                  <w:rFonts w:ascii="Times New Roman" w:hAnsi="Times New Roman" w:cs="Times New Roman"/>
                </w:rPr>
                <w:t>Germany</w:t>
              </w:r>
            </w:ins>
          </w:p>
        </w:tc>
        <w:tc>
          <w:tcPr>
            <w:tcW w:w="374" w:type="pct"/>
            <w:vAlign w:val="center"/>
          </w:tcPr>
          <w:p w14:paraId="401EEDB0">
            <w:pPr>
              <w:jc w:val="center"/>
              <w:rPr>
                <w:rFonts w:ascii="Times New Roman" w:hAnsi="Times New Roman" w:cs="Times New Roman"/>
              </w:rPr>
            </w:pPr>
            <w:ins w:id="1317" w:author="蔡振辛 [2]" w:date="2026-09-24T21:08:44Z">
              <w:r>
                <w:rPr>
                  <w:rFonts w:ascii="Times New Roman" w:hAnsi="Times New Roman" w:cs="Times New Roman"/>
                </w:rPr>
                <w:t>G</w:t>
              </w:r>
            </w:ins>
            <w:r>
              <w:rPr>
                <w:rFonts w:ascii="Times New Roman" w:hAnsi="Times New Roman" w:cs="Times New Roman"/>
              </w:rPr>
              <w:t>e</w:t>
            </w:r>
            <w:del w:id="1318" w:author="蔡振辛 [2]" w:date="2026-09-24T21:08:44Z">
              <w:r>
                <w:rPr>
                  <w:rFonts w:ascii="Times New Roman" w:hAnsi="Times New Roman" w:cs="Times New Roman"/>
                </w:rPr>
                <w:delText>nglish</w:delText>
              </w:r>
            </w:del>
            <w:ins w:id="1319" w:author="蔡振辛 [2]" w:date="2026-09-24T21:08:44Z">
              <w:r>
                <w:rPr>
                  <w:rFonts w:ascii="Times New Roman" w:hAnsi="Times New Roman" w:cs="Times New Roman"/>
                </w:rPr>
                <w:t>rman</w:t>
              </w:r>
            </w:ins>
          </w:p>
        </w:tc>
        <w:tc>
          <w:tcPr>
            <w:tcW w:w="364" w:type="pct"/>
            <w:vAlign w:val="center"/>
          </w:tcPr>
          <w:p w14:paraId="6C51F17E">
            <w:pPr>
              <w:jc w:val="center"/>
              <w:rPr>
                <w:rFonts w:ascii="Times New Roman" w:hAnsi="Times New Roman" w:cs="Times New Roman"/>
              </w:rPr>
            </w:pPr>
            <w:del w:id="1320" w:author="蔡振辛 [2]" w:date="2026-09-24T21:08:44Z">
              <w:r>
                <w:rPr>
                  <w:rFonts w:ascii="Times New Roman" w:hAnsi="Times New Roman" w:cs="Times New Roman"/>
                </w:rPr>
                <w:delText>20 (12/8)</w:delText>
              </w:r>
            </w:del>
            <w:ins w:id="1321" w:author="蔡振辛 [2]" w:date="2026-09-24T21:08:44Z">
              <w:r>
                <w:rPr>
                  <w:rFonts w:ascii="Times New Roman" w:hAnsi="Times New Roman" w:cs="Times New Roman"/>
                </w:rPr>
                <w:t>36</w:t>
              </w:r>
            </w:ins>
          </w:p>
        </w:tc>
        <w:tc>
          <w:tcPr>
            <w:tcW w:w="369" w:type="pct"/>
            <w:vAlign w:val="center"/>
          </w:tcPr>
          <w:p w14:paraId="44AFF44E">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13D411D">
            <w:pPr>
              <w:jc w:val="center"/>
              <w:rPr>
                <w:rFonts w:ascii="Times New Roman" w:hAnsi="Times New Roman" w:cs="Times New Roman"/>
              </w:rPr>
            </w:pPr>
            <w:del w:id="1322" w:author="蔡振辛 [2]" w:date="2026-09-24T21:08:44Z">
              <w:r>
                <w:rPr>
                  <w:rFonts w:ascii="Times New Roman" w:hAnsi="Times New Roman" w:cs="Times New Roman"/>
                </w:rPr>
                <w:delText>960</w:delText>
              </w:r>
            </w:del>
            <w:ins w:id="1323" w:author="蔡振辛 [2]" w:date="2026-09-24T21:08:44Z">
              <w:r>
                <w:rPr>
                  <w:rFonts w:ascii="Times New Roman" w:hAnsi="Times New Roman" w:cs="Times New Roman"/>
                </w:rPr>
                <w:t>144</w:t>
              </w:r>
            </w:ins>
          </w:p>
        </w:tc>
        <w:tc>
          <w:tcPr>
            <w:tcW w:w="337" w:type="pct"/>
            <w:vAlign w:val="center"/>
          </w:tcPr>
          <w:p w14:paraId="46E950B1">
            <w:pPr>
              <w:jc w:val="center"/>
              <w:rPr>
                <w:rFonts w:ascii="Times New Roman" w:hAnsi="Times New Roman" w:cs="Times New Roman"/>
              </w:rPr>
            </w:pPr>
            <w:r>
              <w:rPr>
                <w:rFonts w:ascii="Times New Roman" w:hAnsi="Times New Roman" w:cs="Times New Roman"/>
              </w:rPr>
              <w:t>CC</w:t>
            </w:r>
            <w:del w:id="1324" w:author="蔡振辛 [2]" w:date="2026-09-24T21:08:44Z">
              <w:r>
                <w:rPr>
                  <w:rFonts w:ascii="Times New Roman" w:hAnsi="Times New Roman" w:cs="Times New Roman"/>
                </w:rPr>
                <w:delText xml:space="preserve"> BY-NC-ND</w:delText>
              </w:r>
            </w:del>
            <w:ins w:id="1325" w:author="蔡振辛 [2]" w:date="2026-09-24T21:08:44Z">
              <w:r>
                <w:rPr>
                  <w:rFonts w:ascii="Times New Roman" w:hAnsi="Times New Roman" w:cs="Times New Roman"/>
                </w:rPr>
                <w:t>-BY-SA 4.0</w:t>
              </w:r>
            </w:ins>
          </w:p>
        </w:tc>
        <w:tc>
          <w:tcPr>
            <w:tcW w:w="525" w:type="pct"/>
            <w:vAlign w:val="center"/>
          </w:tcPr>
          <w:p w14:paraId="0B3DD641">
            <w:pPr>
              <w:jc w:val="center"/>
              <w:rPr>
                <w:rFonts w:ascii="Times New Roman" w:hAnsi="Times New Roman" w:cs="Times New Roman"/>
              </w:rPr>
            </w:pPr>
            <w:r>
              <w:rPr>
                <w:rFonts w:ascii="Times New Roman" w:hAnsi="Times New Roman" w:cs="Times New Roman"/>
              </w:rPr>
              <w:t>Lab Experiment</w:t>
            </w:r>
          </w:p>
        </w:tc>
      </w:tr>
      <w:tr w14:paraId="69744024">
        <w:tblPrEx>
          <w:tblCellMar>
            <w:top w:w="0" w:type="dxa"/>
            <w:left w:w="108" w:type="dxa"/>
            <w:bottom w:w="0" w:type="dxa"/>
            <w:right w:w="108" w:type="dxa"/>
          </w:tblCellMar>
        </w:tblPrEx>
        <w:trPr>
          <w:cantSplit/>
        </w:trPr>
        <w:tc>
          <w:tcPr>
            <w:tcW w:w="234" w:type="pct"/>
            <w:vAlign w:val="center"/>
          </w:tcPr>
          <w:p w14:paraId="70DD8C14">
            <w:pPr>
              <w:jc w:val="center"/>
              <w:rPr>
                <w:rFonts w:ascii="Times New Roman" w:hAnsi="Times New Roman" w:cs="Times New Roman"/>
              </w:rPr>
            </w:pPr>
            <w:r>
              <w:rPr>
                <w:rFonts w:ascii="Times New Roman" w:hAnsi="Times New Roman" w:cs="Times New Roman"/>
              </w:rPr>
              <w:t>68</w:t>
            </w:r>
          </w:p>
        </w:tc>
        <w:tc>
          <w:tcPr>
            <w:tcW w:w="1103" w:type="pct"/>
            <w:vAlign w:val="center"/>
          </w:tcPr>
          <w:p w14:paraId="3974EED5">
            <w:pPr>
              <w:jc w:val="center"/>
              <w:rPr>
                <w:rFonts w:ascii="Times New Roman" w:hAnsi="Times New Roman" w:cs="Times New Roman"/>
              </w:rPr>
            </w:pPr>
            <w:r>
              <w:rPr>
                <w:rFonts w:ascii="Times New Roman" w:hAnsi="Times New Roman" w:cs="Times New Roman"/>
              </w:rPr>
              <w:t>S</w:t>
            </w:r>
            <w:del w:id="1326" w:author="蔡振辛 [2]" w:date="2026-09-24T21:08:44Z">
              <w:r>
                <w:rPr>
                  <w:rFonts w:ascii="Times New Roman" w:hAnsi="Times New Roman" w:cs="Times New Roman"/>
                </w:rPr>
                <w:delText>un_2026_DataExp</w:delText>
              </w:r>
            </w:del>
            <w:ins w:id="1327" w:author="蔡振辛 [2]" w:date="2026-09-24T21:08:44Z">
              <w:r>
                <w:rPr>
                  <w:rFonts w:ascii="Times New Roman" w:hAnsi="Times New Roman" w:cs="Times New Roman"/>
                </w:rPr>
                <w:t>chaefer_2019_JCogPsych</w:t>
              </w:r>
            </w:ins>
          </w:p>
        </w:tc>
        <w:tc>
          <w:tcPr>
            <w:tcW w:w="545" w:type="pct"/>
            <w:vAlign w:val="center"/>
          </w:tcPr>
          <w:p w14:paraId="0A9F5A90">
            <w:pPr>
              <w:jc w:val="center"/>
              <w:rPr>
                <w:rFonts w:ascii="Times New Roman" w:hAnsi="Times New Roman" w:cs="Times New Roman"/>
              </w:rPr>
            </w:pPr>
            <w:r>
              <w:rPr>
                <w:rFonts w:ascii="Times New Roman" w:hAnsi="Times New Roman" w:cs="Times New Roman"/>
              </w:rPr>
              <w:t>S</w:t>
            </w:r>
            <w:del w:id="1328" w:author="蔡振辛 [2]" w:date="2026-09-24T21:08:44Z">
              <w:r>
                <w:rPr>
                  <w:rFonts w:ascii="Times New Roman" w:hAnsi="Times New Roman" w:cs="Times New Roman"/>
                </w:rPr>
                <w:delText>un et al (2026</w:delText>
              </w:r>
            </w:del>
            <w:ins w:id="1329" w:author="蔡振辛 [2]" w:date="2026-09-24T21:08:44Z">
              <w:r>
                <w:rPr>
                  <w:rFonts w:ascii="Times New Roman" w:hAnsi="Times New Roman" w:cs="Times New Roman"/>
                </w:rPr>
                <w:t>chaefer</w:t>
              </w:r>
            </w:ins>
            <w:ins w:id="1330" w:author="蔡振辛 [2]" w:date="2026-09-24T21:08:45Z">
              <w:r>
                <w:rPr>
                  <w:rFonts w:ascii="Times New Roman" w:hAnsi="Times New Roman" w:cs="Times New Roman"/>
                </w:rPr>
                <w:t xml:space="preserve"> &amp; Frings (2019</w:t>
              </w:r>
            </w:ins>
            <w:r>
              <w:rPr>
                <w:rFonts w:ascii="Times New Roman" w:hAnsi="Times New Roman" w:cs="Times New Roman"/>
              </w:rPr>
              <w:t>)</w:t>
            </w:r>
          </w:p>
        </w:tc>
        <w:tc>
          <w:tcPr>
            <w:tcW w:w="250" w:type="pct"/>
            <w:vAlign w:val="center"/>
          </w:tcPr>
          <w:p w14:paraId="64CF1215">
            <w:pPr>
              <w:jc w:val="center"/>
              <w:rPr>
                <w:rFonts w:ascii="Times New Roman" w:hAnsi="Times New Roman" w:cs="Times New Roman"/>
              </w:rPr>
            </w:pPr>
            <w:r>
              <w:rPr>
                <w:rFonts w:ascii="Times New Roman" w:hAnsi="Times New Roman" w:cs="Times New Roman"/>
              </w:rPr>
              <w:t>Exp</w:t>
            </w:r>
            <w:del w:id="1331" w:author="蔡振辛 [2]" w:date="2026-09-24T21:08:45Z">
              <w:r>
                <w:rPr>
                  <w:rFonts w:ascii="Times New Roman" w:hAnsi="Times New Roman" w:cs="Times New Roman"/>
                </w:rPr>
                <w:delText>1</w:delText>
              </w:r>
            </w:del>
            <w:ins w:id="1332" w:author="蔡振辛 [2]" w:date="2026-09-24T21:08:45Z">
              <w:r>
                <w:rPr>
                  <w:rFonts w:ascii="Times New Roman" w:hAnsi="Times New Roman" w:cs="Times New Roman"/>
                </w:rPr>
                <w:t>3</w:t>
              </w:r>
            </w:ins>
          </w:p>
        </w:tc>
        <w:tc>
          <w:tcPr>
            <w:tcW w:w="341" w:type="pct"/>
            <w:vAlign w:val="center"/>
          </w:tcPr>
          <w:p w14:paraId="1EBC05F3">
            <w:pPr>
              <w:jc w:val="center"/>
              <w:rPr>
                <w:rFonts w:ascii="Times New Roman" w:hAnsi="Times New Roman" w:cs="Times New Roman"/>
              </w:rPr>
            </w:pPr>
            <w:del w:id="1333" w:author="蔡振辛 [2]" w:date="2026-09-24T21:08:45Z">
              <w:r>
                <w:rPr>
                  <w:rFonts w:ascii="Times New Roman" w:hAnsi="Times New Roman" w:cs="Times New Roman"/>
                </w:rPr>
                <w:delText>China</w:delText>
              </w:r>
            </w:del>
            <w:ins w:id="1334" w:author="蔡振辛 [2]" w:date="2026-09-24T21:08:45Z">
              <w:r>
                <w:rPr>
                  <w:rFonts w:ascii="Times New Roman" w:hAnsi="Times New Roman" w:cs="Times New Roman"/>
                </w:rPr>
                <w:t>Germany</w:t>
              </w:r>
            </w:ins>
          </w:p>
        </w:tc>
        <w:tc>
          <w:tcPr>
            <w:tcW w:w="374" w:type="pct"/>
            <w:vAlign w:val="center"/>
          </w:tcPr>
          <w:p w14:paraId="2BF88241">
            <w:pPr>
              <w:jc w:val="center"/>
              <w:rPr>
                <w:rFonts w:ascii="Times New Roman" w:hAnsi="Times New Roman" w:cs="Times New Roman"/>
              </w:rPr>
            </w:pPr>
            <w:del w:id="1335" w:author="蔡振辛 [2]" w:date="2026-09-24T21:08:45Z">
              <w:r>
                <w:rPr>
                  <w:rFonts w:ascii="Times New Roman" w:hAnsi="Times New Roman" w:cs="Times New Roman"/>
                </w:rPr>
                <w:delText>Chinese</w:delText>
              </w:r>
            </w:del>
            <w:ins w:id="1336" w:author="蔡振辛 [2]" w:date="2026-09-24T21:08:45Z">
              <w:r>
                <w:rPr>
                  <w:rFonts w:ascii="Times New Roman" w:hAnsi="Times New Roman" w:cs="Times New Roman"/>
                </w:rPr>
                <w:t>German</w:t>
              </w:r>
            </w:ins>
          </w:p>
        </w:tc>
        <w:tc>
          <w:tcPr>
            <w:tcW w:w="364" w:type="pct"/>
            <w:vAlign w:val="center"/>
          </w:tcPr>
          <w:p w14:paraId="48C24760">
            <w:pPr>
              <w:jc w:val="center"/>
              <w:rPr>
                <w:rFonts w:ascii="Times New Roman" w:hAnsi="Times New Roman" w:cs="Times New Roman"/>
              </w:rPr>
            </w:pPr>
            <w:del w:id="1337" w:author="蔡振辛 [2]" w:date="2026-09-24T21:08:45Z">
              <w:r>
                <w:rPr>
                  <w:rFonts w:ascii="Times New Roman" w:hAnsi="Times New Roman" w:cs="Times New Roman"/>
                </w:rPr>
                <w:delText>—</w:delText>
              </w:r>
            </w:del>
            <w:ins w:id="1338" w:author="蔡振辛 [2]" w:date="2026-09-24T21:08:45Z">
              <w:r>
                <w:rPr>
                  <w:rFonts w:ascii="Times New Roman" w:hAnsi="Times New Roman" w:cs="Times New Roman"/>
                </w:rPr>
                <w:t>35</w:t>
              </w:r>
            </w:ins>
          </w:p>
        </w:tc>
        <w:tc>
          <w:tcPr>
            <w:tcW w:w="369" w:type="pct"/>
            <w:vAlign w:val="center"/>
          </w:tcPr>
          <w:p w14:paraId="05434D5E">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2351427E">
            <w:pPr>
              <w:jc w:val="center"/>
              <w:rPr>
                <w:rFonts w:ascii="Times New Roman" w:hAnsi="Times New Roman" w:cs="Times New Roman"/>
              </w:rPr>
            </w:pPr>
            <w:del w:id="1339" w:author="蔡振辛 [2]" w:date="2026-09-24T21:08:45Z">
              <w:r>
                <w:rPr>
                  <w:rFonts w:ascii="Times New Roman" w:hAnsi="Times New Roman" w:cs="Times New Roman"/>
                </w:rPr>
                <w:delText>NA</w:delText>
              </w:r>
            </w:del>
            <w:ins w:id="1340" w:author="蔡振辛 [2]" w:date="2026-09-24T21:08:45Z">
              <w:r>
                <w:rPr>
                  <w:rFonts w:ascii="Times New Roman" w:hAnsi="Times New Roman" w:cs="Times New Roman"/>
                </w:rPr>
                <w:t>144</w:t>
              </w:r>
            </w:ins>
          </w:p>
        </w:tc>
        <w:tc>
          <w:tcPr>
            <w:tcW w:w="337" w:type="pct"/>
            <w:vAlign w:val="center"/>
          </w:tcPr>
          <w:p w14:paraId="1ECF3295">
            <w:pPr>
              <w:jc w:val="center"/>
              <w:rPr>
                <w:rFonts w:ascii="Times New Roman" w:hAnsi="Times New Roman" w:cs="Times New Roman"/>
              </w:rPr>
            </w:pPr>
            <w:del w:id="1341" w:author="蔡振辛 [2]" w:date="2026-09-24T21:08:45Z">
              <w:r>
                <w:rPr>
                  <w:rFonts w:ascii="Times New Roman" w:hAnsi="Times New Roman" w:cs="Times New Roman"/>
                </w:rPr>
                <w:delText>No License</w:delText>
              </w:r>
            </w:del>
            <w:ins w:id="1342" w:author="蔡振辛 [2]" w:date="2026-09-24T21:08:45Z">
              <w:r>
                <w:rPr>
                  <w:rFonts w:ascii="Times New Roman" w:hAnsi="Times New Roman" w:cs="Times New Roman"/>
                </w:rPr>
                <w:t>CC-BY-SA 4.0</w:t>
              </w:r>
            </w:ins>
          </w:p>
        </w:tc>
        <w:tc>
          <w:tcPr>
            <w:tcW w:w="525" w:type="pct"/>
            <w:vAlign w:val="center"/>
          </w:tcPr>
          <w:p w14:paraId="7842BD18">
            <w:pPr>
              <w:jc w:val="center"/>
              <w:rPr>
                <w:rFonts w:ascii="Times New Roman" w:hAnsi="Times New Roman" w:cs="Times New Roman"/>
              </w:rPr>
            </w:pPr>
            <w:del w:id="1343" w:author="蔡振辛 [2]" w:date="2026-09-24T21:08:45Z">
              <w:r>
                <w:rPr>
                  <w:rFonts w:ascii="Times New Roman" w:hAnsi="Times New Roman" w:cs="Times New Roman"/>
                </w:rPr>
                <w:delText>NA</w:delText>
              </w:r>
            </w:del>
            <w:ins w:id="1344" w:author="蔡振辛 [2]" w:date="2026-09-24T21:08:45Z">
              <w:r>
                <w:rPr>
                  <w:rFonts w:ascii="Times New Roman" w:hAnsi="Times New Roman" w:cs="Times New Roman"/>
                </w:rPr>
                <w:t>Lab Experiment</w:t>
              </w:r>
            </w:ins>
          </w:p>
        </w:tc>
      </w:tr>
      <w:tr w14:paraId="102AD4AC">
        <w:tblPrEx>
          <w:tblCellMar>
            <w:top w:w="0" w:type="dxa"/>
            <w:left w:w="108" w:type="dxa"/>
            <w:bottom w:w="0" w:type="dxa"/>
            <w:right w:w="108" w:type="dxa"/>
          </w:tblCellMar>
        </w:tblPrEx>
        <w:trPr>
          <w:cantSplit/>
        </w:trPr>
        <w:tc>
          <w:tcPr>
            <w:tcW w:w="234" w:type="pct"/>
            <w:vAlign w:val="center"/>
          </w:tcPr>
          <w:p w14:paraId="25BB3E82">
            <w:pPr>
              <w:jc w:val="center"/>
              <w:rPr>
                <w:rFonts w:ascii="Times New Roman" w:hAnsi="Times New Roman" w:cs="Times New Roman"/>
              </w:rPr>
            </w:pPr>
            <w:r>
              <w:rPr>
                <w:rFonts w:ascii="Times New Roman" w:hAnsi="Times New Roman" w:cs="Times New Roman"/>
              </w:rPr>
              <w:t>69</w:t>
            </w:r>
          </w:p>
        </w:tc>
        <w:tc>
          <w:tcPr>
            <w:tcW w:w="1103" w:type="pct"/>
            <w:vAlign w:val="center"/>
          </w:tcPr>
          <w:p w14:paraId="3784B629">
            <w:pPr>
              <w:jc w:val="center"/>
              <w:rPr>
                <w:rFonts w:ascii="Times New Roman" w:hAnsi="Times New Roman" w:cs="Times New Roman"/>
              </w:rPr>
            </w:pPr>
            <w:r>
              <w:rPr>
                <w:rFonts w:ascii="Times New Roman" w:hAnsi="Times New Roman" w:cs="Times New Roman"/>
              </w:rPr>
              <w:t>S</w:t>
            </w:r>
            <w:del w:id="1345" w:author="蔡振辛 [2]" w:date="2026-09-24T21:08:45Z">
              <w:r>
                <w:rPr>
                  <w:rFonts w:ascii="Times New Roman" w:hAnsi="Times New Roman" w:cs="Times New Roman"/>
                </w:rPr>
                <w:delText>vensson_2022_PsychRes</w:delText>
              </w:r>
            </w:del>
            <w:ins w:id="1346" w:author="蔡振辛 [2]" w:date="2026-09-24T21:08:45Z">
              <w:r>
                <w:rPr>
                  <w:rFonts w:ascii="Times New Roman" w:hAnsi="Times New Roman" w:cs="Times New Roman"/>
                </w:rPr>
                <w:t>mith_2024_Cortex</w:t>
              </w:r>
            </w:ins>
          </w:p>
        </w:tc>
        <w:tc>
          <w:tcPr>
            <w:tcW w:w="545" w:type="pct"/>
            <w:vAlign w:val="center"/>
          </w:tcPr>
          <w:p w14:paraId="33EB821B">
            <w:pPr>
              <w:jc w:val="center"/>
              <w:rPr>
                <w:rFonts w:ascii="Times New Roman" w:hAnsi="Times New Roman" w:cs="Times New Roman"/>
              </w:rPr>
            </w:pPr>
            <w:r>
              <w:rPr>
                <w:rFonts w:ascii="Times New Roman" w:hAnsi="Times New Roman" w:cs="Times New Roman"/>
              </w:rPr>
              <w:t>S</w:t>
            </w:r>
            <w:del w:id="1347" w:author="蔡振辛 [2]" w:date="2026-09-24T21:08:45Z">
              <w:r>
                <w:rPr>
                  <w:rFonts w:ascii="Times New Roman" w:hAnsi="Times New Roman" w:cs="Times New Roman"/>
                </w:rPr>
                <w:delText>vensson et al. </w:delText>
              </w:r>
            </w:del>
            <w:ins w:id="1348" w:author="蔡振辛 [2]" w:date="2026-09-24T21:08:45Z">
              <w:r>
                <w:rPr>
                  <w:rFonts w:ascii="Times New Roman" w:hAnsi="Times New Roman" w:cs="Times New Roman"/>
                </w:rPr>
                <w:t xml:space="preserve">mith &amp; Ferguson </w:t>
              </w:r>
            </w:ins>
            <w:r>
              <w:rPr>
                <w:rFonts w:ascii="Times New Roman" w:hAnsi="Times New Roman" w:cs="Times New Roman"/>
              </w:rPr>
              <w:t>(202</w:t>
            </w:r>
            <w:del w:id="1349" w:author="蔡振辛 [2]" w:date="2026-09-24T21:08:45Z">
              <w:r>
                <w:rPr>
                  <w:rFonts w:ascii="Times New Roman" w:hAnsi="Times New Roman" w:cs="Times New Roman"/>
                </w:rPr>
                <w:delText>2</w:delText>
              </w:r>
            </w:del>
            <w:ins w:id="1350" w:author="蔡振辛 [2]" w:date="2026-09-24T21:08:45Z">
              <w:r>
                <w:rPr>
                  <w:rFonts w:ascii="Times New Roman" w:hAnsi="Times New Roman" w:cs="Times New Roman"/>
                </w:rPr>
                <w:t>4</w:t>
              </w:r>
            </w:ins>
            <w:r>
              <w:rPr>
                <w:rFonts w:ascii="Times New Roman" w:hAnsi="Times New Roman" w:cs="Times New Roman"/>
              </w:rPr>
              <w:t>)</w:t>
            </w:r>
          </w:p>
        </w:tc>
        <w:tc>
          <w:tcPr>
            <w:tcW w:w="250" w:type="pct"/>
            <w:vAlign w:val="center"/>
          </w:tcPr>
          <w:p w14:paraId="584241D0">
            <w:pPr>
              <w:jc w:val="center"/>
              <w:rPr>
                <w:rFonts w:ascii="Times New Roman" w:hAnsi="Times New Roman" w:cs="Times New Roman"/>
              </w:rPr>
            </w:pPr>
            <w:r>
              <w:rPr>
                <w:rFonts w:ascii="Times New Roman" w:hAnsi="Times New Roman" w:cs="Times New Roman"/>
              </w:rPr>
              <w:t>Exp1</w:t>
            </w:r>
          </w:p>
        </w:tc>
        <w:tc>
          <w:tcPr>
            <w:tcW w:w="341" w:type="pct"/>
            <w:vAlign w:val="center"/>
          </w:tcPr>
          <w:p w14:paraId="6A8BDC69">
            <w:pPr>
              <w:jc w:val="center"/>
              <w:rPr>
                <w:rFonts w:ascii="Times New Roman" w:hAnsi="Times New Roman" w:cs="Times New Roman"/>
              </w:rPr>
            </w:pPr>
            <w:r>
              <w:rPr>
                <w:rFonts w:ascii="Times New Roman" w:hAnsi="Times New Roman" w:cs="Times New Roman"/>
              </w:rPr>
              <w:t>U</w:t>
            </w:r>
            <w:del w:id="1351" w:author="蔡振辛 [2]" w:date="2026-09-24T21:08:45Z">
              <w:r>
                <w:rPr>
                  <w:rFonts w:ascii="Times New Roman" w:hAnsi="Times New Roman" w:cs="Times New Roman"/>
                </w:rPr>
                <w:delText>nited Kingdom</w:delText>
              </w:r>
            </w:del>
            <w:ins w:id="1352" w:author="蔡振辛 [2]" w:date="2026-09-24T21:08:45Z">
              <w:r>
                <w:rPr>
                  <w:rFonts w:ascii="Times New Roman" w:hAnsi="Times New Roman" w:cs="Times New Roman"/>
                </w:rPr>
                <w:t>K</w:t>
              </w:r>
            </w:ins>
          </w:p>
        </w:tc>
        <w:tc>
          <w:tcPr>
            <w:tcW w:w="374" w:type="pct"/>
            <w:vAlign w:val="center"/>
          </w:tcPr>
          <w:p w14:paraId="09F6D523">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495D5872">
            <w:pPr>
              <w:jc w:val="center"/>
              <w:rPr>
                <w:rFonts w:ascii="Times New Roman" w:hAnsi="Times New Roman" w:cs="Times New Roman"/>
              </w:rPr>
            </w:pPr>
            <w:del w:id="1353" w:author="蔡振辛 [2]" w:date="2026-09-24T21:08:45Z">
              <w:r>
                <w:rPr>
                  <w:rFonts w:ascii="Times New Roman" w:hAnsi="Times New Roman" w:cs="Times New Roman"/>
                </w:rPr>
                <w:delText>20 (6/14</w:delText>
              </w:r>
            </w:del>
            <w:ins w:id="1354" w:author="蔡振辛 [2]" w:date="2026-09-24T21:08:45Z">
              <w:r>
                <w:rPr>
                  <w:rFonts w:ascii="Times New Roman" w:hAnsi="Times New Roman" w:cs="Times New Roman"/>
                </w:rPr>
                <w:t>48 (11/5</w:t>
              </w:r>
            </w:ins>
            <w:r>
              <w:rPr>
                <w:rFonts w:ascii="Times New Roman" w:hAnsi="Times New Roman" w:cs="Times New Roman"/>
              </w:rPr>
              <w:t>)</w:t>
            </w:r>
          </w:p>
        </w:tc>
        <w:tc>
          <w:tcPr>
            <w:tcW w:w="369" w:type="pct"/>
            <w:vAlign w:val="center"/>
          </w:tcPr>
          <w:p w14:paraId="2B993987">
            <w:pPr>
              <w:jc w:val="center"/>
              <w:rPr>
                <w:rFonts w:ascii="Times New Roman" w:hAnsi="Times New Roman" w:cs="Times New Roman"/>
              </w:rPr>
            </w:pPr>
            <w:del w:id="1355" w:author="蔡振辛 [2]" w:date="2026-09-24T21:08:45Z">
              <w:r>
                <w:rPr>
                  <w:rFonts w:ascii="Times New Roman" w:hAnsi="Times New Roman" w:cs="Times New Roman"/>
                </w:rPr>
                <w:delText>geometric shap</w:delText>
              </w:r>
            </w:del>
            <w:ins w:id="1356" w:author="蔡振辛 [2]" w:date="2026-09-24T21:08:45Z">
              <w:r>
                <w:rPr>
                  <w:rFonts w:ascii="Times New Roman" w:hAnsi="Times New Roman" w:cs="Times New Roman"/>
                </w:rPr>
                <w:t>fac</w:t>
              </w:r>
            </w:ins>
            <w:r>
              <w:rPr>
                <w:rFonts w:ascii="Times New Roman" w:hAnsi="Times New Roman" w:cs="Times New Roman"/>
              </w:rPr>
              <w:t>e</w:t>
            </w:r>
          </w:p>
        </w:tc>
        <w:tc>
          <w:tcPr>
            <w:tcW w:w="553" w:type="pct"/>
            <w:vAlign w:val="center"/>
          </w:tcPr>
          <w:p w14:paraId="06C00EE3">
            <w:pPr>
              <w:jc w:val="center"/>
              <w:rPr>
                <w:rFonts w:ascii="Times New Roman" w:hAnsi="Times New Roman" w:cs="Times New Roman"/>
              </w:rPr>
            </w:pPr>
            <w:del w:id="1357" w:author="蔡振辛 [2]" w:date="2026-09-24T21:08:45Z">
              <w:r>
                <w:rPr>
                  <w:rFonts w:ascii="Times New Roman" w:hAnsi="Times New Roman" w:cs="Times New Roman"/>
                </w:rPr>
                <w:delText>20</w:delText>
              </w:r>
            </w:del>
            <w:ins w:id="1358" w:author="蔡振辛 [2]" w:date="2026-09-24T21:08:45Z">
              <w:r>
                <w:rPr>
                  <w:rFonts w:ascii="Times New Roman" w:hAnsi="Times New Roman" w:cs="Times New Roman"/>
                </w:rPr>
                <w:t>36</w:t>
              </w:r>
            </w:ins>
            <w:r>
              <w:rPr>
                <w:rFonts w:ascii="Times New Roman" w:hAnsi="Times New Roman" w:cs="Times New Roman"/>
              </w:rPr>
              <w:t>0</w:t>
            </w:r>
          </w:p>
        </w:tc>
        <w:tc>
          <w:tcPr>
            <w:tcW w:w="337" w:type="pct"/>
            <w:vAlign w:val="center"/>
          </w:tcPr>
          <w:p w14:paraId="70329BE5">
            <w:pPr>
              <w:jc w:val="center"/>
              <w:rPr>
                <w:rFonts w:ascii="Times New Roman" w:hAnsi="Times New Roman" w:cs="Times New Roman"/>
              </w:rPr>
            </w:pPr>
            <w:del w:id="1359" w:author="蔡振辛 [2]" w:date="2026-09-24T21:08:45Z">
              <w:r>
                <w:rPr>
                  <w:rFonts w:ascii="Times New Roman" w:hAnsi="Times New Roman" w:cs="Times New Roman"/>
                </w:rPr>
                <w:delText>NA</w:delText>
              </w:r>
            </w:del>
            <w:ins w:id="1360" w:author="蔡振辛 [2]" w:date="2026-09-24T21:08:45Z">
              <w:r>
                <w:rPr>
                  <w:rFonts w:ascii="Times New Roman" w:hAnsi="Times New Roman" w:cs="Times New Roman"/>
                </w:rPr>
                <w:t>CC BY-NC-ND</w:t>
              </w:r>
            </w:ins>
          </w:p>
        </w:tc>
        <w:tc>
          <w:tcPr>
            <w:tcW w:w="525" w:type="pct"/>
            <w:vAlign w:val="center"/>
          </w:tcPr>
          <w:p w14:paraId="09703669">
            <w:pPr>
              <w:jc w:val="center"/>
              <w:rPr>
                <w:rFonts w:ascii="Times New Roman" w:hAnsi="Times New Roman" w:cs="Times New Roman"/>
              </w:rPr>
            </w:pPr>
            <w:r>
              <w:rPr>
                <w:rFonts w:ascii="Times New Roman" w:hAnsi="Times New Roman" w:cs="Times New Roman"/>
              </w:rPr>
              <w:t>Lab Experiment</w:t>
            </w:r>
          </w:p>
        </w:tc>
      </w:tr>
      <w:tr w14:paraId="3CFDF98D">
        <w:tblPrEx>
          <w:tblCellMar>
            <w:top w:w="0" w:type="dxa"/>
            <w:left w:w="108" w:type="dxa"/>
            <w:bottom w:w="0" w:type="dxa"/>
            <w:right w:w="108" w:type="dxa"/>
          </w:tblCellMar>
        </w:tblPrEx>
        <w:trPr>
          <w:cantSplit/>
        </w:trPr>
        <w:tc>
          <w:tcPr>
            <w:tcW w:w="234" w:type="pct"/>
            <w:vAlign w:val="center"/>
          </w:tcPr>
          <w:p w14:paraId="2BF5116A">
            <w:pPr>
              <w:jc w:val="center"/>
              <w:rPr>
                <w:rFonts w:ascii="Times New Roman" w:hAnsi="Times New Roman" w:cs="Times New Roman"/>
              </w:rPr>
            </w:pPr>
            <w:r>
              <w:rPr>
                <w:rFonts w:ascii="Times New Roman" w:hAnsi="Times New Roman" w:cs="Times New Roman"/>
              </w:rPr>
              <w:t>70</w:t>
            </w:r>
          </w:p>
        </w:tc>
        <w:tc>
          <w:tcPr>
            <w:tcW w:w="1103" w:type="pct"/>
            <w:vAlign w:val="center"/>
          </w:tcPr>
          <w:p w14:paraId="53B2EDF0">
            <w:pPr>
              <w:jc w:val="center"/>
              <w:rPr>
                <w:rFonts w:ascii="Times New Roman" w:hAnsi="Times New Roman" w:cs="Times New Roman"/>
              </w:rPr>
            </w:pPr>
            <w:r>
              <w:rPr>
                <w:rFonts w:ascii="Times New Roman" w:hAnsi="Times New Roman" w:cs="Times New Roman"/>
              </w:rPr>
              <w:t>S</w:t>
            </w:r>
            <w:del w:id="1361" w:author="蔡振辛 [2]" w:date="2026-09-24T21:08:45Z">
              <w:r>
                <w:rPr>
                  <w:rFonts w:ascii="Times New Roman" w:hAnsi="Times New Roman" w:cs="Times New Roman"/>
                </w:rPr>
                <w:delText>vensson_2022_PsychRes</w:delText>
              </w:r>
            </w:del>
            <w:ins w:id="1362" w:author="蔡振辛 [2]" w:date="2026-09-24T21:08:45Z">
              <w:r>
                <w:rPr>
                  <w:rFonts w:ascii="Times New Roman" w:hAnsi="Times New Roman" w:cs="Times New Roman"/>
                </w:rPr>
                <w:t>ui_2014_APP</w:t>
              </w:r>
            </w:ins>
          </w:p>
        </w:tc>
        <w:tc>
          <w:tcPr>
            <w:tcW w:w="545" w:type="pct"/>
            <w:vAlign w:val="center"/>
          </w:tcPr>
          <w:p w14:paraId="20CDDB11">
            <w:pPr>
              <w:jc w:val="center"/>
              <w:rPr>
                <w:rFonts w:ascii="Times New Roman" w:hAnsi="Times New Roman" w:cs="Times New Roman"/>
              </w:rPr>
            </w:pPr>
            <w:r>
              <w:rPr>
                <w:rFonts w:ascii="Times New Roman" w:hAnsi="Times New Roman" w:cs="Times New Roman"/>
              </w:rPr>
              <w:t>S</w:t>
            </w:r>
            <w:del w:id="1363" w:author="蔡振辛 [2]" w:date="2026-09-24T21:08:45Z">
              <w:r>
                <w:rPr>
                  <w:rFonts w:ascii="Times New Roman" w:hAnsi="Times New Roman" w:cs="Times New Roman"/>
                </w:rPr>
                <w:delText>vensson et al. (2022</w:delText>
              </w:r>
            </w:del>
            <w:ins w:id="1364" w:author="蔡振辛 [2]" w:date="2026-09-24T21:08:45Z">
              <w:r>
                <w:rPr>
                  <w:rFonts w:ascii="Times New Roman" w:hAnsi="Times New Roman" w:cs="Times New Roman"/>
                </w:rPr>
                <w:t>ui et al. (2014</w:t>
              </w:r>
            </w:ins>
            <w:r>
              <w:rPr>
                <w:rFonts w:ascii="Times New Roman" w:hAnsi="Times New Roman" w:cs="Times New Roman"/>
              </w:rPr>
              <w:t>)</w:t>
            </w:r>
          </w:p>
        </w:tc>
        <w:tc>
          <w:tcPr>
            <w:tcW w:w="250" w:type="pct"/>
            <w:vAlign w:val="center"/>
          </w:tcPr>
          <w:p w14:paraId="7054364A">
            <w:pPr>
              <w:jc w:val="center"/>
              <w:rPr>
                <w:rFonts w:ascii="Times New Roman" w:hAnsi="Times New Roman" w:cs="Times New Roman"/>
              </w:rPr>
            </w:pPr>
            <w:r>
              <w:rPr>
                <w:rFonts w:ascii="Times New Roman" w:hAnsi="Times New Roman" w:cs="Times New Roman"/>
              </w:rPr>
              <w:t>Exp</w:t>
            </w:r>
            <w:del w:id="1365" w:author="蔡振辛 [2]" w:date="2026-09-24T21:08:45Z">
              <w:r>
                <w:rPr>
                  <w:rFonts w:ascii="Times New Roman" w:hAnsi="Times New Roman" w:cs="Times New Roman"/>
                </w:rPr>
                <w:delText>2</w:delText>
              </w:r>
            </w:del>
            <w:ins w:id="1366" w:author="蔡振辛 [2]" w:date="2026-09-24T21:08:45Z">
              <w:r>
                <w:rPr>
                  <w:rFonts w:ascii="Times New Roman" w:hAnsi="Times New Roman" w:cs="Times New Roman"/>
                </w:rPr>
                <w:t>1</w:t>
              </w:r>
            </w:ins>
          </w:p>
        </w:tc>
        <w:tc>
          <w:tcPr>
            <w:tcW w:w="341" w:type="pct"/>
            <w:vAlign w:val="center"/>
          </w:tcPr>
          <w:p w14:paraId="7482CED0">
            <w:pPr>
              <w:jc w:val="center"/>
              <w:rPr>
                <w:rFonts w:ascii="Times New Roman" w:hAnsi="Times New Roman" w:cs="Times New Roman"/>
              </w:rPr>
            </w:pPr>
            <w:del w:id="1367" w:author="蔡振辛 [2]" w:date="2026-09-24T21:08:45Z">
              <w:r>
                <w:rPr>
                  <w:rFonts w:ascii="Times New Roman" w:hAnsi="Times New Roman" w:cs="Times New Roman"/>
                </w:rPr>
                <w:delText>United Kingdom</w:delText>
              </w:r>
            </w:del>
            <w:ins w:id="1368" w:author="蔡振辛 [2]" w:date="2026-09-24T21:08:45Z">
              <w:r>
                <w:rPr>
                  <w:rFonts w:ascii="Times New Roman" w:hAnsi="Times New Roman" w:cs="Times New Roman"/>
                </w:rPr>
                <w:t>China</w:t>
              </w:r>
            </w:ins>
          </w:p>
        </w:tc>
        <w:tc>
          <w:tcPr>
            <w:tcW w:w="374" w:type="pct"/>
            <w:vAlign w:val="center"/>
          </w:tcPr>
          <w:p w14:paraId="3AB39AF7">
            <w:pPr>
              <w:jc w:val="center"/>
              <w:rPr>
                <w:rFonts w:ascii="Times New Roman" w:hAnsi="Times New Roman" w:cs="Times New Roman"/>
              </w:rPr>
            </w:pPr>
            <w:del w:id="1369" w:author="蔡振辛 [2]" w:date="2026-09-24T21:08:45Z">
              <w:r>
                <w:rPr>
                  <w:rFonts w:ascii="Times New Roman" w:hAnsi="Times New Roman" w:cs="Times New Roman"/>
                </w:rPr>
                <w:delText>English</w:delText>
              </w:r>
            </w:del>
            <w:ins w:id="1370" w:author="蔡振辛 [2]" w:date="2026-09-24T21:08:45Z">
              <w:r>
                <w:rPr>
                  <w:rFonts w:ascii="Times New Roman" w:hAnsi="Times New Roman" w:cs="Times New Roman"/>
                </w:rPr>
                <w:t>Chinese</w:t>
              </w:r>
            </w:ins>
          </w:p>
        </w:tc>
        <w:tc>
          <w:tcPr>
            <w:tcW w:w="364" w:type="pct"/>
            <w:vAlign w:val="center"/>
          </w:tcPr>
          <w:p w14:paraId="31730D02">
            <w:pPr>
              <w:jc w:val="center"/>
              <w:rPr>
                <w:rFonts w:ascii="Times New Roman" w:hAnsi="Times New Roman" w:cs="Times New Roman"/>
              </w:rPr>
            </w:pPr>
            <w:r>
              <w:rPr>
                <w:rFonts w:ascii="Times New Roman" w:hAnsi="Times New Roman" w:cs="Times New Roman"/>
              </w:rPr>
              <w:t>24</w:t>
            </w:r>
            <w:del w:id="1371" w:author="蔡振辛 [2]" w:date="2026-09-24T21:08:45Z">
              <w:r>
                <w:rPr>
                  <w:rFonts w:ascii="Times New Roman" w:hAnsi="Times New Roman" w:cs="Times New Roman"/>
                </w:rPr>
                <w:delText xml:space="preserve"> (8/16)</w:delText>
              </w:r>
            </w:del>
          </w:p>
        </w:tc>
        <w:tc>
          <w:tcPr>
            <w:tcW w:w="369" w:type="pct"/>
            <w:vAlign w:val="center"/>
          </w:tcPr>
          <w:p w14:paraId="03BE3AE4">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0CFDDE6">
            <w:pPr>
              <w:jc w:val="center"/>
              <w:rPr>
                <w:rFonts w:ascii="Times New Roman" w:hAnsi="Times New Roman" w:cs="Times New Roman"/>
              </w:rPr>
            </w:pPr>
            <w:del w:id="1372" w:author="蔡振辛 [2]" w:date="2026-09-24T21:08:45Z">
              <w:r>
                <w:rPr>
                  <w:rFonts w:ascii="Times New Roman" w:hAnsi="Times New Roman" w:cs="Times New Roman"/>
                </w:rPr>
                <w:delText>40</w:delText>
              </w:r>
            </w:del>
            <w:ins w:id="1373" w:author="蔡振辛 [2]" w:date="2026-09-24T21:08:45Z">
              <w:r>
                <w:rPr>
                  <w:rFonts w:ascii="Times New Roman" w:hAnsi="Times New Roman" w:cs="Times New Roman"/>
                </w:rPr>
                <w:t>36</w:t>
              </w:r>
            </w:ins>
            <w:r>
              <w:rPr>
                <w:rFonts w:ascii="Times New Roman" w:hAnsi="Times New Roman" w:cs="Times New Roman"/>
              </w:rPr>
              <w:t>0</w:t>
            </w:r>
          </w:p>
        </w:tc>
        <w:tc>
          <w:tcPr>
            <w:tcW w:w="337" w:type="pct"/>
            <w:vAlign w:val="center"/>
          </w:tcPr>
          <w:p w14:paraId="72727F9A">
            <w:pPr>
              <w:jc w:val="center"/>
              <w:rPr>
                <w:rFonts w:ascii="Times New Roman" w:hAnsi="Times New Roman" w:cs="Times New Roman"/>
              </w:rPr>
            </w:pPr>
            <w:r>
              <w:rPr>
                <w:rFonts w:ascii="Times New Roman" w:hAnsi="Times New Roman" w:cs="Times New Roman"/>
              </w:rPr>
              <w:t>NA</w:t>
            </w:r>
          </w:p>
        </w:tc>
        <w:tc>
          <w:tcPr>
            <w:tcW w:w="525" w:type="pct"/>
            <w:vAlign w:val="center"/>
          </w:tcPr>
          <w:p w14:paraId="5BE2B4F0">
            <w:pPr>
              <w:jc w:val="center"/>
              <w:rPr>
                <w:rFonts w:ascii="Times New Roman" w:hAnsi="Times New Roman" w:cs="Times New Roman"/>
              </w:rPr>
            </w:pPr>
            <w:r>
              <w:rPr>
                <w:rFonts w:ascii="Times New Roman" w:hAnsi="Times New Roman" w:cs="Times New Roman"/>
              </w:rPr>
              <w:t>Lab Experiment</w:t>
            </w:r>
          </w:p>
        </w:tc>
      </w:tr>
      <w:tr w14:paraId="771D18D4">
        <w:tblPrEx>
          <w:tblCellMar>
            <w:top w:w="0" w:type="dxa"/>
            <w:left w:w="108" w:type="dxa"/>
            <w:bottom w:w="0" w:type="dxa"/>
            <w:right w:w="108" w:type="dxa"/>
          </w:tblCellMar>
        </w:tblPrEx>
        <w:trPr>
          <w:cantSplit/>
        </w:trPr>
        <w:tc>
          <w:tcPr>
            <w:tcW w:w="234" w:type="pct"/>
            <w:vAlign w:val="center"/>
          </w:tcPr>
          <w:p w14:paraId="697CD0B1">
            <w:pPr>
              <w:jc w:val="center"/>
              <w:rPr>
                <w:rFonts w:ascii="Times New Roman" w:hAnsi="Times New Roman" w:cs="Times New Roman"/>
              </w:rPr>
            </w:pPr>
            <w:r>
              <w:rPr>
                <w:rFonts w:ascii="Times New Roman" w:hAnsi="Times New Roman" w:cs="Times New Roman"/>
              </w:rPr>
              <w:t>71</w:t>
            </w:r>
          </w:p>
        </w:tc>
        <w:tc>
          <w:tcPr>
            <w:tcW w:w="1103" w:type="pct"/>
            <w:vAlign w:val="center"/>
          </w:tcPr>
          <w:p w14:paraId="6E13E106">
            <w:pPr>
              <w:jc w:val="center"/>
              <w:rPr>
                <w:rFonts w:ascii="Times New Roman" w:hAnsi="Times New Roman" w:cs="Times New Roman"/>
              </w:rPr>
            </w:pPr>
            <w:r>
              <w:rPr>
                <w:rFonts w:ascii="Times New Roman" w:hAnsi="Times New Roman" w:cs="Times New Roman"/>
              </w:rPr>
              <w:t>S</w:t>
            </w:r>
            <w:del w:id="1374" w:author="蔡振辛 [2]" w:date="2026-09-24T21:08:45Z">
              <w:r>
                <w:rPr>
                  <w:rFonts w:ascii="Times New Roman" w:hAnsi="Times New Roman" w:cs="Times New Roman"/>
                </w:rPr>
                <w:delText>vensson_2022_PsychRes</w:delText>
              </w:r>
            </w:del>
            <w:ins w:id="1375" w:author="蔡振辛 [2]" w:date="2026-09-24T21:08:45Z">
              <w:r>
                <w:rPr>
                  <w:rFonts w:ascii="Times New Roman" w:hAnsi="Times New Roman" w:cs="Times New Roman"/>
                </w:rPr>
                <w:t>ui_2014_APP</w:t>
              </w:r>
            </w:ins>
          </w:p>
        </w:tc>
        <w:tc>
          <w:tcPr>
            <w:tcW w:w="545" w:type="pct"/>
            <w:vAlign w:val="center"/>
          </w:tcPr>
          <w:p w14:paraId="3CDBB6EF">
            <w:pPr>
              <w:jc w:val="center"/>
              <w:rPr>
                <w:rFonts w:ascii="Times New Roman" w:hAnsi="Times New Roman" w:cs="Times New Roman"/>
              </w:rPr>
            </w:pPr>
            <w:r>
              <w:rPr>
                <w:rFonts w:ascii="Times New Roman" w:hAnsi="Times New Roman" w:cs="Times New Roman"/>
              </w:rPr>
              <w:t>S</w:t>
            </w:r>
            <w:del w:id="1376" w:author="蔡振辛 [2]" w:date="2026-09-24T21:08:45Z">
              <w:r>
                <w:rPr>
                  <w:rFonts w:ascii="Times New Roman" w:hAnsi="Times New Roman" w:cs="Times New Roman"/>
                </w:rPr>
                <w:delText>vensson et al. (2022</w:delText>
              </w:r>
            </w:del>
            <w:ins w:id="1377" w:author="蔡振辛 [2]" w:date="2026-09-24T21:08:45Z">
              <w:r>
                <w:rPr>
                  <w:rFonts w:ascii="Times New Roman" w:hAnsi="Times New Roman" w:cs="Times New Roman"/>
                </w:rPr>
                <w:t>ui et al. (2014</w:t>
              </w:r>
            </w:ins>
            <w:r>
              <w:rPr>
                <w:rFonts w:ascii="Times New Roman" w:hAnsi="Times New Roman" w:cs="Times New Roman"/>
              </w:rPr>
              <w:t>)</w:t>
            </w:r>
          </w:p>
        </w:tc>
        <w:tc>
          <w:tcPr>
            <w:tcW w:w="250" w:type="pct"/>
            <w:vAlign w:val="center"/>
          </w:tcPr>
          <w:p w14:paraId="7E4CFE4D">
            <w:pPr>
              <w:jc w:val="center"/>
              <w:rPr>
                <w:rFonts w:ascii="Times New Roman" w:hAnsi="Times New Roman" w:cs="Times New Roman"/>
              </w:rPr>
            </w:pPr>
            <w:r>
              <w:rPr>
                <w:rFonts w:ascii="Times New Roman" w:hAnsi="Times New Roman" w:cs="Times New Roman"/>
              </w:rPr>
              <w:t>Exp</w:t>
            </w:r>
            <w:del w:id="1378" w:author="蔡振辛 [2]" w:date="2026-09-24T21:08:45Z">
              <w:r>
                <w:rPr>
                  <w:rFonts w:ascii="Times New Roman" w:hAnsi="Times New Roman" w:cs="Times New Roman"/>
                </w:rPr>
                <w:delText>3</w:delText>
              </w:r>
            </w:del>
            <w:ins w:id="1379" w:author="蔡振辛 [2]" w:date="2026-09-24T21:08:45Z">
              <w:r>
                <w:rPr>
                  <w:rFonts w:ascii="Times New Roman" w:hAnsi="Times New Roman" w:cs="Times New Roman"/>
                </w:rPr>
                <w:t>2</w:t>
              </w:r>
            </w:ins>
          </w:p>
        </w:tc>
        <w:tc>
          <w:tcPr>
            <w:tcW w:w="341" w:type="pct"/>
            <w:vAlign w:val="center"/>
          </w:tcPr>
          <w:p w14:paraId="211A8481">
            <w:pPr>
              <w:jc w:val="center"/>
              <w:rPr>
                <w:rFonts w:ascii="Times New Roman" w:hAnsi="Times New Roman" w:cs="Times New Roman"/>
              </w:rPr>
            </w:pPr>
            <w:del w:id="1380" w:author="蔡振辛 [2]" w:date="2026-09-24T21:08:45Z">
              <w:r>
                <w:rPr>
                  <w:rFonts w:ascii="Times New Roman" w:hAnsi="Times New Roman" w:cs="Times New Roman"/>
                </w:rPr>
                <w:delText>United Kingdom</w:delText>
              </w:r>
            </w:del>
            <w:ins w:id="1381" w:author="蔡振辛 [2]" w:date="2026-09-24T21:08:45Z">
              <w:r>
                <w:rPr>
                  <w:rFonts w:ascii="Times New Roman" w:hAnsi="Times New Roman" w:cs="Times New Roman"/>
                </w:rPr>
                <w:t>China</w:t>
              </w:r>
            </w:ins>
          </w:p>
        </w:tc>
        <w:tc>
          <w:tcPr>
            <w:tcW w:w="374" w:type="pct"/>
            <w:vAlign w:val="center"/>
          </w:tcPr>
          <w:p w14:paraId="2D837DB5">
            <w:pPr>
              <w:jc w:val="center"/>
              <w:rPr>
                <w:rFonts w:ascii="Times New Roman" w:hAnsi="Times New Roman" w:cs="Times New Roman"/>
              </w:rPr>
            </w:pPr>
            <w:del w:id="1382" w:author="蔡振辛 [2]" w:date="2026-09-24T21:08:45Z">
              <w:r>
                <w:rPr>
                  <w:rFonts w:ascii="Times New Roman" w:hAnsi="Times New Roman" w:cs="Times New Roman"/>
                </w:rPr>
                <w:delText>English</w:delText>
              </w:r>
            </w:del>
            <w:ins w:id="1383" w:author="蔡振辛 [2]" w:date="2026-09-24T21:08:45Z">
              <w:r>
                <w:rPr>
                  <w:rFonts w:ascii="Times New Roman" w:hAnsi="Times New Roman" w:cs="Times New Roman"/>
                </w:rPr>
                <w:t>Chinese</w:t>
              </w:r>
            </w:ins>
          </w:p>
        </w:tc>
        <w:tc>
          <w:tcPr>
            <w:tcW w:w="364" w:type="pct"/>
            <w:vAlign w:val="center"/>
          </w:tcPr>
          <w:p w14:paraId="604D0ECB">
            <w:pPr>
              <w:jc w:val="center"/>
              <w:rPr>
                <w:rFonts w:ascii="Times New Roman" w:hAnsi="Times New Roman" w:cs="Times New Roman"/>
              </w:rPr>
            </w:pPr>
            <w:del w:id="1384" w:author="蔡振辛 [2]" w:date="2026-09-24T21:08:45Z">
              <w:r>
                <w:rPr>
                  <w:rFonts w:ascii="Times New Roman" w:hAnsi="Times New Roman" w:cs="Times New Roman"/>
                </w:rPr>
                <w:delText>25 (7/</w:delText>
              </w:r>
            </w:del>
            <w:r>
              <w:rPr>
                <w:rFonts w:ascii="Times New Roman" w:hAnsi="Times New Roman" w:cs="Times New Roman"/>
              </w:rPr>
              <w:t>18</w:t>
            </w:r>
            <w:del w:id="1385" w:author="蔡振辛 [2]" w:date="2026-09-24T21:08:45Z">
              <w:r>
                <w:rPr>
                  <w:rFonts w:ascii="Times New Roman" w:hAnsi="Times New Roman" w:cs="Times New Roman"/>
                </w:rPr>
                <w:delText>)</w:delText>
              </w:r>
            </w:del>
          </w:p>
        </w:tc>
        <w:tc>
          <w:tcPr>
            <w:tcW w:w="369" w:type="pct"/>
            <w:vAlign w:val="center"/>
          </w:tcPr>
          <w:p w14:paraId="2920D7B8">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15AEBA3">
            <w:pPr>
              <w:jc w:val="center"/>
              <w:rPr>
                <w:rFonts w:ascii="Times New Roman" w:hAnsi="Times New Roman" w:cs="Times New Roman"/>
              </w:rPr>
            </w:pPr>
            <w:del w:id="1386" w:author="蔡振辛 [2]" w:date="2026-09-24T21:08:45Z">
              <w:r>
                <w:rPr>
                  <w:rFonts w:ascii="Times New Roman" w:hAnsi="Times New Roman" w:cs="Times New Roman"/>
                </w:rPr>
                <w:delText>40</w:delText>
              </w:r>
            </w:del>
            <w:ins w:id="1387" w:author="蔡振辛 [2]" w:date="2026-09-24T21:08:45Z">
              <w:r>
                <w:rPr>
                  <w:rFonts w:ascii="Times New Roman" w:hAnsi="Times New Roman" w:cs="Times New Roman"/>
                </w:rPr>
                <w:t>36</w:t>
              </w:r>
            </w:ins>
            <w:r>
              <w:rPr>
                <w:rFonts w:ascii="Times New Roman" w:hAnsi="Times New Roman" w:cs="Times New Roman"/>
              </w:rPr>
              <w:t>0</w:t>
            </w:r>
          </w:p>
        </w:tc>
        <w:tc>
          <w:tcPr>
            <w:tcW w:w="337" w:type="pct"/>
            <w:vAlign w:val="center"/>
          </w:tcPr>
          <w:p w14:paraId="1466CF51">
            <w:pPr>
              <w:jc w:val="center"/>
              <w:rPr>
                <w:rFonts w:ascii="Times New Roman" w:hAnsi="Times New Roman" w:cs="Times New Roman"/>
              </w:rPr>
            </w:pPr>
            <w:r>
              <w:rPr>
                <w:rFonts w:ascii="Times New Roman" w:hAnsi="Times New Roman" w:cs="Times New Roman"/>
              </w:rPr>
              <w:t>NA</w:t>
            </w:r>
          </w:p>
        </w:tc>
        <w:tc>
          <w:tcPr>
            <w:tcW w:w="525" w:type="pct"/>
            <w:vAlign w:val="center"/>
          </w:tcPr>
          <w:p w14:paraId="59FC4164">
            <w:pPr>
              <w:jc w:val="center"/>
              <w:rPr>
                <w:rFonts w:ascii="Times New Roman" w:hAnsi="Times New Roman" w:cs="Times New Roman"/>
              </w:rPr>
            </w:pPr>
            <w:r>
              <w:rPr>
                <w:rFonts w:ascii="Times New Roman" w:hAnsi="Times New Roman" w:cs="Times New Roman"/>
              </w:rPr>
              <w:t>Lab Experiment</w:t>
            </w:r>
          </w:p>
        </w:tc>
      </w:tr>
      <w:tr w14:paraId="2FC6DE7A">
        <w:tblPrEx>
          <w:tblCellMar>
            <w:top w:w="0" w:type="dxa"/>
            <w:left w:w="108" w:type="dxa"/>
            <w:bottom w:w="0" w:type="dxa"/>
            <w:right w:w="108" w:type="dxa"/>
          </w:tblCellMar>
        </w:tblPrEx>
        <w:trPr>
          <w:cantSplit/>
        </w:trPr>
        <w:tc>
          <w:tcPr>
            <w:tcW w:w="234" w:type="pct"/>
            <w:vAlign w:val="center"/>
          </w:tcPr>
          <w:p w14:paraId="38155A6D">
            <w:pPr>
              <w:jc w:val="center"/>
              <w:rPr>
                <w:rFonts w:ascii="Times New Roman" w:hAnsi="Times New Roman" w:cs="Times New Roman"/>
              </w:rPr>
            </w:pPr>
            <w:r>
              <w:rPr>
                <w:rFonts w:ascii="Times New Roman" w:hAnsi="Times New Roman" w:cs="Times New Roman"/>
              </w:rPr>
              <w:t>72</w:t>
            </w:r>
          </w:p>
        </w:tc>
        <w:tc>
          <w:tcPr>
            <w:tcW w:w="1103" w:type="pct"/>
            <w:vAlign w:val="center"/>
          </w:tcPr>
          <w:p w14:paraId="2DAAD1CD">
            <w:pPr>
              <w:jc w:val="center"/>
              <w:rPr>
                <w:rFonts w:ascii="Times New Roman" w:hAnsi="Times New Roman" w:cs="Times New Roman"/>
              </w:rPr>
            </w:pPr>
            <w:r>
              <w:rPr>
                <w:rFonts w:ascii="Times New Roman" w:hAnsi="Times New Roman" w:cs="Times New Roman"/>
              </w:rPr>
              <w:t>S</w:t>
            </w:r>
            <w:del w:id="1388" w:author="蔡振辛 [2]" w:date="2026-09-24T21:08:45Z">
              <w:r>
                <w:rPr>
                  <w:rFonts w:ascii="Times New Roman" w:hAnsi="Times New Roman" w:cs="Times New Roman"/>
                </w:rPr>
                <w:delText>vensson_2023_QJE</w:delText>
              </w:r>
            </w:del>
            <w:ins w:id="1389" w:author="蔡振辛 [2]" w:date="2026-09-24T21:08:45Z">
              <w:r>
                <w:rPr>
                  <w:rFonts w:ascii="Times New Roman" w:hAnsi="Times New Roman" w:cs="Times New Roman"/>
                </w:rPr>
                <w:t>ui_2014_AP</w:t>
              </w:r>
            </w:ins>
            <w:r>
              <w:rPr>
                <w:rFonts w:ascii="Times New Roman" w:hAnsi="Times New Roman" w:cs="Times New Roman"/>
              </w:rPr>
              <w:t>P</w:t>
            </w:r>
          </w:p>
        </w:tc>
        <w:tc>
          <w:tcPr>
            <w:tcW w:w="545" w:type="pct"/>
            <w:vAlign w:val="center"/>
          </w:tcPr>
          <w:p w14:paraId="33F87F15">
            <w:pPr>
              <w:jc w:val="center"/>
              <w:rPr>
                <w:rFonts w:ascii="Times New Roman" w:hAnsi="Times New Roman" w:cs="Times New Roman"/>
              </w:rPr>
            </w:pPr>
            <w:r>
              <w:rPr>
                <w:rFonts w:ascii="Times New Roman" w:hAnsi="Times New Roman" w:cs="Times New Roman"/>
              </w:rPr>
              <w:t>S</w:t>
            </w:r>
            <w:del w:id="1390" w:author="蔡振辛 [2]" w:date="2026-09-24T21:08:45Z">
              <w:r>
                <w:rPr>
                  <w:rFonts w:ascii="Times New Roman" w:hAnsi="Times New Roman" w:cs="Times New Roman"/>
                </w:rPr>
                <w:delText>vensson et al. (2023</w:delText>
              </w:r>
            </w:del>
            <w:ins w:id="1391" w:author="蔡振辛 [2]" w:date="2026-09-24T21:08:45Z">
              <w:r>
                <w:rPr>
                  <w:rFonts w:ascii="Times New Roman" w:hAnsi="Times New Roman" w:cs="Times New Roman"/>
                </w:rPr>
                <w:t>ui et al. (2014</w:t>
              </w:r>
            </w:ins>
            <w:r>
              <w:rPr>
                <w:rFonts w:ascii="Times New Roman" w:hAnsi="Times New Roman" w:cs="Times New Roman"/>
              </w:rPr>
              <w:t>)</w:t>
            </w:r>
          </w:p>
        </w:tc>
        <w:tc>
          <w:tcPr>
            <w:tcW w:w="250" w:type="pct"/>
            <w:vAlign w:val="center"/>
          </w:tcPr>
          <w:p w14:paraId="233D2B99">
            <w:pPr>
              <w:jc w:val="center"/>
              <w:rPr>
                <w:rFonts w:ascii="Times New Roman" w:hAnsi="Times New Roman" w:cs="Times New Roman"/>
              </w:rPr>
            </w:pPr>
            <w:r>
              <w:rPr>
                <w:rFonts w:ascii="Times New Roman" w:hAnsi="Times New Roman" w:cs="Times New Roman"/>
              </w:rPr>
              <w:t>Exp</w:t>
            </w:r>
            <w:del w:id="1392" w:author="蔡振辛 [2]" w:date="2026-09-24T21:08:45Z">
              <w:r>
                <w:rPr>
                  <w:rFonts w:ascii="Times New Roman" w:hAnsi="Times New Roman" w:cs="Times New Roman"/>
                </w:rPr>
                <w:delText>1</w:delText>
              </w:r>
            </w:del>
            <w:ins w:id="1393" w:author="蔡振辛 [2]" w:date="2026-09-24T21:08:45Z">
              <w:r>
                <w:rPr>
                  <w:rFonts w:ascii="Times New Roman" w:hAnsi="Times New Roman" w:cs="Times New Roman"/>
                </w:rPr>
                <w:t>3</w:t>
              </w:r>
            </w:ins>
          </w:p>
        </w:tc>
        <w:tc>
          <w:tcPr>
            <w:tcW w:w="341" w:type="pct"/>
            <w:vAlign w:val="center"/>
          </w:tcPr>
          <w:p w14:paraId="270A3B0D">
            <w:pPr>
              <w:jc w:val="center"/>
              <w:rPr>
                <w:rFonts w:ascii="Times New Roman" w:hAnsi="Times New Roman" w:cs="Times New Roman"/>
              </w:rPr>
            </w:pPr>
            <w:del w:id="1394" w:author="蔡振辛 [2]" w:date="2026-09-24T21:08:45Z">
              <w:r>
                <w:rPr>
                  <w:rFonts w:ascii="Times New Roman" w:hAnsi="Times New Roman" w:cs="Times New Roman"/>
                </w:rPr>
                <w:delText>UK</w:delText>
              </w:r>
            </w:del>
            <w:ins w:id="1395" w:author="蔡振辛 [2]" w:date="2026-09-24T21:08:45Z">
              <w:r>
                <w:rPr>
                  <w:rFonts w:ascii="Times New Roman" w:hAnsi="Times New Roman" w:cs="Times New Roman"/>
                </w:rPr>
                <w:t>China</w:t>
              </w:r>
            </w:ins>
          </w:p>
        </w:tc>
        <w:tc>
          <w:tcPr>
            <w:tcW w:w="374" w:type="pct"/>
            <w:vAlign w:val="center"/>
          </w:tcPr>
          <w:p w14:paraId="1B1CEA5A">
            <w:pPr>
              <w:jc w:val="center"/>
              <w:rPr>
                <w:rFonts w:ascii="Times New Roman" w:hAnsi="Times New Roman" w:cs="Times New Roman"/>
              </w:rPr>
            </w:pPr>
            <w:del w:id="1396" w:author="蔡振辛 [2]" w:date="2026-09-24T21:08:45Z">
              <w:r>
                <w:rPr>
                  <w:rFonts w:ascii="Times New Roman" w:hAnsi="Times New Roman" w:cs="Times New Roman"/>
                </w:rPr>
                <w:delText>English</w:delText>
              </w:r>
            </w:del>
            <w:ins w:id="1397" w:author="蔡振辛 [2]" w:date="2026-09-24T21:08:45Z">
              <w:r>
                <w:rPr>
                  <w:rFonts w:ascii="Times New Roman" w:hAnsi="Times New Roman" w:cs="Times New Roman"/>
                </w:rPr>
                <w:t>Chinese</w:t>
              </w:r>
            </w:ins>
          </w:p>
        </w:tc>
        <w:tc>
          <w:tcPr>
            <w:tcW w:w="364" w:type="pct"/>
            <w:vAlign w:val="center"/>
          </w:tcPr>
          <w:p w14:paraId="6420EAA1">
            <w:pPr>
              <w:jc w:val="center"/>
              <w:rPr>
                <w:rFonts w:ascii="Times New Roman" w:hAnsi="Times New Roman" w:cs="Times New Roman"/>
              </w:rPr>
            </w:pPr>
            <w:del w:id="1398" w:author="蔡振辛 [2]" w:date="2026-09-24T21:08:45Z">
              <w:r>
                <w:rPr>
                  <w:rFonts w:ascii="Times New Roman" w:hAnsi="Times New Roman" w:cs="Times New Roman"/>
                </w:rPr>
                <w:delText>65 (20/45)</w:delText>
              </w:r>
            </w:del>
            <w:ins w:id="1399" w:author="蔡振辛 [2]" w:date="2026-09-24T21:08:45Z">
              <w:r>
                <w:rPr>
                  <w:rFonts w:ascii="Times New Roman" w:hAnsi="Times New Roman" w:cs="Times New Roman"/>
                </w:rPr>
                <w:t>22</w:t>
              </w:r>
            </w:ins>
          </w:p>
        </w:tc>
        <w:tc>
          <w:tcPr>
            <w:tcW w:w="369" w:type="pct"/>
            <w:vAlign w:val="center"/>
          </w:tcPr>
          <w:p w14:paraId="34A5F1D0">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69C37F7">
            <w:pPr>
              <w:jc w:val="center"/>
              <w:rPr>
                <w:rFonts w:ascii="Times New Roman" w:hAnsi="Times New Roman" w:cs="Times New Roman"/>
              </w:rPr>
            </w:pPr>
            <w:del w:id="1400" w:author="蔡振辛 [2]" w:date="2026-09-24T21:08:45Z">
              <w:r>
                <w:rPr>
                  <w:rFonts w:ascii="Times New Roman" w:hAnsi="Times New Roman" w:cs="Times New Roman"/>
                </w:rPr>
                <w:delText>12</w:delText>
              </w:r>
            </w:del>
            <w:ins w:id="1401" w:author="蔡振辛 [2]" w:date="2026-09-24T21:08:45Z">
              <w:r>
                <w:rPr>
                  <w:rFonts w:ascii="Times New Roman" w:hAnsi="Times New Roman" w:cs="Times New Roman"/>
                </w:rPr>
                <w:t>36</w:t>
              </w:r>
            </w:ins>
            <w:r>
              <w:rPr>
                <w:rFonts w:ascii="Times New Roman" w:hAnsi="Times New Roman" w:cs="Times New Roman"/>
              </w:rPr>
              <w:t>0</w:t>
            </w:r>
          </w:p>
        </w:tc>
        <w:tc>
          <w:tcPr>
            <w:tcW w:w="337" w:type="pct"/>
            <w:vAlign w:val="center"/>
          </w:tcPr>
          <w:p w14:paraId="2AC147B7">
            <w:pPr>
              <w:jc w:val="center"/>
              <w:rPr>
                <w:rFonts w:ascii="Times New Roman" w:hAnsi="Times New Roman" w:cs="Times New Roman"/>
              </w:rPr>
            </w:pPr>
            <w:r>
              <w:rPr>
                <w:rFonts w:ascii="Times New Roman" w:hAnsi="Times New Roman" w:cs="Times New Roman"/>
              </w:rPr>
              <w:t>N</w:t>
            </w:r>
            <w:del w:id="1402" w:author="蔡振辛 [2]" w:date="2026-09-24T21:08:45Z">
              <w:r>
                <w:rPr>
                  <w:rFonts w:ascii="Times New Roman" w:hAnsi="Times New Roman" w:cs="Times New Roman"/>
                </w:rPr>
                <w:delText>o License</w:delText>
              </w:r>
            </w:del>
            <w:ins w:id="1403" w:author="蔡振辛 [2]" w:date="2026-09-24T21:08:45Z">
              <w:r>
                <w:rPr>
                  <w:rFonts w:ascii="Times New Roman" w:hAnsi="Times New Roman" w:cs="Times New Roman"/>
                </w:rPr>
                <w:t>A</w:t>
              </w:r>
            </w:ins>
          </w:p>
        </w:tc>
        <w:tc>
          <w:tcPr>
            <w:tcW w:w="525" w:type="pct"/>
            <w:vAlign w:val="center"/>
          </w:tcPr>
          <w:p w14:paraId="7E9D5E30">
            <w:pPr>
              <w:jc w:val="center"/>
              <w:rPr>
                <w:rFonts w:ascii="Times New Roman" w:hAnsi="Times New Roman" w:cs="Times New Roman"/>
              </w:rPr>
            </w:pPr>
            <w:del w:id="1404" w:author="蔡振辛 [2]" w:date="2026-09-24T21:08:45Z">
              <w:r>
                <w:rPr>
                  <w:rFonts w:ascii="Times New Roman" w:hAnsi="Times New Roman" w:cs="Times New Roman"/>
                </w:rPr>
                <w:delText>Online</w:delText>
              </w:r>
            </w:del>
            <w:ins w:id="1405" w:author="蔡振辛 [2]" w:date="2026-09-24T21:08:45Z">
              <w:r>
                <w:rPr>
                  <w:rFonts w:ascii="Times New Roman" w:hAnsi="Times New Roman" w:cs="Times New Roman"/>
                </w:rPr>
                <w:t>Lab</w:t>
              </w:r>
            </w:ins>
            <w:r>
              <w:rPr>
                <w:rFonts w:ascii="Times New Roman" w:hAnsi="Times New Roman" w:cs="Times New Roman"/>
              </w:rPr>
              <w:t xml:space="preserve"> Experiment</w:t>
            </w:r>
          </w:p>
        </w:tc>
      </w:tr>
      <w:tr w14:paraId="37CF40AD">
        <w:tblPrEx>
          <w:tblCellMar>
            <w:top w:w="0" w:type="dxa"/>
            <w:left w:w="108" w:type="dxa"/>
            <w:bottom w:w="0" w:type="dxa"/>
            <w:right w:w="108" w:type="dxa"/>
          </w:tblCellMar>
        </w:tblPrEx>
        <w:trPr>
          <w:cantSplit/>
        </w:trPr>
        <w:tc>
          <w:tcPr>
            <w:tcW w:w="234" w:type="pct"/>
            <w:vAlign w:val="center"/>
          </w:tcPr>
          <w:p w14:paraId="0E5869DA">
            <w:pPr>
              <w:jc w:val="center"/>
              <w:rPr>
                <w:rFonts w:ascii="Times New Roman" w:hAnsi="Times New Roman" w:cs="Times New Roman"/>
              </w:rPr>
            </w:pPr>
            <w:r>
              <w:rPr>
                <w:rFonts w:ascii="Times New Roman" w:hAnsi="Times New Roman" w:cs="Times New Roman"/>
              </w:rPr>
              <w:t>73</w:t>
            </w:r>
          </w:p>
        </w:tc>
        <w:tc>
          <w:tcPr>
            <w:tcW w:w="1103" w:type="pct"/>
            <w:vAlign w:val="center"/>
          </w:tcPr>
          <w:p w14:paraId="09AFA2AF">
            <w:pPr>
              <w:jc w:val="center"/>
              <w:rPr>
                <w:rFonts w:ascii="Times New Roman" w:hAnsi="Times New Roman" w:cs="Times New Roman"/>
              </w:rPr>
            </w:pPr>
            <w:del w:id="1406" w:author="蔡振辛 [2]" w:date="2026-09-24T21:08:45Z">
              <w:r>
                <w:rPr>
                  <w:rFonts w:ascii="Times New Roman" w:hAnsi="Times New Roman" w:cs="Times New Roman"/>
                </w:rPr>
                <w:delText>Vicovaro_2022_JEPH</w:delText>
              </w:r>
            </w:del>
            <w:ins w:id="1407" w:author="蔡振辛 [2]" w:date="2026-09-24T21:08:45Z">
              <w:r>
                <w:rPr>
                  <w:rFonts w:ascii="Times New Roman" w:hAnsi="Times New Roman" w:cs="Times New Roman"/>
                </w:rPr>
                <w:t>Sui_2014_A</w:t>
              </w:r>
            </w:ins>
            <w:r>
              <w:rPr>
                <w:rFonts w:ascii="Times New Roman" w:hAnsi="Times New Roman" w:cs="Times New Roman"/>
              </w:rPr>
              <w:t>PP</w:t>
            </w:r>
          </w:p>
        </w:tc>
        <w:tc>
          <w:tcPr>
            <w:tcW w:w="545" w:type="pct"/>
            <w:vAlign w:val="center"/>
          </w:tcPr>
          <w:p w14:paraId="279E5BED">
            <w:pPr>
              <w:jc w:val="center"/>
              <w:rPr>
                <w:rFonts w:ascii="Times New Roman" w:hAnsi="Times New Roman" w:cs="Times New Roman"/>
              </w:rPr>
            </w:pPr>
            <w:del w:id="1408" w:author="蔡振辛 [2]" w:date="2026-09-24T21:08:45Z">
              <w:r>
                <w:rPr>
                  <w:rFonts w:ascii="Times New Roman" w:hAnsi="Times New Roman" w:cs="Times New Roman"/>
                </w:rPr>
                <w:delText>Vicovaro et al. (2022</w:delText>
              </w:r>
            </w:del>
            <w:ins w:id="1409" w:author="蔡振辛 [2]" w:date="2026-09-24T21:08:45Z">
              <w:r>
                <w:rPr>
                  <w:rFonts w:ascii="Times New Roman" w:hAnsi="Times New Roman" w:cs="Times New Roman"/>
                </w:rPr>
                <w:t>Sui et al. (2014</w:t>
              </w:r>
            </w:ins>
            <w:r>
              <w:rPr>
                <w:rFonts w:ascii="Times New Roman" w:hAnsi="Times New Roman" w:cs="Times New Roman"/>
              </w:rPr>
              <w:t>)</w:t>
            </w:r>
          </w:p>
        </w:tc>
        <w:tc>
          <w:tcPr>
            <w:tcW w:w="250" w:type="pct"/>
            <w:vAlign w:val="center"/>
          </w:tcPr>
          <w:p w14:paraId="52CDD8DA">
            <w:pPr>
              <w:jc w:val="center"/>
              <w:rPr>
                <w:rFonts w:ascii="Times New Roman" w:hAnsi="Times New Roman" w:cs="Times New Roman"/>
              </w:rPr>
            </w:pPr>
            <w:r>
              <w:rPr>
                <w:rFonts w:ascii="Times New Roman" w:hAnsi="Times New Roman" w:cs="Times New Roman"/>
              </w:rPr>
              <w:t>Exp</w:t>
            </w:r>
            <w:del w:id="1410" w:author="蔡振辛 [2]" w:date="2026-09-24T21:08:45Z">
              <w:r>
                <w:rPr>
                  <w:rFonts w:ascii="Times New Roman" w:hAnsi="Times New Roman" w:cs="Times New Roman"/>
                </w:rPr>
                <w:delText>1</w:delText>
              </w:r>
            </w:del>
            <w:ins w:id="1411" w:author="蔡振辛 [2]" w:date="2026-09-24T21:08:45Z">
              <w:r>
                <w:rPr>
                  <w:rFonts w:ascii="Times New Roman" w:hAnsi="Times New Roman" w:cs="Times New Roman"/>
                </w:rPr>
                <w:t>4</w:t>
              </w:r>
            </w:ins>
          </w:p>
        </w:tc>
        <w:tc>
          <w:tcPr>
            <w:tcW w:w="341" w:type="pct"/>
            <w:vAlign w:val="center"/>
          </w:tcPr>
          <w:p w14:paraId="5E039F85">
            <w:pPr>
              <w:jc w:val="center"/>
              <w:rPr>
                <w:rFonts w:ascii="Times New Roman" w:hAnsi="Times New Roman" w:cs="Times New Roman"/>
              </w:rPr>
            </w:pPr>
            <w:del w:id="1412" w:author="蔡振辛 [2]" w:date="2026-09-24T21:08:45Z">
              <w:r>
                <w:rPr>
                  <w:rFonts w:ascii="Times New Roman" w:hAnsi="Times New Roman" w:cs="Times New Roman"/>
                </w:rPr>
                <w:delText>Italy</w:delText>
              </w:r>
            </w:del>
            <w:ins w:id="1413" w:author="蔡振辛 [2]" w:date="2026-09-24T21:08:45Z">
              <w:r>
                <w:rPr>
                  <w:rFonts w:ascii="Times New Roman" w:hAnsi="Times New Roman" w:cs="Times New Roman"/>
                </w:rPr>
                <w:t>China</w:t>
              </w:r>
            </w:ins>
          </w:p>
        </w:tc>
        <w:tc>
          <w:tcPr>
            <w:tcW w:w="374" w:type="pct"/>
            <w:vAlign w:val="center"/>
          </w:tcPr>
          <w:p w14:paraId="11569565">
            <w:pPr>
              <w:jc w:val="center"/>
              <w:rPr>
                <w:rFonts w:ascii="Times New Roman" w:hAnsi="Times New Roman" w:cs="Times New Roman"/>
              </w:rPr>
            </w:pPr>
            <w:del w:id="1414" w:author="蔡振辛 [2]" w:date="2026-09-24T21:08:45Z">
              <w:r>
                <w:rPr>
                  <w:rFonts w:ascii="Times New Roman" w:hAnsi="Times New Roman" w:cs="Times New Roman"/>
                </w:rPr>
                <w:delText>Italian</w:delText>
              </w:r>
            </w:del>
            <w:ins w:id="1415" w:author="蔡振辛 [2]" w:date="2026-09-24T21:08:45Z">
              <w:r>
                <w:rPr>
                  <w:rFonts w:ascii="Times New Roman" w:hAnsi="Times New Roman" w:cs="Times New Roman"/>
                </w:rPr>
                <w:t>Chinese</w:t>
              </w:r>
            </w:ins>
          </w:p>
        </w:tc>
        <w:tc>
          <w:tcPr>
            <w:tcW w:w="364" w:type="pct"/>
            <w:vAlign w:val="center"/>
          </w:tcPr>
          <w:p w14:paraId="20811391">
            <w:pPr>
              <w:jc w:val="center"/>
              <w:rPr>
                <w:rFonts w:ascii="Times New Roman" w:hAnsi="Times New Roman" w:cs="Times New Roman"/>
              </w:rPr>
            </w:pPr>
            <w:del w:id="1416" w:author="蔡振辛 [2]" w:date="2026-09-24T21:08:45Z">
              <w:r>
                <w:rPr>
                  <w:rFonts w:ascii="Times New Roman" w:hAnsi="Times New Roman" w:cs="Times New Roman"/>
                </w:rPr>
                <w:delText>30 (14/16)</w:delText>
              </w:r>
            </w:del>
            <w:ins w:id="1417" w:author="蔡振辛 [2]" w:date="2026-09-24T21:08:45Z">
              <w:r>
                <w:rPr>
                  <w:rFonts w:ascii="Times New Roman" w:hAnsi="Times New Roman" w:cs="Times New Roman"/>
                </w:rPr>
                <w:t>20</w:t>
              </w:r>
            </w:ins>
          </w:p>
        </w:tc>
        <w:tc>
          <w:tcPr>
            <w:tcW w:w="369" w:type="pct"/>
            <w:vAlign w:val="center"/>
          </w:tcPr>
          <w:p w14:paraId="136AF7C8">
            <w:pPr>
              <w:jc w:val="center"/>
              <w:rPr>
                <w:rFonts w:ascii="Times New Roman" w:hAnsi="Times New Roman" w:cs="Times New Roman"/>
              </w:rPr>
            </w:pPr>
            <w:del w:id="1418" w:author="蔡振辛 [2]" w:date="2026-09-24T21:08:45Z">
              <w:r>
                <w:rPr>
                  <w:rFonts w:ascii="Times New Roman" w:hAnsi="Times New Roman" w:cs="Times New Roman"/>
                </w:rPr>
                <w:delText>random dots</w:delText>
              </w:r>
            </w:del>
            <w:ins w:id="1419" w:author="蔡振辛 [2]" w:date="2026-09-24T21:08:45Z">
              <w:r>
                <w:rPr>
                  <w:rFonts w:ascii="Times New Roman" w:hAnsi="Times New Roman" w:cs="Times New Roman"/>
                </w:rPr>
                <w:t>geometric shape</w:t>
              </w:r>
            </w:ins>
          </w:p>
        </w:tc>
        <w:tc>
          <w:tcPr>
            <w:tcW w:w="553" w:type="pct"/>
            <w:vAlign w:val="center"/>
          </w:tcPr>
          <w:p w14:paraId="7C8AB794">
            <w:pPr>
              <w:jc w:val="center"/>
              <w:rPr>
                <w:rFonts w:ascii="Times New Roman" w:hAnsi="Times New Roman" w:cs="Times New Roman"/>
              </w:rPr>
            </w:pPr>
            <w:del w:id="1420" w:author="蔡振辛 [2]" w:date="2026-09-24T21:08:45Z">
              <w:r>
                <w:rPr>
                  <w:rFonts w:ascii="Times New Roman" w:hAnsi="Times New Roman" w:cs="Times New Roman"/>
                </w:rPr>
                <w:delText>48</w:delText>
              </w:r>
            </w:del>
            <w:ins w:id="1421" w:author="蔡振辛 [2]" w:date="2026-09-24T21:08:45Z">
              <w:r>
                <w:rPr>
                  <w:rFonts w:ascii="Times New Roman" w:hAnsi="Times New Roman" w:cs="Times New Roman"/>
                </w:rPr>
                <w:t>36</w:t>
              </w:r>
            </w:ins>
            <w:r>
              <w:rPr>
                <w:rFonts w:ascii="Times New Roman" w:hAnsi="Times New Roman" w:cs="Times New Roman"/>
              </w:rPr>
              <w:t>0</w:t>
            </w:r>
          </w:p>
        </w:tc>
        <w:tc>
          <w:tcPr>
            <w:tcW w:w="337" w:type="pct"/>
            <w:vAlign w:val="center"/>
          </w:tcPr>
          <w:p w14:paraId="708C30D6">
            <w:pPr>
              <w:jc w:val="center"/>
              <w:rPr>
                <w:rFonts w:ascii="Times New Roman" w:hAnsi="Times New Roman" w:cs="Times New Roman"/>
              </w:rPr>
            </w:pPr>
            <w:del w:id="1422" w:author="蔡振辛 [2]" w:date="2026-09-24T21:08:45Z">
              <w:r>
                <w:rPr>
                  <w:rFonts w:ascii="Times New Roman" w:hAnsi="Times New Roman" w:cs="Times New Roman"/>
                </w:rPr>
                <w:delText>CC BY 4.0</w:delText>
              </w:r>
            </w:del>
            <w:ins w:id="1423" w:author="蔡振辛 [2]" w:date="2026-09-24T21:08:45Z">
              <w:r>
                <w:rPr>
                  <w:rFonts w:ascii="Times New Roman" w:hAnsi="Times New Roman" w:cs="Times New Roman"/>
                </w:rPr>
                <w:t>NA</w:t>
              </w:r>
            </w:ins>
          </w:p>
        </w:tc>
        <w:tc>
          <w:tcPr>
            <w:tcW w:w="525" w:type="pct"/>
            <w:vAlign w:val="center"/>
          </w:tcPr>
          <w:p w14:paraId="189DDED1">
            <w:pPr>
              <w:jc w:val="center"/>
              <w:rPr>
                <w:rFonts w:ascii="Times New Roman" w:hAnsi="Times New Roman" w:cs="Times New Roman"/>
              </w:rPr>
            </w:pPr>
            <w:del w:id="1424" w:author="蔡振辛 [2]" w:date="2026-09-24T21:08:45Z">
              <w:r>
                <w:rPr>
                  <w:rFonts w:ascii="Times New Roman" w:hAnsi="Times New Roman" w:cs="Times New Roman"/>
                </w:rPr>
                <w:delText>Mixed (Lab + Online)</w:delText>
              </w:r>
            </w:del>
            <w:ins w:id="1425" w:author="蔡振辛 [2]" w:date="2026-09-24T21:08:45Z">
              <w:r>
                <w:rPr>
                  <w:rFonts w:ascii="Times New Roman" w:hAnsi="Times New Roman" w:cs="Times New Roman"/>
                </w:rPr>
                <w:t>Lab Experiment</w:t>
              </w:r>
            </w:ins>
          </w:p>
        </w:tc>
      </w:tr>
      <w:tr w14:paraId="310A5615">
        <w:tblPrEx>
          <w:tblCellMar>
            <w:top w:w="0" w:type="dxa"/>
            <w:left w:w="108" w:type="dxa"/>
            <w:bottom w:w="0" w:type="dxa"/>
            <w:right w:w="108" w:type="dxa"/>
          </w:tblCellMar>
        </w:tblPrEx>
        <w:trPr>
          <w:cantSplit/>
        </w:trPr>
        <w:tc>
          <w:tcPr>
            <w:tcW w:w="234" w:type="pct"/>
            <w:vAlign w:val="center"/>
          </w:tcPr>
          <w:p w14:paraId="32EBACED">
            <w:pPr>
              <w:jc w:val="center"/>
              <w:rPr>
                <w:rFonts w:ascii="Times New Roman" w:hAnsi="Times New Roman" w:cs="Times New Roman"/>
              </w:rPr>
            </w:pPr>
            <w:r>
              <w:rPr>
                <w:rFonts w:ascii="Times New Roman" w:hAnsi="Times New Roman" w:cs="Times New Roman"/>
              </w:rPr>
              <w:t>74</w:t>
            </w:r>
          </w:p>
        </w:tc>
        <w:tc>
          <w:tcPr>
            <w:tcW w:w="1103" w:type="pct"/>
            <w:vAlign w:val="center"/>
          </w:tcPr>
          <w:p w14:paraId="63860562">
            <w:pPr>
              <w:jc w:val="center"/>
              <w:rPr>
                <w:rFonts w:ascii="Times New Roman" w:hAnsi="Times New Roman" w:cs="Times New Roman"/>
              </w:rPr>
            </w:pPr>
            <w:del w:id="1426" w:author="蔡振辛 [2]" w:date="2026-09-24T21:08:45Z">
              <w:r>
                <w:rPr>
                  <w:rFonts w:ascii="Times New Roman" w:hAnsi="Times New Roman" w:cs="Times New Roman"/>
                </w:rPr>
                <w:delText>Vicovaro_2022_JEPHPP</w:delText>
              </w:r>
            </w:del>
            <w:ins w:id="1427" w:author="蔡振辛 [2]" w:date="2026-09-24T21:08:45Z">
              <w:r>
                <w:rPr>
                  <w:rFonts w:ascii="Times New Roman" w:hAnsi="Times New Roman" w:cs="Times New Roman"/>
                </w:rPr>
                <w:t>Sui_2014_unpub</w:t>
              </w:r>
            </w:ins>
          </w:p>
        </w:tc>
        <w:tc>
          <w:tcPr>
            <w:tcW w:w="545" w:type="pct"/>
            <w:vAlign w:val="center"/>
          </w:tcPr>
          <w:p w14:paraId="5A4CA95A">
            <w:pPr>
              <w:jc w:val="center"/>
              <w:rPr>
                <w:rFonts w:ascii="Times New Roman" w:hAnsi="Times New Roman" w:cs="Times New Roman"/>
              </w:rPr>
            </w:pPr>
            <w:del w:id="1428" w:author="蔡振辛 [2]" w:date="2026-09-24T21:08:45Z">
              <w:r>
                <w:rPr>
                  <w:rFonts w:ascii="Times New Roman" w:hAnsi="Times New Roman" w:cs="Times New Roman"/>
                </w:rPr>
                <w:delText>Vicovaro et al. (2022</w:delText>
              </w:r>
            </w:del>
            <w:ins w:id="1429" w:author="蔡振辛 [2]" w:date="2026-09-24T21:08:45Z">
              <w:r>
                <w:rPr>
                  <w:rFonts w:ascii="Times New Roman" w:hAnsi="Times New Roman" w:cs="Times New Roman"/>
                </w:rPr>
                <w:t>Sui (2014</w:t>
              </w:r>
            </w:ins>
            <w:r>
              <w:rPr>
                <w:rFonts w:ascii="Times New Roman" w:hAnsi="Times New Roman" w:cs="Times New Roman"/>
              </w:rPr>
              <w:t>)</w:t>
            </w:r>
          </w:p>
        </w:tc>
        <w:tc>
          <w:tcPr>
            <w:tcW w:w="250" w:type="pct"/>
            <w:vAlign w:val="center"/>
          </w:tcPr>
          <w:p w14:paraId="38D35E20">
            <w:pPr>
              <w:jc w:val="center"/>
              <w:rPr>
                <w:rFonts w:ascii="Times New Roman" w:hAnsi="Times New Roman" w:cs="Times New Roman"/>
              </w:rPr>
            </w:pPr>
            <w:r>
              <w:rPr>
                <w:rFonts w:ascii="Times New Roman" w:hAnsi="Times New Roman" w:cs="Times New Roman"/>
              </w:rPr>
              <w:t>Exp</w:t>
            </w:r>
            <w:del w:id="1430" w:author="蔡振辛 [2]" w:date="2026-09-24T21:08:45Z">
              <w:r>
                <w:rPr>
                  <w:rFonts w:ascii="Times New Roman" w:hAnsi="Times New Roman" w:cs="Times New Roman"/>
                </w:rPr>
                <w:delText>2</w:delText>
              </w:r>
            </w:del>
            <w:ins w:id="1431" w:author="蔡振辛 [2]" w:date="2026-09-24T21:08:45Z">
              <w:r>
                <w:rPr>
                  <w:rFonts w:ascii="Times New Roman" w:hAnsi="Times New Roman" w:cs="Times New Roman"/>
                </w:rPr>
                <w:t>1</w:t>
              </w:r>
            </w:ins>
          </w:p>
        </w:tc>
        <w:tc>
          <w:tcPr>
            <w:tcW w:w="341" w:type="pct"/>
            <w:vAlign w:val="center"/>
          </w:tcPr>
          <w:p w14:paraId="4DFE4A18">
            <w:pPr>
              <w:jc w:val="center"/>
              <w:rPr>
                <w:rFonts w:ascii="Times New Roman" w:hAnsi="Times New Roman" w:cs="Times New Roman"/>
              </w:rPr>
            </w:pPr>
            <w:del w:id="1432" w:author="蔡振辛 [2]" w:date="2026-09-24T21:08:45Z">
              <w:r>
                <w:rPr>
                  <w:rFonts w:ascii="Times New Roman" w:hAnsi="Times New Roman" w:cs="Times New Roman"/>
                </w:rPr>
                <w:delText>Italy</w:delText>
              </w:r>
            </w:del>
            <w:ins w:id="1433" w:author="蔡振辛 [2]" w:date="2026-09-24T21:08:45Z">
              <w:r>
                <w:rPr>
                  <w:rFonts w:ascii="Times New Roman" w:hAnsi="Times New Roman" w:cs="Times New Roman"/>
                </w:rPr>
                <w:t>China</w:t>
              </w:r>
            </w:ins>
          </w:p>
        </w:tc>
        <w:tc>
          <w:tcPr>
            <w:tcW w:w="374" w:type="pct"/>
            <w:vAlign w:val="center"/>
          </w:tcPr>
          <w:p w14:paraId="200C2D90">
            <w:pPr>
              <w:jc w:val="center"/>
              <w:rPr>
                <w:rFonts w:ascii="Times New Roman" w:hAnsi="Times New Roman" w:cs="Times New Roman"/>
              </w:rPr>
            </w:pPr>
            <w:del w:id="1434" w:author="蔡振辛 [2]" w:date="2026-09-24T21:08:45Z">
              <w:r>
                <w:rPr>
                  <w:rFonts w:ascii="Times New Roman" w:hAnsi="Times New Roman" w:cs="Times New Roman"/>
                </w:rPr>
                <w:delText>Italian</w:delText>
              </w:r>
            </w:del>
            <w:ins w:id="1435" w:author="蔡振辛 [2]" w:date="2026-09-24T21:08:45Z">
              <w:r>
                <w:rPr>
                  <w:rFonts w:ascii="Times New Roman" w:hAnsi="Times New Roman" w:cs="Times New Roman"/>
                </w:rPr>
                <w:t>Chinese</w:t>
              </w:r>
            </w:ins>
          </w:p>
        </w:tc>
        <w:tc>
          <w:tcPr>
            <w:tcW w:w="364" w:type="pct"/>
            <w:vAlign w:val="center"/>
          </w:tcPr>
          <w:p w14:paraId="79080A57">
            <w:pPr>
              <w:jc w:val="center"/>
              <w:rPr>
                <w:rFonts w:ascii="Times New Roman" w:hAnsi="Times New Roman" w:cs="Times New Roman"/>
              </w:rPr>
            </w:pPr>
            <w:del w:id="1436" w:author="蔡振辛 [2]" w:date="2026-09-24T21:08:45Z">
              <w:r>
                <w:rPr>
                  <w:rFonts w:ascii="Times New Roman" w:hAnsi="Times New Roman" w:cs="Times New Roman"/>
                </w:rPr>
                <w:delText>52 (11/36)</w:delText>
              </w:r>
            </w:del>
            <w:ins w:id="1437" w:author="蔡振辛 [2]" w:date="2026-09-24T21:08:45Z">
              <w:r>
                <w:rPr>
                  <w:rFonts w:ascii="Times New Roman" w:hAnsi="Times New Roman" w:cs="Times New Roman"/>
                </w:rPr>
                <w:t>24</w:t>
              </w:r>
            </w:ins>
          </w:p>
        </w:tc>
        <w:tc>
          <w:tcPr>
            <w:tcW w:w="369" w:type="pct"/>
            <w:vAlign w:val="center"/>
          </w:tcPr>
          <w:p w14:paraId="165E2282">
            <w:pPr>
              <w:jc w:val="center"/>
              <w:rPr>
                <w:rFonts w:ascii="Times New Roman" w:hAnsi="Times New Roman" w:cs="Times New Roman"/>
              </w:rPr>
            </w:pPr>
            <w:del w:id="1438" w:author="蔡振辛 [2]" w:date="2026-09-24T21:08:45Z">
              <w:r>
                <w:rPr>
                  <w:rFonts w:ascii="Times New Roman" w:hAnsi="Times New Roman" w:cs="Times New Roman"/>
                </w:rPr>
                <w:delText>random dots</w:delText>
              </w:r>
            </w:del>
            <w:ins w:id="1439" w:author="蔡振辛 [2]" w:date="2026-09-24T21:08:45Z">
              <w:r>
                <w:rPr>
                  <w:rFonts w:ascii="Times New Roman" w:hAnsi="Times New Roman" w:cs="Times New Roman"/>
                </w:rPr>
                <w:t>geometric shape</w:t>
              </w:r>
            </w:ins>
          </w:p>
        </w:tc>
        <w:tc>
          <w:tcPr>
            <w:tcW w:w="553" w:type="pct"/>
            <w:vAlign w:val="center"/>
          </w:tcPr>
          <w:p w14:paraId="7E9D3524">
            <w:pPr>
              <w:jc w:val="center"/>
              <w:rPr>
                <w:rFonts w:ascii="Times New Roman" w:hAnsi="Times New Roman" w:cs="Times New Roman"/>
              </w:rPr>
            </w:pPr>
            <w:ins w:id="1440" w:author="蔡振辛 [2]" w:date="2026-09-24T21:08:45Z">
              <w:r>
                <w:rPr>
                  <w:rFonts w:ascii="Times New Roman" w:hAnsi="Times New Roman" w:cs="Times New Roman"/>
                </w:rPr>
                <w:t>7</w:t>
              </w:r>
            </w:ins>
            <w:r>
              <w:rPr>
                <w:rFonts w:ascii="Times New Roman" w:hAnsi="Times New Roman" w:cs="Times New Roman"/>
              </w:rPr>
              <w:t>2</w:t>
            </w:r>
            <w:del w:id="1441" w:author="蔡振辛 [2]" w:date="2026-09-24T21:08:45Z">
              <w:r>
                <w:rPr>
                  <w:rFonts w:ascii="Times New Roman" w:hAnsi="Times New Roman" w:cs="Times New Roman"/>
                </w:rPr>
                <w:delText>4</w:delText>
              </w:r>
            </w:del>
            <w:r>
              <w:rPr>
                <w:rFonts w:ascii="Times New Roman" w:hAnsi="Times New Roman" w:cs="Times New Roman"/>
              </w:rPr>
              <w:t>0</w:t>
            </w:r>
          </w:p>
        </w:tc>
        <w:tc>
          <w:tcPr>
            <w:tcW w:w="337" w:type="pct"/>
            <w:vAlign w:val="center"/>
          </w:tcPr>
          <w:p w14:paraId="6E171883">
            <w:pPr>
              <w:jc w:val="center"/>
              <w:rPr>
                <w:rFonts w:ascii="Times New Roman" w:hAnsi="Times New Roman" w:cs="Times New Roman"/>
              </w:rPr>
            </w:pPr>
            <w:del w:id="1442" w:author="蔡振辛 [2]" w:date="2026-09-24T21:08:45Z">
              <w:r>
                <w:rPr>
                  <w:rFonts w:ascii="Times New Roman" w:hAnsi="Times New Roman" w:cs="Times New Roman"/>
                </w:rPr>
                <w:delText>CC BY 4.0</w:delText>
              </w:r>
            </w:del>
            <w:ins w:id="1443" w:author="蔡振辛 [2]" w:date="2026-09-24T21:08:45Z">
              <w:r>
                <w:rPr>
                  <w:rFonts w:ascii="Times New Roman" w:hAnsi="Times New Roman" w:cs="Times New Roman"/>
                </w:rPr>
                <w:t>NA</w:t>
              </w:r>
            </w:ins>
          </w:p>
        </w:tc>
        <w:tc>
          <w:tcPr>
            <w:tcW w:w="525" w:type="pct"/>
            <w:vAlign w:val="center"/>
          </w:tcPr>
          <w:p w14:paraId="7D6AFB90">
            <w:pPr>
              <w:jc w:val="center"/>
              <w:rPr>
                <w:rFonts w:ascii="Times New Roman" w:hAnsi="Times New Roman" w:cs="Times New Roman"/>
              </w:rPr>
            </w:pPr>
            <w:del w:id="1444" w:author="蔡振辛 [2]" w:date="2026-09-24T21:08:45Z">
              <w:r>
                <w:rPr>
                  <w:rFonts w:ascii="Times New Roman" w:hAnsi="Times New Roman" w:cs="Times New Roman"/>
                </w:rPr>
                <w:delText>Mixed (Lab + Online)</w:delText>
              </w:r>
            </w:del>
          </w:p>
        </w:tc>
      </w:tr>
      <w:tr w14:paraId="2B46A406">
        <w:tblPrEx>
          <w:tblCellMar>
            <w:top w:w="0" w:type="dxa"/>
            <w:left w:w="108" w:type="dxa"/>
            <w:bottom w:w="0" w:type="dxa"/>
            <w:right w:w="108" w:type="dxa"/>
          </w:tblCellMar>
        </w:tblPrEx>
        <w:trPr>
          <w:cantSplit/>
        </w:trPr>
        <w:tc>
          <w:tcPr>
            <w:tcW w:w="234" w:type="pct"/>
            <w:vAlign w:val="center"/>
          </w:tcPr>
          <w:p w14:paraId="3D2AA9F2">
            <w:pPr>
              <w:jc w:val="center"/>
              <w:rPr>
                <w:rFonts w:ascii="Times New Roman" w:hAnsi="Times New Roman" w:cs="Times New Roman"/>
              </w:rPr>
            </w:pPr>
            <w:r>
              <w:rPr>
                <w:rFonts w:ascii="Times New Roman" w:hAnsi="Times New Roman" w:cs="Times New Roman"/>
              </w:rPr>
              <w:t>75</w:t>
            </w:r>
          </w:p>
        </w:tc>
        <w:tc>
          <w:tcPr>
            <w:tcW w:w="1103" w:type="pct"/>
            <w:vAlign w:val="center"/>
          </w:tcPr>
          <w:p w14:paraId="00C2B496">
            <w:pPr>
              <w:jc w:val="center"/>
              <w:rPr>
                <w:rFonts w:ascii="Times New Roman" w:hAnsi="Times New Roman" w:cs="Times New Roman"/>
              </w:rPr>
            </w:pPr>
            <w:del w:id="1445" w:author="蔡振辛 [2]" w:date="2026-09-24T21:08:45Z">
              <w:r>
                <w:rPr>
                  <w:rFonts w:ascii="Times New Roman" w:hAnsi="Times New Roman" w:cs="Times New Roman"/>
                </w:rPr>
                <w:delText>Vicovaro_2022_JEPHPP</w:delText>
              </w:r>
            </w:del>
            <w:ins w:id="1446" w:author="蔡振辛 [2]" w:date="2026-09-24T21:08:45Z">
              <w:r>
                <w:rPr>
                  <w:rFonts w:ascii="Times New Roman" w:hAnsi="Times New Roman" w:cs="Times New Roman"/>
                </w:rPr>
                <w:t>Sui_2015_unpub</w:t>
              </w:r>
            </w:ins>
          </w:p>
        </w:tc>
        <w:tc>
          <w:tcPr>
            <w:tcW w:w="545" w:type="pct"/>
            <w:vAlign w:val="center"/>
          </w:tcPr>
          <w:p w14:paraId="6A7D81E9">
            <w:pPr>
              <w:jc w:val="center"/>
              <w:rPr>
                <w:rFonts w:ascii="Times New Roman" w:hAnsi="Times New Roman" w:cs="Times New Roman"/>
              </w:rPr>
            </w:pPr>
            <w:del w:id="1447" w:author="蔡振辛 [2]" w:date="2026-09-24T21:08:45Z">
              <w:r>
                <w:rPr>
                  <w:rFonts w:ascii="Times New Roman" w:hAnsi="Times New Roman" w:cs="Times New Roman"/>
                </w:rPr>
                <w:delText>Vicovaro et al. (2022</w:delText>
              </w:r>
            </w:del>
            <w:ins w:id="1448" w:author="蔡振辛 [2]" w:date="2026-09-24T21:08:45Z">
              <w:r>
                <w:rPr>
                  <w:rFonts w:ascii="Times New Roman" w:hAnsi="Times New Roman" w:cs="Times New Roman"/>
                </w:rPr>
                <w:t>Sui (2015</w:t>
              </w:r>
            </w:ins>
            <w:r>
              <w:rPr>
                <w:rFonts w:ascii="Times New Roman" w:hAnsi="Times New Roman" w:cs="Times New Roman"/>
              </w:rPr>
              <w:t>)</w:t>
            </w:r>
          </w:p>
        </w:tc>
        <w:tc>
          <w:tcPr>
            <w:tcW w:w="250" w:type="pct"/>
            <w:vAlign w:val="center"/>
          </w:tcPr>
          <w:p w14:paraId="5FF50BFC">
            <w:pPr>
              <w:jc w:val="center"/>
              <w:rPr>
                <w:rFonts w:ascii="Times New Roman" w:hAnsi="Times New Roman" w:cs="Times New Roman"/>
              </w:rPr>
            </w:pPr>
            <w:r>
              <w:rPr>
                <w:rFonts w:ascii="Times New Roman" w:hAnsi="Times New Roman" w:cs="Times New Roman"/>
              </w:rPr>
              <w:t>Exp</w:t>
            </w:r>
            <w:del w:id="1449" w:author="蔡振辛 [2]" w:date="2026-09-24T21:08:45Z">
              <w:r>
                <w:rPr>
                  <w:rFonts w:ascii="Times New Roman" w:hAnsi="Times New Roman" w:cs="Times New Roman"/>
                </w:rPr>
                <w:delText>2</w:delText>
              </w:r>
            </w:del>
            <w:ins w:id="1450" w:author="蔡振辛 [2]" w:date="2026-09-24T21:08:45Z">
              <w:r>
                <w:rPr>
                  <w:rFonts w:ascii="Times New Roman" w:hAnsi="Times New Roman" w:cs="Times New Roman"/>
                </w:rPr>
                <w:t>1</w:t>
              </w:r>
            </w:ins>
          </w:p>
        </w:tc>
        <w:tc>
          <w:tcPr>
            <w:tcW w:w="341" w:type="pct"/>
            <w:vAlign w:val="center"/>
          </w:tcPr>
          <w:p w14:paraId="680AED51">
            <w:pPr>
              <w:jc w:val="center"/>
              <w:rPr>
                <w:rFonts w:ascii="Times New Roman" w:hAnsi="Times New Roman" w:cs="Times New Roman"/>
              </w:rPr>
            </w:pPr>
            <w:del w:id="1451" w:author="蔡振辛 [2]" w:date="2026-09-24T21:08:45Z">
              <w:r>
                <w:rPr>
                  <w:rFonts w:ascii="Times New Roman" w:hAnsi="Times New Roman" w:cs="Times New Roman"/>
                </w:rPr>
                <w:delText>Italy</w:delText>
              </w:r>
            </w:del>
            <w:ins w:id="1452" w:author="蔡振辛 [2]" w:date="2026-09-24T21:08:45Z">
              <w:r>
                <w:rPr>
                  <w:rFonts w:ascii="Times New Roman" w:hAnsi="Times New Roman" w:cs="Times New Roman"/>
                </w:rPr>
                <w:t>China</w:t>
              </w:r>
            </w:ins>
          </w:p>
        </w:tc>
        <w:tc>
          <w:tcPr>
            <w:tcW w:w="374" w:type="pct"/>
            <w:vAlign w:val="center"/>
          </w:tcPr>
          <w:p w14:paraId="278159C9">
            <w:pPr>
              <w:jc w:val="center"/>
              <w:rPr>
                <w:rFonts w:ascii="Times New Roman" w:hAnsi="Times New Roman" w:cs="Times New Roman"/>
              </w:rPr>
            </w:pPr>
            <w:del w:id="1453" w:author="蔡振辛 [2]" w:date="2026-09-24T21:08:45Z">
              <w:r>
                <w:rPr>
                  <w:rFonts w:ascii="Times New Roman" w:hAnsi="Times New Roman" w:cs="Times New Roman"/>
                </w:rPr>
                <w:delText>Italian</w:delText>
              </w:r>
            </w:del>
            <w:ins w:id="1454" w:author="蔡振辛 [2]" w:date="2026-09-24T21:08:45Z">
              <w:r>
                <w:rPr>
                  <w:rFonts w:ascii="Times New Roman" w:hAnsi="Times New Roman" w:cs="Times New Roman"/>
                </w:rPr>
                <w:t>Chinese</w:t>
              </w:r>
            </w:ins>
          </w:p>
        </w:tc>
        <w:tc>
          <w:tcPr>
            <w:tcW w:w="364" w:type="pct"/>
            <w:vAlign w:val="center"/>
          </w:tcPr>
          <w:p w14:paraId="63CA4C1B">
            <w:pPr>
              <w:jc w:val="center"/>
              <w:rPr>
                <w:rFonts w:ascii="Times New Roman" w:hAnsi="Times New Roman" w:cs="Times New Roman"/>
              </w:rPr>
            </w:pPr>
            <w:del w:id="1455" w:author="蔡振辛 [2]" w:date="2026-09-24T21:08:45Z">
              <w:r>
                <w:rPr>
                  <w:rFonts w:ascii="Times New Roman" w:hAnsi="Times New Roman" w:cs="Times New Roman"/>
                </w:rPr>
                <w:delText>52 (5/42)</w:delText>
              </w:r>
            </w:del>
            <w:ins w:id="1456" w:author="蔡振辛 [2]" w:date="2026-09-24T21:08:45Z">
              <w:r>
                <w:rPr>
                  <w:rFonts w:ascii="Times New Roman" w:hAnsi="Times New Roman" w:cs="Times New Roman"/>
                </w:rPr>
                <w:t>20</w:t>
              </w:r>
            </w:ins>
          </w:p>
        </w:tc>
        <w:tc>
          <w:tcPr>
            <w:tcW w:w="369" w:type="pct"/>
            <w:vAlign w:val="center"/>
          </w:tcPr>
          <w:p w14:paraId="59557489">
            <w:pPr>
              <w:jc w:val="center"/>
              <w:rPr>
                <w:rFonts w:ascii="Times New Roman" w:hAnsi="Times New Roman" w:cs="Times New Roman"/>
              </w:rPr>
            </w:pPr>
            <w:del w:id="1457" w:author="蔡振辛 [2]" w:date="2026-09-24T21:08:45Z">
              <w:r>
                <w:rPr>
                  <w:rFonts w:ascii="Times New Roman" w:hAnsi="Times New Roman" w:cs="Times New Roman"/>
                </w:rPr>
                <w:delText>random dots</w:delText>
              </w:r>
            </w:del>
            <w:ins w:id="1458" w:author="蔡振辛 [2]" w:date="2026-09-24T21:08:45Z">
              <w:r>
                <w:rPr>
                  <w:rFonts w:ascii="Times New Roman" w:hAnsi="Times New Roman" w:cs="Times New Roman"/>
                </w:rPr>
                <w:t>geometric shape</w:t>
              </w:r>
            </w:ins>
          </w:p>
        </w:tc>
        <w:tc>
          <w:tcPr>
            <w:tcW w:w="553" w:type="pct"/>
            <w:vAlign w:val="center"/>
          </w:tcPr>
          <w:p w14:paraId="124FC12E">
            <w:pPr>
              <w:jc w:val="center"/>
              <w:rPr>
                <w:rFonts w:ascii="Times New Roman" w:hAnsi="Times New Roman" w:cs="Times New Roman"/>
              </w:rPr>
            </w:pPr>
            <w:del w:id="1459" w:author="蔡振辛 [2]" w:date="2026-09-24T21:08:45Z">
              <w:r>
                <w:rPr>
                  <w:rFonts w:ascii="Times New Roman" w:hAnsi="Times New Roman" w:cs="Times New Roman"/>
                </w:rPr>
                <w:delText>24</w:delText>
              </w:r>
            </w:del>
            <w:ins w:id="1460" w:author="蔡振辛 [2]" w:date="2026-09-24T21:08:45Z">
              <w:r>
                <w:rPr>
                  <w:rFonts w:ascii="Times New Roman" w:hAnsi="Times New Roman" w:cs="Times New Roman"/>
                </w:rPr>
                <w:t>96</w:t>
              </w:r>
            </w:ins>
            <w:r>
              <w:rPr>
                <w:rFonts w:ascii="Times New Roman" w:hAnsi="Times New Roman" w:cs="Times New Roman"/>
              </w:rPr>
              <w:t>0</w:t>
            </w:r>
          </w:p>
        </w:tc>
        <w:tc>
          <w:tcPr>
            <w:tcW w:w="337" w:type="pct"/>
            <w:vAlign w:val="center"/>
          </w:tcPr>
          <w:p w14:paraId="0ACB39F3">
            <w:pPr>
              <w:jc w:val="center"/>
              <w:rPr>
                <w:rFonts w:ascii="Times New Roman" w:hAnsi="Times New Roman" w:cs="Times New Roman"/>
              </w:rPr>
            </w:pPr>
            <w:del w:id="1461" w:author="蔡振辛 [2]" w:date="2026-09-24T21:08:45Z">
              <w:r>
                <w:rPr>
                  <w:rFonts w:ascii="Times New Roman" w:hAnsi="Times New Roman" w:cs="Times New Roman"/>
                </w:rPr>
                <w:delText>CC BY 4.0</w:delText>
              </w:r>
            </w:del>
            <w:ins w:id="1462" w:author="蔡振辛 [2]" w:date="2026-09-24T21:08:45Z">
              <w:r>
                <w:rPr>
                  <w:rFonts w:ascii="Times New Roman" w:hAnsi="Times New Roman" w:cs="Times New Roman"/>
                </w:rPr>
                <w:t>NA</w:t>
              </w:r>
            </w:ins>
          </w:p>
        </w:tc>
        <w:tc>
          <w:tcPr>
            <w:tcW w:w="525" w:type="pct"/>
            <w:vAlign w:val="center"/>
          </w:tcPr>
          <w:p w14:paraId="576EF1D5">
            <w:pPr>
              <w:jc w:val="center"/>
              <w:rPr>
                <w:rFonts w:ascii="Times New Roman" w:hAnsi="Times New Roman" w:cs="Times New Roman"/>
              </w:rPr>
            </w:pPr>
            <w:del w:id="1463" w:author="蔡振辛 [2]" w:date="2026-09-24T21:08:45Z">
              <w:r>
                <w:rPr>
                  <w:rFonts w:ascii="Times New Roman" w:hAnsi="Times New Roman" w:cs="Times New Roman"/>
                </w:rPr>
                <w:delText>Mixed (Lab + Online)</w:delText>
              </w:r>
            </w:del>
          </w:p>
        </w:tc>
      </w:tr>
      <w:tr w14:paraId="44D37E5D">
        <w:tblPrEx>
          <w:tblCellMar>
            <w:top w:w="0" w:type="dxa"/>
            <w:left w:w="108" w:type="dxa"/>
            <w:bottom w:w="0" w:type="dxa"/>
            <w:right w:w="108" w:type="dxa"/>
          </w:tblCellMar>
        </w:tblPrEx>
        <w:trPr>
          <w:cantSplit/>
        </w:trPr>
        <w:tc>
          <w:tcPr>
            <w:tcW w:w="234" w:type="pct"/>
            <w:vAlign w:val="center"/>
          </w:tcPr>
          <w:p w14:paraId="4E4B7D53">
            <w:pPr>
              <w:jc w:val="center"/>
              <w:rPr>
                <w:rFonts w:ascii="Times New Roman" w:hAnsi="Times New Roman" w:cs="Times New Roman"/>
              </w:rPr>
            </w:pPr>
            <w:r>
              <w:rPr>
                <w:rFonts w:ascii="Times New Roman" w:hAnsi="Times New Roman" w:cs="Times New Roman"/>
              </w:rPr>
              <w:t>76</w:t>
            </w:r>
          </w:p>
        </w:tc>
        <w:tc>
          <w:tcPr>
            <w:tcW w:w="1103" w:type="pct"/>
            <w:vAlign w:val="center"/>
          </w:tcPr>
          <w:p w14:paraId="5F24F673">
            <w:pPr>
              <w:jc w:val="center"/>
              <w:rPr>
                <w:rFonts w:ascii="Times New Roman" w:hAnsi="Times New Roman" w:cs="Times New Roman"/>
              </w:rPr>
            </w:pPr>
            <w:del w:id="1464" w:author="蔡振辛 [2]" w:date="2026-09-24T21:08:45Z">
              <w:r>
                <w:rPr>
                  <w:rFonts w:ascii="Times New Roman" w:hAnsi="Times New Roman" w:cs="Times New Roman"/>
                </w:rPr>
                <w:delText>Vicovaro_2024_PeerJ</w:delText>
              </w:r>
            </w:del>
            <w:ins w:id="1465" w:author="蔡振辛 [2]" w:date="2026-09-24T21:08:45Z">
              <w:r>
                <w:rPr>
                  <w:rFonts w:ascii="Times New Roman" w:hAnsi="Times New Roman" w:cs="Times New Roman"/>
                </w:rPr>
                <w:t>Sui_2023_ConsciousCog</w:t>
              </w:r>
            </w:ins>
          </w:p>
        </w:tc>
        <w:tc>
          <w:tcPr>
            <w:tcW w:w="545" w:type="pct"/>
            <w:vAlign w:val="center"/>
          </w:tcPr>
          <w:p w14:paraId="608E9C6C">
            <w:pPr>
              <w:jc w:val="center"/>
              <w:rPr>
                <w:rFonts w:ascii="Times New Roman" w:hAnsi="Times New Roman" w:cs="Times New Roman"/>
              </w:rPr>
            </w:pPr>
            <w:del w:id="1466" w:author="蔡振辛 [2]" w:date="2026-09-24T21:08:45Z">
              <w:r>
                <w:rPr>
                  <w:rFonts w:ascii="Times New Roman" w:hAnsi="Times New Roman" w:cs="Times New Roman"/>
                </w:rPr>
                <w:delText>Vicovaro</w:delText>
              </w:r>
            </w:del>
            <w:ins w:id="1467" w:author="蔡振辛 [2]" w:date="2026-09-24T21:08:45Z">
              <w:r>
                <w:rPr>
                  <w:rFonts w:ascii="Times New Roman" w:hAnsi="Times New Roman" w:cs="Times New Roman"/>
                </w:rPr>
                <w:t>J Sui</w:t>
              </w:r>
            </w:ins>
            <w:r>
              <w:rPr>
                <w:rFonts w:ascii="Times New Roman" w:hAnsi="Times New Roman" w:cs="Times New Roman"/>
              </w:rPr>
              <w:t xml:space="preserve"> et al.</w:t>
            </w:r>
            <w:del w:id="1468" w:author="蔡振辛 [2]" w:date="2026-09-24T21:08:45Z">
              <w:r>
                <w:rPr>
                  <w:rFonts w:ascii="Times New Roman" w:hAnsi="Times New Roman" w:cs="Times New Roman"/>
                </w:rPr>
                <w:delText> </w:delText>
              </w:r>
            </w:del>
            <w:ins w:id="1469" w:author="蔡振辛 [2]" w:date="2026-09-24T21:08:45Z">
              <w:r>
                <w:rPr>
                  <w:rFonts w:ascii="Times New Roman" w:hAnsi="Times New Roman" w:cs="Times New Roman"/>
                </w:rPr>
                <w:t xml:space="preserve"> </w:t>
              </w:r>
            </w:ins>
            <w:r>
              <w:rPr>
                <w:rFonts w:ascii="Times New Roman" w:hAnsi="Times New Roman" w:cs="Times New Roman"/>
              </w:rPr>
              <w:t>(202</w:t>
            </w:r>
            <w:del w:id="1470" w:author="蔡振辛 [2]" w:date="2026-09-24T21:08:45Z">
              <w:r>
                <w:rPr>
                  <w:rFonts w:ascii="Times New Roman" w:hAnsi="Times New Roman" w:cs="Times New Roman"/>
                </w:rPr>
                <w:delText>4</w:delText>
              </w:r>
            </w:del>
            <w:ins w:id="1471" w:author="蔡振辛 [2]" w:date="2026-09-24T21:08:45Z">
              <w:r>
                <w:rPr>
                  <w:rFonts w:ascii="Times New Roman" w:hAnsi="Times New Roman" w:cs="Times New Roman"/>
                </w:rPr>
                <w:t>3</w:t>
              </w:r>
            </w:ins>
            <w:r>
              <w:rPr>
                <w:rFonts w:ascii="Times New Roman" w:hAnsi="Times New Roman" w:cs="Times New Roman"/>
              </w:rPr>
              <w:t>)</w:t>
            </w:r>
          </w:p>
        </w:tc>
        <w:tc>
          <w:tcPr>
            <w:tcW w:w="250" w:type="pct"/>
            <w:vAlign w:val="center"/>
          </w:tcPr>
          <w:p w14:paraId="3DE96A72">
            <w:pPr>
              <w:jc w:val="center"/>
              <w:rPr>
                <w:rFonts w:ascii="Times New Roman" w:hAnsi="Times New Roman" w:cs="Times New Roman"/>
              </w:rPr>
            </w:pPr>
            <w:r>
              <w:rPr>
                <w:rFonts w:ascii="Times New Roman" w:hAnsi="Times New Roman" w:cs="Times New Roman"/>
              </w:rPr>
              <w:t>Exp1</w:t>
            </w:r>
          </w:p>
        </w:tc>
        <w:tc>
          <w:tcPr>
            <w:tcW w:w="341" w:type="pct"/>
            <w:vAlign w:val="center"/>
          </w:tcPr>
          <w:p w14:paraId="193E374D">
            <w:pPr>
              <w:jc w:val="center"/>
              <w:rPr>
                <w:rFonts w:ascii="Times New Roman" w:hAnsi="Times New Roman" w:cs="Times New Roman"/>
              </w:rPr>
            </w:pPr>
            <w:del w:id="1472" w:author="蔡振辛 [2]" w:date="2026-09-24T21:08:45Z">
              <w:r>
                <w:rPr>
                  <w:rFonts w:ascii="Times New Roman" w:hAnsi="Times New Roman" w:cs="Times New Roman"/>
                </w:rPr>
                <w:delText>Italy</w:delText>
              </w:r>
            </w:del>
            <w:ins w:id="1473" w:author="蔡振辛 [2]" w:date="2026-09-24T21:08:45Z">
              <w:r>
                <w:rPr>
                  <w:rFonts w:ascii="Times New Roman" w:hAnsi="Times New Roman" w:cs="Times New Roman"/>
                </w:rPr>
                <w:t>UK</w:t>
              </w:r>
            </w:ins>
          </w:p>
        </w:tc>
        <w:tc>
          <w:tcPr>
            <w:tcW w:w="374" w:type="pct"/>
            <w:vAlign w:val="center"/>
          </w:tcPr>
          <w:p w14:paraId="5C8ED217">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4B107D91">
            <w:pPr>
              <w:jc w:val="center"/>
              <w:rPr>
                <w:rFonts w:ascii="Times New Roman" w:hAnsi="Times New Roman" w:cs="Times New Roman"/>
              </w:rPr>
            </w:pPr>
            <w:del w:id="1474" w:author="蔡振辛 [2]" w:date="2026-09-24T21:08:45Z">
              <w:r>
                <w:rPr>
                  <w:rFonts w:ascii="Times New Roman" w:hAnsi="Times New Roman" w:cs="Times New Roman"/>
                </w:rPr>
                <w:delText>64</w:delText>
              </w:r>
            </w:del>
            <w:ins w:id="1475" w:author="蔡振辛 [2]" w:date="2026-09-24T21:08:45Z">
              <w:r>
                <w:rPr>
                  <w:rFonts w:ascii="Times New Roman" w:hAnsi="Times New Roman" w:cs="Times New Roman"/>
                </w:rPr>
                <w:t>20</w:t>
              </w:r>
            </w:ins>
            <w:r>
              <w:rPr>
                <w:rFonts w:ascii="Times New Roman" w:hAnsi="Times New Roman" w:cs="Times New Roman"/>
              </w:rPr>
              <w:t xml:space="preserve"> (</w:t>
            </w:r>
            <w:ins w:id="1476" w:author="蔡振辛 [2]" w:date="2026-09-24T21:08:45Z">
              <w:r>
                <w:rPr>
                  <w:rFonts w:ascii="Times New Roman" w:hAnsi="Times New Roman" w:cs="Times New Roman"/>
                </w:rPr>
                <w:t>1</w:t>
              </w:r>
            </w:ins>
            <w:r>
              <w:rPr>
                <w:rFonts w:ascii="Times New Roman" w:hAnsi="Times New Roman" w:cs="Times New Roman"/>
              </w:rPr>
              <w:t>2</w:t>
            </w:r>
            <w:del w:id="1477" w:author="蔡振辛 [2]" w:date="2026-09-24T21:08:45Z">
              <w:r>
                <w:rPr>
                  <w:rFonts w:ascii="Times New Roman" w:hAnsi="Times New Roman" w:cs="Times New Roman"/>
                </w:rPr>
                <w:delText>6</w:delText>
              </w:r>
            </w:del>
            <w:r>
              <w:rPr>
                <w:rFonts w:ascii="Times New Roman" w:hAnsi="Times New Roman" w:cs="Times New Roman"/>
              </w:rPr>
              <w:t>/</w:t>
            </w:r>
            <w:del w:id="1478" w:author="蔡振辛 [2]" w:date="2026-09-24T21:08:45Z">
              <w:r>
                <w:rPr>
                  <w:rFonts w:ascii="Times New Roman" w:hAnsi="Times New Roman" w:cs="Times New Roman"/>
                </w:rPr>
                <w:delText>3</w:delText>
              </w:r>
            </w:del>
            <w:r>
              <w:rPr>
                <w:rFonts w:ascii="Times New Roman" w:hAnsi="Times New Roman" w:cs="Times New Roman"/>
              </w:rPr>
              <w:t>8)</w:t>
            </w:r>
          </w:p>
        </w:tc>
        <w:tc>
          <w:tcPr>
            <w:tcW w:w="369" w:type="pct"/>
            <w:vAlign w:val="center"/>
          </w:tcPr>
          <w:p w14:paraId="0A631F5A">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429D082B">
            <w:pPr>
              <w:jc w:val="center"/>
              <w:rPr>
                <w:rFonts w:ascii="Times New Roman" w:hAnsi="Times New Roman" w:cs="Times New Roman"/>
              </w:rPr>
            </w:pPr>
            <w:del w:id="1479" w:author="蔡振辛 [2]" w:date="2026-09-24T21:08:45Z">
              <w:r>
                <w:rPr>
                  <w:rFonts w:ascii="Times New Roman" w:hAnsi="Times New Roman" w:cs="Times New Roman"/>
                </w:rPr>
                <w:delText>24</w:delText>
              </w:r>
            </w:del>
            <w:ins w:id="1480" w:author="蔡振辛 [2]" w:date="2026-09-24T21:08:45Z">
              <w:r>
                <w:rPr>
                  <w:rFonts w:ascii="Times New Roman" w:hAnsi="Times New Roman" w:cs="Times New Roman"/>
                </w:rPr>
                <w:t>96</w:t>
              </w:r>
            </w:ins>
            <w:r>
              <w:rPr>
                <w:rFonts w:ascii="Times New Roman" w:hAnsi="Times New Roman" w:cs="Times New Roman"/>
              </w:rPr>
              <w:t>0</w:t>
            </w:r>
          </w:p>
        </w:tc>
        <w:tc>
          <w:tcPr>
            <w:tcW w:w="337" w:type="pct"/>
            <w:vAlign w:val="center"/>
          </w:tcPr>
          <w:p w14:paraId="2559A472">
            <w:pPr>
              <w:jc w:val="center"/>
              <w:rPr>
                <w:rFonts w:ascii="Times New Roman" w:hAnsi="Times New Roman" w:cs="Times New Roman"/>
              </w:rPr>
            </w:pPr>
            <w:del w:id="1481" w:author="蔡振辛 [2]" w:date="2026-09-24T21:08:45Z">
              <w:r>
                <w:rPr>
                  <w:rFonts w:ascii="Times New Roman" w:hAnsi="Times New Roman" w:cs="Times New Roman"/>
                </w:rPr>
                <w:delText>NA</w:delText>
              </w:r>
            </w:del>
            <w:ins w:id="1482" w:author="蔡振辛 [2]" w:date="2026-09-24T21:08:45Z">
              <w:r>
                <w:rPr>
                  <w:rFonts w:ascii="Times New Roman" w:hAnsi="Times New Roman" w:cs="Times New Roman"/>
                </w:rPr>
                <w:t>CC BY-NC-ND</w:t>
              </w:r>
            </w:ins>
          </w:p>
        </w:tc>
        <w:tc>
          <w:tcPr>
            <w:tcW w:w="525" w:type="pct"/>
            <w:vAlign w:val="center"/>
          </w:tcPr>
          <w:p w14:paraId="13D6F769">
            <w:pPr>
              <w:jc w:val="center"/>
              <w:rPr>
                <w:rFonts w:ascii="Times New Roman" w:hAnsi="Times New Roman" w:cs="Times New Roman"/>
              </w:rPr>
            </w:pPr>
            <w:r>
              <w:rPr>
                <w:rFonts w:ascii="Times New Roman" w:hAnsi="Times New Roman" w:cs="Times New Roman"/>
              </w:rPr>
              <w:t>Lab Experiment</w:t>
            </w:r>
          </w:p>
        </w:tc>
      </w:tr>
      <w:tr w14:paraId="57EBE5BA">
        <w:tblPrEx>
          <w:tblCellMar>
            <w:top w:w="0" w:type="dxa"/>
            <w:left w:w="108" w:type="dxa"/>
            <w:bottom w:w="0" w:type="dxa"/>
            <w:right w:w="108" w:type="dxa"/>
          </w:tblCellMar>
        </w:tblPrEx>
        <w:trPr>
          <w:cantSplit/>
        </w:trPr>
        <w:tc>
          <w:tcPr>
            <w:tcW w:w="234" w:type="pct"/>
            <w:vAlign w:val="center"/>
          </w:tcPr>
          <w:p w14:paraId="6884A8C9">
            <w:pPr>
              <w:jc w:val="center"/>
              <w:rPr>
                <w:rFonts w:ascii="Times New Roman" w:hAnsi="Times New Roman" w:cs="Times New Roman"/>
              </w:rPr>
            </w:pPr>
            <w:r>
              <w:rPr>
                <w:rFonts w:ascii="Times New Roman" w:hAnsi="Times New Roman" w:cs="Times New Roman"/>
              </w:rPr>
              <w:t>77</w:t>
            </w:r>
          </w:p>
        </w:tc>
        <w:tc>
          <w:tcPr>
            <w:tcW w:w="1103" w:type="pct"/>
            <w:vAlign w:val="center"/>
          </w:tcPr>
          <w:p w14:paraId="6E7AFBCC">
            <w:pPr>
              <w:jc w:val="center"/>
              <w:rPr>
                <w:rFonts w:ascii="Times New Roman" w:hAnsi="Times New Roman" w:cs="Times New Roman"/>
              </w:rPr>
            </w:pPr>
            <w:del w:id="1483" w:author="蔡振辛 [2]" w:date="2026-09-24T21:08:45Z">
              <w:r>
                <w:rPr>
                  <w:rFonts w:ascii="Times New Roman" w:hAnsi="Times New Roman" w:cs="Times New Roman"/>
                </w:rPr>
                <w:delText>Vicovaro_2024_PeerJ</w:delText>
              </w:r>
            </w:del>
            <w:ins w:id="1484" w:author="蔡振辛 [2]" w:date="2026-09-24T21:08:45Z">
              <w:r>
                <w:rPr>
                  <w:rFonts w:ascii="Times New Roman" w:hAnsi="Times New Roman" w:cs="Times New Roman"/>
                </w:rPr>
                <w:t>Sun_2026_DataExp</w:t>
              </w:r>
            </w:ins>
          </w:p>
        </w:tc>
        <w:tc>
          <w:tcPr>
            <w:tcW w:w="545" w:type="pct"/>
            <w:vAlign w:val="center"/>
          </w:tcPr>
          <w:p w14:paraId="648971B7">
            <w:pPr>
              <w:jc w:val="center"/>
              <w:rPr>
                <w:rFonts w:ascii="Times New Roman" w:hAnsi="Times New Roman" w:cs="Times New Roman"/>
              </w:rPr>
            </w:pPr>
            <w:del w:id="1485" w:author="蔡振辛 [2]" w:date="2026-09-24T21:08:45Z">
              <w:r>
                <w:rPr>
                  <w:rFonts w:ascii="Times New Roman" w:hAnsi="Times New Roman" w:cs="Times New Roman"/>
                </w:rPr>
                <w:delText>Vicovaro</w:delText>
              </w:r>
            </w:del>
            <w:ins w:id="1486" w:author="蔡振辛 [2]" w:date="2026-09-24T21:08:45Z">
              <w:r>
                <w:rPr>
                  <w:rFonts w:ascii="Times New Roman" w:hAnsi="Times New Roman" w:cs="Times New Roman"/>
                </w:rPr>
                <w:t>Sun</w:t>
              </w:r>
            </w:ins>
            <w:r>
              <w:rPr>
                <w:rFonts w:ascii="Times New Roman" w:hAnsi="Times New Roman" w:cs="Times New Roman"/>
              </w:rPr>
              <w:t xml:space="preserve"> et al</w:t>
            </w:r>
            <w:del w:id="1487" w:author="蔡振辛 [2]" w:date="2026-09-24T21:08:45Z">
              <w:r>
                <w:rPr>
                  <w:rFonts w:ascii="Times New Roman" w:hAnsi="Times New Roman" w:cs="Times New Roman"/>
                </w:rPr>
                <w:delText>. </w:delText>
              </w:r>
            </w:del>
            <w:ins w:id="1488" w:author="蔡振辛 [2]" w:date="2026-09-24T21:08:45Z">
              <w:r>
                <w:rPr>
                  <w:rFonts w:ascii="Times New Roman" w:hAnsi="Times New Roman" w:cs="Times New Roman"/>
                </w:rPr>
                <w:t xml:space="preserve"> </w:t>
              </w:r>
            </w:ins>
            <w:r>
              <w:rPr>
                <w:rFonts w:ascii="Times New Roman" w:hAnsi="Times New Roman" w:cs="Times New Roman"/>
              </w:rPr>
              <w:t>(202</w:t>
            </w:r>
            <w:del w:id="1489" w:author="蔡振辛 [2]" w:date="2026-09-24T21:08:45Z">
              <w:r>
                <w:rPr>
                  <w:rFonts w:ascii="Times New Roman" w:hAnsi="Times New Roman" w:cs="Times New Roman"/>
                </w:rPr>
                <w:delText>4</w:delText>
              </w:r>
            </w:del>
            <w:ins w:id="1490" w:author="蔡振辛 [2]" w:date="2026-09-24T21:08:45Z">
              <w:r>
                <w:rPr>
                  <w:rFonts w:ascii="Times New Roman" w:hAnsi="Times New Roman" w:cs="Times New Roman"/>
                </w:rPr>
                <w:t>6</w:t>
              </w:r>
            </w:ins>
            <w:r>
              <w:rPr>
                <w:rFonts w:ascii="Times New Roman" w:hAnsi="Times New Roman" w:cs="Times New Roman"/>
              </w:rPr>
              <w:t>)</w:t>
            </w:r>
          </w:p>
        </w:tc>
        <w:tc>
          <w:tcPr>
            <w:tcW w:w="250" w:type="pct"/>
            <w:vAlign w:val="center"/>
          </w:tcPr>
          <w:p w14:paraId="3DED0293">
            <w:pPr>
              <w:jc w:val="center"/>
              <w:rPr>
                <w:rFonts w:ascii="Times New Roman" w:hAnsi="Times New Roman" w:cs="Times New Roman"/>
              </w:rPr>
            </w:pPr>
            <w:r>
              <w:rPr>
                <w:rFonts w:ascii="Times New Roman" w:hAnsi="Times New Roman" w:cs="Times New Roman"/>
              </w:rPr>
              <w:t>Exp</w:t>
            </w:r>
            <w:del w:id="1491" w:author="蔡振辛 [2]" w:date="2026-09-24T21:08:45Z">
              <w:r>
                <w:rPr>
                  <w:rFonts w:ascii="Times New Roman" w:hAnsi="Times New Roman" w:cs="Times New Roman"/>
                </w:rPr>
                <w:delText>2</w:delText>
              </w:r>
            </w:del>
            <w:ins w:id="1492" w:author="蔡振辛 [2]" w:date="2026-09-24T21:08:45Z">
              <w:r>
                <w:rPr>
                  <w:rFonts w:ascii="Times New Roman" w:hAnsi="Times New Roman" w:cs="Times New Roman"/>
                </w:rPr>
                <w:t>1</w:t>
              </w:r>
            </w:ins>
          </w:p>
        </w:tc>
        <w:tc>
          <w:tcPr>
            <w:tcW w:w="341" w:type="pct"/>
            <w:vAlign w:val="center"/>
          </w:tcPr>
          <w:p w14:paraId="3543E815">
            <w:pPr>
              <w:jc w:val="center"/>
              <w:rPr>
                <w:rFonts w:ascii="Times New Roman" w:hAnsi="Times New Roman" w:cs="Times New Roman"/>
              </w:rPr>
            </w:pPr>
            <w:del w:id="1493" w:author="蔡振辛 [2]" w:date="2026-09-24T21:08:45Z">
              <w:r>
                <w:rPr>
                  <w:rFonts w:ascii="Times New Roman" w:hAnsi="Times New Roman" w:cs="Times New Roman"/>
                </w:rPr>
                <w:delText>Italy</w:delText>
              </w:r>
            </w:del>
            <w:ins w:id="1494" w:author="蔡振辛 [2]" w:date="2026-09-24T21:08:45Z">
              <w:r>
                <w:rPr>
                  <w:rFonts w:ascii="Times New Roman" w:hAnsi="Times New Roman" w:cs="Times New Roman"/>
                </w:rPr>
                <w:t>Chin</w:t>
              </w:r>
            </w:ins>
            <w:ins w:id="1495" w:author="蔡振辛 [2]" w:date="2026-09-24T21:08:46Z">
              <w:r>
                <w:rPr>
                  <w:rFonts w:ascii="Times New Roman" w:hAnsi="Times New Roman" w:cs="Times New Roman"/>
                </w:rPr>
                <w:t>a</w:t>
              </w:r>
            </w:ins>
          </w:p>
        </w:tc>
        <w:tc>
          <w:tcPr>
            <w:tcW w:w="374" w:type="pct"/>
            <w:vAlign w:val="center"/>
          </w:tcPr>
          <w:p w14:paraId="1527DE62">
            <w:pPr>
              <w:jc w:val="center"/>
              <w:rPr>
                <w:rFonts w:ascii="Times New Roman" w:hAnsi="Times New Roman" w:cs="Times New Roman"/>
              </w:rPr>
            </w:pPr>
            <w:del w:id="1496" w:author="蔡振辛 [2]" w:date="2026-09-24T21:08:46Z">
              <w:r>
                <w:rPr>
                  <w:rFonts w:ascii="Times New Roman" w:hAnsi="Times New Roman" w:cs="Times New Roman"/>
                </w:rPr>
                <w:delText>English</w:delText>
              </w:r>
            </w:del>
            <w:ins w:id="1497" w:author="蔡振辛 [2]" w:date="2026-09-24T21:08:46Z">
              <w:r>
                <w:rPr>
                  <w:rFonts w:ascii="Times New Roman" w:hAnsi="Times New Roman" w:cs="Times New Roman"/>
                </w:rPr>
                <w:t>Chinese</w:t>
              </w:r>
            </w:ins>
          </w:p>
        </w:tc>
        <w:tc>
          <w:tcPr>
            <w:tcW w:w="364" w:type="pct"/>
            <w:vAlign w:val="center"/>
          </w:tcPr>
          <w:p w14:paraId="02D11FDB">
            <w:pPr>
              <w:jc w:val="center"/>
              <w:rPr>
                <w:rFonts w:ascii="Times New Roman" w:hAnsi="Times New Roman" w:cs="Times New Roman"/>
              </w:rPr>
            </w:pPr>
            <w:del w:id="1498" w:author="蔡振辛 [2]" w:date="2026-09-24T21:08:46Z">
              <w:r>
                <w:rPr>
                  <w:rFonts w:ascii="Times New Roman" w:hAnsi="Times New Roman" w:cs="Times New Roman"/>
                </w:rPr>
                <w:delText>64 (16/48)</w:delText>
              </w:r>
            </w:del>
            <w:ins w:id="1499" w:author="蔡振辛 [2]" w:date="2026-09-24T21:08:46Z">
              <w:r>
                <w:rPr>
                  <w:rFonts w:ascii="Times New Roman" w:hAnsi="Times New Roman" w:cs="Times New Roman"/>
                </w:rPr>
                <w:t>—</w:t>
              </w:r>
            </w:ins>
          </w:p>
        </w:tc>
        <w:tc>
          <w:tcPr>
            <w:tcW w:w="369" w:type="pct"/>
            <w:vAlign w:val="center"/>
          </w:tcPr>
          <w:p w14:paraId="3C04DDFF">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4F13CF62">
            <w:pPr>
              <w:jc w:val="center"/>
              <w:rPr>
                <w:rFonts w:ascii="Times New Roman" w:hAnsi="Times New Roman" w:cs="Times New Roman"/>
              </w:rPr>
            </w:pPr>
            <w:del w:id="1500" w:author="蔡振辛 [2]" w:date="2026-09-24T21:08:46Z">
              <w:r>
                <w:rPr>
                  <w:rFonts w:ascii="Times New Roman" w:hAnsi="Times New Roman" w:cs="Times New Roman"/>
                </w:rPr>
                <w:delText>240</w:delText>
              </w:r>
            </w:del>
          </w:p>
        </w:tc>
        <w:tc>
          <w:tcPr>
            <w:tcW w:w="337" w:type="pct"/>
            <w:vAlign w:val="center"/>
          </w:tcPr>
          <w:p w14:paraId="4DE9525D">
            <w:pPr>
              <w:jc w:val="center"/>
              <w:rPr>
                <w:rFonts w:ascii="Times New Roman" w:hAnsi="Times New Roman" w:cs="Times New Roman"/>
              </w:rPr>
            </w:pPr>
            <w:r>
              <w:rPr>
                <w:rFonts w:ascii="Times New Roman" w:hAnsi="Times New Roman" w:cs="Times New Roman"/>
              </w:rPr>
              <w:t>N</w:t>
            </w:r>
            <w:del w:id="1501" w:author="蔡振辛 [2]" w:date="2026-09-24T21:08:46Z">
              <w:r>
                <w:rPr>
                  <w:rFonts w:ascii="Times New Roman" w:hAnsi="Times New Roman" w:cs="Times New Roman"/>
                </w:rPr>
                <w:delText>A</w:delText>
              </w:r>
            </w:del>
            <w:ins w:id="1502" w:author="蔡振辛 [2]" w:date="2026-09-24T21:08:46Z">
              <w:r>
                <w:rPr>
                  <w:rFonts w:ascii="Times New Roman" w:hAnsi="Times New Roman" w:cs="Times New Roman"/>
                </w:rPr>
                <w:t>o License</w:t>
              </w:r>
            </w:ins>
          </w:p>
        </w:tc>
        <w:tc>
          <w:tcPr>
            <w:tcW w:w="525" w:type="pct"/>
            <w:vAlign w:val="center"/>
          </w:tcPr>
          <w:p w14:paraId="429F4557">
            <w:pPr>
              <w:jc w:val="center"/>
              <w:rPr>
                <w:rFonts w:ascii="Times New Roman" w:hAnsi="Times New Roman" w:cs="Times New Roman"/>
              </w:rPr>
            </w:pPr>
            <w:del w:id="1503" w:author="蔡振辛 [2]" w:date="2026-09-24T21:08:46Z">
              <w:r>
                <w:rPr>
                  <w:rFonts w:ascii="Times New Roman" w:hAnsi="Times New Roman" w:cs="Times New Roman"/>
                </w:rPr>
                <w:delText>Lab Experiment</w:delText>
              </w:r>
            </w:del>
          </w:p>
        </w:tc>
      </w:tr>
      <w:tr w14:paraId="770FD35F">
        <w:tblPrEx>
          <w:tblCellMar>
            <w:top w:w="0" w:type="dxa"/>
            <w:left w:w="108" w:type="dxa"/>
            <w:bottom w:w="0" w:type="dxa"/>
            <w:right w:w="108" w:type="dxa"/>
          </w:tblCellMar>
        </w:tblPrEx>
        <w:trPr>
          <w:cantSplit/>
        </w:trPr>
        <w:tc>
          <w:tcPr>
            <w:tcW w:w="234" w:type="pct"/>
            <w:vAlign w:val="center"/>
          </w:tcPr>
          <w:p w14:paraId="46A5D6BA">
            <w:pPr>
              <w:jc w:val="center"/>
              <w:rPr>
                <w:rFonts w:ascii="Times New Roman" w:hAnsi="Times New Roman" w:cs="Times New Roman"/>
              </w:rPr>
            </w:pPr>
            <w:r>
              <w:rPr>
                <w:rFonts w:ascii="Times New Roman" w:hAnsi="Times New Roman" w:cs="Times New Roman"/>
              </w:rPr>
              <w:t>78</w:t>
            </w:r>
          </w:p>
        </w:tc>
        <w:tc>
          <w:tcPr>
            <w:tcW w:w="1103" w:type="pct"/>
            <w:vAlign w:val="center"/>
          </w:tcPr>
          <w:p w14:paraId="44432478">
            <w:pPr>
              <w:jc w:val="center"/>
              <w:rPr>
                <w:rFonts w:ascii="Times New Roman" w:hAnsi="Times New Roman" w:cs="Times New Roman"/>
              </w:rPr>
            </w:pPr>
            <w:del w:id="1504" w:author="蔡振辛 [2]" w:date="2026-09-24T21:08:46Z">
              <w:r>
                <w:rPr>
                  <w:rFonts w:ascii="Times New Roman" w:hAnsi="Times New Roman" w:cs="Times New Roman"/>
                </w:rPr>
                <w:delText>Wang_2016_JEPHPP</w:delText>
              </w:r>
            </w:del>
            <w:ins w:id="1505" w:author="蔡振辛 [2]" w:date="2026-09-24T21:08:46Z">
              <w:r>
                <w:rPr>
                  <w:rFonts w:ascii="Times New Roman" w:hAnsi="Times New Roman" w:cs="Times New Roman"/>
                </w:rPr>
                <w:t>Svensson_2022_PsychRes</w:t>
              </w:r>
            </w:ins>
          </w:p>
        </w:tc>
        <w:tc>
          <w:tcPr>
            <w:tcW w:w="545" w:type="pct"/>
            <w:vAlign w:val="center"/>
          </w:tcPr>
          <w:p w14:paraId="11C36EEC">
            <w:pPr>
              <w:jc w:val="center"/>
              <w:rPr>
                <w:rFonts w:ascii="Times New Roman" w:hAnsi="Times New Roman" w:cs="Times New Roman"/>
              </w:rPr>
            </w:pPr>
            <w:del w:id="1506" w:author="蔡振辛 [2]" w:date="2026-09-24T21:08:46Z">
              <w:r>
                <w:rPr>
                  <w:rFonts w:ascii="Times New Roman" w:hAnsi="Times New Roman" w:cs="Times New Roman"/>
                </w:rPr>
                <w:delText>Wang et al. (2016</w:delText>
              </w:r>
            </w:del>
            <w:ins w:id="1507" w:author="蔡振辛 [2]" w:date="2026-09-24T21:08:46Z">
              <w:r>
                <w:rPr>
                  <w:rFonts w:ascii="Times New Roman" w:hAnsi="Times New Roman" w:cs="Times New Roman"/>
                </w:rPr>
                <w:t>Svensson et al. (2022</w:t>
              </w:r>
            </w:ins>
            <w:r>
              <w:rPr>
                <w:rFonts w:ascii="Times New Roman" w:hAnsi="Times New Roman" w:cs="Times New Roman"/>
              </w:rPr>
              <w:t>)</w:t>
            </w:r>
          </w:p>
        </w:tc>
        <w:tc>
          <w:tcPr>
            <w:tcW w:w="250" w:type="pct"/>
            <w:vAlign w:val="center"/>
          </w:tcPr>
          <w:p w14:paraId="772065A2">
            <w:pPr>
              <w:jc w:val="center"/>
              <w:rPr>
                <w:rFonts w:ascii="Times New Roman" w:hAnsi="Times New Roman" w:cs="Times New Roman"/>
              </w:rPr>
            </w:pPr>
            <w:r>
              <w:rPr>
                <w:rFonts w:ascii="Times New Roman" w:hAnsi="Times New Roman" w:cs="Times New Roman"/>
              </w:rPr>
              <w:t>Exp1</w:t>
            </w:r>
          </w:p>
        </w:tc>
        <w:tc>
          <w:tcPr>
            <w:tcW w:w="341" w:type="pct"/>
            <w:vAlign w:val="center"/>
          </w:tcPr>
          <w:p w14:paraId="3ED7CA02">
            <w:pPr>
              <w:jc w:val="center"/>
              <w:rPr>
                <w:rFonts w:ascii="Times New Roman" w:hAnsi="Times New Roman" w:cs="Times New Roman"/>
              </w:rPr>
            </w:pPr>
            <w:del w:id="1508" w:author="蔡振辛 [2]" w:date="2026-09-24T21:08:46Z">
              <w:r>
                <w:rPr>
                  <w:rFonts w:ascii="Times New Roman" w:hAnsi="Times New Roman" w:cs="Times New Roman"/>
                </w:rPr>
                <w:delText>China</w:delText>
              </w:r>
            </w:del>
            <w:ins w:id="1509" w:author="蔡振辛 [2]" w:date="2026-09-24T21:08:46Z">
              <w:r>
                <w:rPr>
                  <w:rFonts w:ascii="Times New Roman" w:hAnsi="Times New Roman" w:cs="Times New Roman"/>
                </w:rPr>
                <w:t>United Kingdom</w:t>
              </w:r>
            </w:ins>
          </w:p>
        </w:tc>
        <w:tc>
          <w:tcPr>
            <w:tcW w:w="374" w:type="pct"/>
            <w:vAlign w:val="center"/>
          </w:tcPr>
          <w:p w14:paraId="7460A7D0">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5F8F6757">
            <w:pPr>
              <w:jc w:val="center"/>
              <w:rPr>
                <w:rFonts w:ascii="Times New Roman" w:hAnsi="Times New Roman" w:cs="Times New Roman"/>
              </w:rPr>
            </w:pPr>
            <w:r>
              <w:rPr>
                <w:rFonts w:ascii="Times New Roman" w:hAnsi="Times New Roman" w:cs="Times New Roman"/>
              </w:rPr>
              <w:t>2</w:t>
            </w:r>
            <w:del w:id="1510" w:author="蔡振辛 [2]" w:date="2026-09-24T21:08:46Z">
              <w:r>
                <w:rPr>
                  <w:rFonts w:ascii="Times New Roman" w:hAnsi="Times New Roman" w:cs="Times New Roman"/>
                </w:rPr>
                <w:delText>1 (3/18</w:delText>
              </w:r>
            </w:del>
            <w:ins w:id="1511" w:author="蔡振辛 [2]" w:date="2026-09-24T21:08:46Z">
              <w:r>
                <w:rPr>
                  <w:rFonts w:ascii="Times New Roman" w:hAnsi="Times New Roman" w:cs="Times New Roman"/>
                </w:rPr>
                <w:t>0 (6/14</w:t>
              </w:r>
            </w:ins>
            <w:r>
              <w:rPr>
                <w:rFonts w:ascii="Times New Roman" w:hAnsi="Times New Roman" w:cs="Times New Roman"/>
              </w:rPr>
              <w:t>)</w:t>
            </w:r>
          </w:p>
        </w:tc>
        <w:tc>
          <w:tcPr>
            <w:tcW w:w="369" w:type="pct"/>
            <w:vAlign w:val="center"/>
          </w:tcPr>
          <w:p w14:paraId="5C5A3D8D">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42961934">
            <w:pPr>
              <w:jc w:val="center"/>
              <w:rPr>
                <w:rFonts w:ascii="Times New Roman" w:hAnsi="Times New Roman" w:cs="Times New Roman"/>
              </w:rPr>
            </w:pPr>
            <w:del w:id="1512" w:author="蔡振辛 [2]" w:date="2026-09-24T21:08:46Z">
              <w:r>
                <w:rPr>
                  <w:rFonts w:ascii="Times New Roman" w:hAnsi="Times New Roman" w:cs="Times New Roman"/>
                </w:rPr>
                <w:delText>648</w:delText>
              </w:r>
            </w:del>
            <w:ins w:id="1513" w:author="蔡振辛 [2]" w:date="2026-09-24T21:08:46Z">
              <w:r>
                <w:rPr>
                  <w:rFonts w:ascii="Times New Roman" w:hAnsi="Times New Roman" w:cs="Times New Roman"/>
                </w:rPr>
                <w:t>200</w:t>
              </w:r>
            </w:ins>
          </w:p>
        </w:tc>
        <w:tc>
          <w:tcPr>
            <w:tcW w:w="337" w:type="pct"/>
            <w:vAlign w:val="center"/>
          </w:tcPr>
          <w:p w14:paraId="4850E0CA">
            <w:pPr>
              <w:jc w:val="center"/>
              <w:rPr>
                <w:rFonts w:ascii="Times New Roman" w:hAnsi="Times New Roman" w:cs="Times New Roman"/>
              </w:rPr>
            </w:pPr>
            <w:del w:id="1514" w:author="蔡振辛 [2]" w:date="2026-09-24T21:08:46Z">
              <w:r>
                <w:rPr>
                  <w:rFonts w:ascii="Times New Roman" w:hAnsi="Times New Roman" w:cs="Times New Roman"/>
                </w:rPr>
                <w:delText>CC BY 3.0</w:delText>
              </w:r>
            </w:del>
            <w:ins w:id="1515" w:author="蔡振辛 [2]" w:date="2026-09-24T21:08:46Z">
              <w:r>
                <w:rPr>
                  <w:rFonts w:ascii="Times New Roman" w:hAnsi="Times New Roman" w:cs="Times New Roman"/>
                </w:rPr>
                <w:t>NA</w:t>
              </w:r>
            </w:ins>
          </w:p>
        </w:tc>
        <w:tc>
          <w:tcPr>
            <w:tcW w:w="525" w:type="pct"/>
            <w:vAlign w:val="center"/>
          </w:tcPr>
          <w:p w14:paraId="1FF1C685">
            <w:pPr>
              <w:jc w:val="center"/>
              <w:rPr>
                <w:rFonts w:ascii="Times New Roman" w:hAnsi="Times New Roman" w:cs="Times New Roman"/>
              </w:rPr>
            </w:pPr>
            <w:del w:id="1516" w:author="蔡振辛 [2]" w:date="2026-09-24T21:08:46Z">
              <w:r>
                <w:rPr>
                  <w:rFonts w:ascii="Times New Roman" w:hAnsi="Times New Roman" w:cs="Times New Roman"/>
                </w:rPr>
                <w:delText>NA</w:delText>
              </w:r>
            </w:del>
            <w:ins w:id="1517" w:author="蔡振辛 [2]" w:date="2026-09-24T21:08:46Z">
              <w:r>
                <w:rPr>
                  <w:rFonts w:ascii="Times New Roman" w:hAnsi="Times New Roman" w:cs="Times New Roman"/>
                </w:rPr>
                <w:t>Lab Experiment</w:t>
              </w:r>
            </w:ins>
          </w:p>
        </w:tc>
      </w:tr>
      <w:tr w14:paraId="2D8464E3">
        <w:tblPrEx>
          <w:tblCellMar>
            <w:top w:w="0" w:type="dxa"/>
            <w:left w:w="108" w:type="dxa"/>
            <w:bottom w:w="0" w:type="dxa"/>
            <w:right w:w="108" w:type="dxa"/>
          </w:tblCellMar>
        </w:tblPrEx>
        <w:trPr>
          <w:cantSplit/>
        </w:trPr>
        <w:tc>
          <w:tcPr>
            <w:tcW w:w="234" w:type="pct"/>
            <w:vAlign w:val="center"/>
          </w:tcPr>
          <w:p w14:paraId="1D0B2E01">
            <w:pPr>
              <w:jc w:val="center"/>
              <w:rPr>
                <w:rFonts w:ascii="Times New Roman" w:hAnsi="Times New Roman" w:cs="Times New Roman"/>
              </w:rPr>
            </w:pPr>
            <w:r>
              <w:rPr>
                <w:rFonts w:ascii="Times New Roman" w:hAnsi="Times New Roman" w:cs="Times New Roman"/>
              </w:rPr>
              <w:t>79</w:t>
            </w:r>
          </w:p>
        </w:tc>
        <w:tc>
          <w:tcPr>
            <w:tcW w:w="1103" w:type="pct"/>
            <w:vAlign w:val="center"/>
          </w:tcPr>
          <w:p w14:paraId="440911C0">
            <w:pPr>
              <w:jc w:val="center"/>
              <w:rPr>
                <w:rFonts w:ascii="Times New Roman" w:hAnsi="Times New Roman" w:cs="Times New Roman"/>
              </w:rPr>
            </w:pPr>
            <w:del w:id="1518" w:author="蔡振辛 [2]" w:date="2026-09-24T21:08:46Z">
              <w:r>
                <w:rPr>
                  <w:rFonts w:ascii="Times New Roman" w:hAnsi="Times New Roman" w:cs="Times New Roman"/>
                </w:rPr>
                <w:delText>Wang_2016_JEPHPP</w:delText>
              </w:r>
            </w:del>
            <w:ins w:id="1519" w:author="蔡振辛 [2]" w:date="2026-09-24T21:08:46Z">
              <w:r>
                <w:rPr>
                  <w:rFonts w:ascii="Times New Roman" w:hAnsi="Times New Roman" w:cs="Times New Roman"/>
                </w:rPr>
                <w:t>Svensson_2022_PsychRes</w:t>
              </w:r>
            </w:ins>
          </w:p>
        </w:tc>
        <w:tc>
          <w:tcPr>
            <w:tcW w:w="545" w:type="pct"/>
            <w:vAlign w:val="center"/>
          </w:tcPr>
          <w:p w14:paraId="608431E8">
            <w:pPr>
              <w:jc w:val="center"/>
              <w:rPr>
                <w:rFonts w:ascii="Times New Roman" w:hAnsi="Times New Roman" w:cs="Times New Roman"/>
              </w:rPr>
            </w:pPr>
            <w:del w:id="1520" w:author="蔡振辛 [2]" w:date="2026-09-24T21:08:46Z">
              <w:r>
                <w:rPr>
                  <w:rFonts w:ascii="Times New Roman" w:hAnsi="Times New Roman" w:cs="Times New Roman"/>
                </w:rPr>
                <w:delText>Wang et al. (2016</w:delText>
              </w:r>
            </w:del>
            <w:ins w:id="1521" w:author="蔡振辛 [2]" w:date="2026-09-24T21:08:46Z">
              <w:r>
                <w:rPr>
                  <w:rFonts w:ascii="Times New Roman" w:hAnsi="Times New Roman" w:cs="Times New Roman"/>
                </w:rPr>
                <w:t>Svensson et al. (2022</w:t>
              </w:r>
            </w:ins>
            <w:r>
              <w:rPr>
                <w:rFonts w:ascii="Times New Roman" w:hAnsi="Times New Roman" w:cs="Times New Roman"/>
              </w:rPr>
              <w:t>)</w:t>
            </w:r>
          </w:p>
        </w:tc>
        <w:tc>
          <w:tcPr>
            <w:tcW w:w="250" w:type="pct"/>
            <w:vAlign w:val="center"/>
          </w:tcPr>
          <w:p w14:paraId="385B6290">
            <w:pPr>
              <w:jc w:val="center"/>
              <w:rPr>
                <w:rFonts w:ascii="Times New Roman" w:hAnsi="Times New Roman" w:cs="Times New Roman"/>
              </w:rPr>
            </w:pPr>
            <w:r>
              <w:rPr>
                <w:rFonts w:ascii="Times New Roman" w:hAnsi="Times New Roman" w:cs="Times New Roman"/>
              </w:rPr>
              <w:t>Exp2</w:t>
            </w:r>
          </w:p>
        </w:tc>
        <w:tc>
          <w:tcPr>
            <w:tcW w:w="341" w:type="pct"/>
            <w:vAlign w:val="center"/>
          </w:tcPr>
          <w:p w14:paraId="60EDFD54">
            <w:pPr>
              <w:jc w:val="center"/>
              <w:rPr>
                <w:rFonts w:ascii="Times New Roman" w:hAnsi="Times New Roman" w:cs="Times New Roman"/>
              </w:rPr>
            </w:pPr>
            <w:del w:id="1522" w:author="蔡振辛 [2]" w:date="2026-09-24T21:08:46Z">
              <w:r>
                <w:rPr>
                  <w:rFonts w:ascii="Times New Roman" w:hAnsi="Times New Roman" w:cs="Times New Roman"/>
                </w:rPr>
                <w:delText>China</w:delText>
              </w:r>
            </w:del>
            <w:ins w:id="1523" w:author="蔡振辛 [2]" w:date="2026-09-24T21:08:46Z">
              <w:r>
                <w:rPr>
                  <w:rFonts w:ascii="Times New Roman" w:hAnsi="Times New Roman" w:cs="Times New Roman"/>
                </w:rPr>
                <w:t>United Kingdom</w:t>
              </w:r>
            </w:ins>
          </w:p>
        </w:tc>
        <w:tc>
          <w:tcPr>
            <w:tcW w:w="374" w:type="pct"/>
            <w:vAlign w:val="center"/>
          </w:tcPr>
          <w:p w14:paraId="7D41D664">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2578B755">
            <w:pPr>
              <w:jc w:val="center"/>
              <w:rPr>
                <w:rFonts w:ascii="Times New Roman" w:hAnsi="Times New Roman" w:cs="Times New Roman"/>
              </w:rPr>
            </w:pPr>
            <w:r>
              <w:rPr>
                <w:rFonts w:ascii="Times New Roman" w:hAnsi="Times New Roman" w:cs="Times New Roman"/>
              </w:rPr>
              <w:t>2</w:t>
            </w:r>
            <w:del w:id="1524" w:author="蔡振辛 [2]" w:date="2026-09-24T21:08:46Z">
              <w:r>
                <w:rPr>
                  <w:rFonts w:ascii="Times New Roman" w:hAnsi="Times New Roman" w:cs="Times New Roman"/>
                </w:rPr>
                <w:delText>5 (10/15</w:delText>
              </w:r>
            </w:del>
            <w:ins w:id="1525" w:author="蔡振辛 [2]" w:date="2026-09-24T21:08:46Z">
              <w:r>
                <w:rPr>
                  <w:rFonts w:ascii="Times New Roman" w:hAnsi="Times New Roman" w:cs="Times New Roman"/>
                </w:rPr>
                <w:t>4 (8/16</w:t>
              </w:r>
            </w:ins>
            <w:r>
              <w:rPr>
                <w:rFonts w:ascii="Times New Roman" w:hAnsi="Times New Roman" w:cs="Times New Roman"/>
              </w:rPr>
              <w:t>)</w:t>
            </w:r>
          </w:p>
        </w:tc>
        <w:tc>
          <w:tcPr>
            <w:tcW w:w="369" w:type="pct"/>
            <w:vAlign w:val="center"/>
          </w:tcPr>
          <w:p w14:paraId="416B0715">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4EF72F7">
            <w:pPr>
              <w:jc w:val="center"/>
              <w:rPr>
                <w:rFonts w:ascii="Times New Roman" w:hAnsi="Times New Roman" w:cs="Times New Roman"/>
              </w:rPr>
            </w:pPr>
            <w:del w:id="1526" w:author="蔡振辛 [2]" w:date="2026-09-24T21:08:46Z">
              <w:r>
                <w:rPr>
                  <w:rFonts w:ascii="Times New Roman" w:hAnsi="Times New Roman" w:cs="Times New Roman"/>
                </w:rPr>
                <w:delText>648</w:delText>
              </w:r>
            </w:del>
            <w:ins w:id="1527" w:author="蔡振辛 [2]" w:date="2026-09-24T21:08:46Z">
              <w:r>
                <w:rPr>
                  <w:rFonts w:ascii="Times New Roman" w:hAnsi="Times New Roman" w:cs="Times New Roman"/>
                </w:rPr>
                <w:t>400</w:t>
              </w:r>
            </w:ins>
          </w:p>
        </w:tc>
        <w:tc>
          <w:tcPr>
            <w:tcW w:w="337" w:type="pct"/>
            <w:vAlign w:val="center"/>
          </w:tcPr>
          <w:p w14:paraId="419C1FCF">
            <w:pPr>
              <w:jc w:val="center"/>
              <w:rPr>
                <w:rFonts w:ascii="Times New Roman" w:hAnsi="Times New Roman" w:cs="Times New Roman"/>
              </w:rPr>
            </w:pPr>
            <w:del w:id="1528" w:author="蔡振辛 [2]" w:date="2026-09-24T21:08:46Z">
              <w:r>
                <w:rPr>
                  <w:rFonts w:ascii="Times New Roman" w:hAnsi="Times New Roman" w:cs="Times New Roman"/>
                </w:rPr>
                <w:delText>CC BY 3.0</w:delText>
              </w:r>
            </w:del>
            <w:ins w:id="1529" w:author="蔡振辛 [2]" w:date="2026-09-24T21:08:46Z">
              <w:r>
                <w:rPr>
                  <w:rFonts w:ascii="Times New Roman" w:hAnsi="Times New Roman" w:cs="Times New Roman"/>
                </w:rPr>
                <w:t>NA</w:t>
              </w:r>
            </w:ins>
          </w:p>
        </w:tc>
        <w:tc>
          <w:tcPr>
            <w:tcW w:w="525" w:type="pct"/>
            <w:vAlign w:val="center"/>
          </w:tcPr>
          <w:p w14:paraId="658478FE">
            <w:pPr>
              <w:jc w:val="center"/>
              <w:rPr>
                <w:rFonts w:ascii="Times New Roman" w:hAnsi="Times New Roman" w:cs="Times New Roman"/>
              </w:rPr>
            </w:pPr>
            <w:del w:id="1530" w:author="蔡振辛 [2]" w:date="2026-09-24T21:08:46Z">
              <w:r>
                <w:rPr>
                  <w:rFonts w:ascii="Times New Roman" w:hAnsi="Times New Roman" w:cs="Times New Roman"/>
                </w:rPr>
                <w:delText>NA</w:delText>
              </w:r>
            </w:del>
            <w:ins w:id="1531" w:author="蔡振辛 [2]" w:date="2026-09-24T21:08:46Z">
              <w:r>
                <w:rPr>
                  <w:rFonts w:ascii="Times New Roman" w:hAnsi="Times New Roman" w:cs="Times New Roman"/>
                </w:rPr>
                <w:t>Lab Experiment</w:t>
              </w:r>
            </w:ins>
          </w:p>
        </w:tc>
      </w:tr>
      <w:tr w14:paraId="6DFB4923">
        <w:tblPrEx>
          <w:tblCellMar>
            <w:top w:w="0" w:type="dxa"/>
            <w:left w:w="108" w:type="dxa"/>
            <w:bottom w:w="0" w:type="dxa"/>
            <w:right w:w="108" w:type="dxa"/>
          </w:tblCellMar>
        </w:tblPrEx>
        <w:trPr>
          <w:cantSplit/>
        </w:trPr>
        <w:tc>
          <w:tcPr>
            <w:tcW w:w="234" w:type="pct"/>
            <w:vAlign w:val="center"/>
          </w:tcPr>
          <w:p w14:paraId="148CB269">
            <w:pPr>
              <w:jc w:val="center"/>
              <w:rPr>
                <w:rFonts w:ascii="Times New Roman" w:hAnsi="Times New Roman" w:cs="Times New Roman"/>
              </w:rPr>
            </w:pPr>
            <w:r>
              <w:rPr>
                <w:rFonts w:ascii="Times New Roman" w:hAnsi="Times New Roman" w:cs="Times New Roman"/>
              </w:rPr>
              <w:t>80</w:t>
            </w:r>
          </w:p>
        </w:tc>
        <w:tc>
          <w:tcPr>
            <w:tcW w:w="1103" w:type="pct"/>
            <w:vAlign w:val="center"/>
          </w:tcPr>
          <w:p w14:paraId="1B96E917">
            <w:pPr>
              <w:jc w:val="center"/>
              <w:rPr>
                <w:rFonts w:ascii="Times New Roman" w:hAnsi="Times New Roman" w:cs="Times New Roman"/>
              </w:rPr>
            </w:pPr>
            <w:del w:id="1532" w:author="蔡振辛 [2]" w:date="2026-09-24T21:08:46Z">
              <w:r>
                <w:rPr>
                  <w:rFonts w:ascii="Times New Roman" w:hAnsi="Times New Roman" w:cs="Times New Roman"/>
                </w:rPr>
                <w:delText>Wozniak_2018_PLO</w:delText>
              </w:r>
            </w:del>
            <w:ins w:id="1533" w:author="蔡振辛 [2]" w:date="2026-09-24T21:08:46Z">
              <w:r>
                <w:rPr>
                  <w:rFonts w:ascii="Times New Roman" w:hAnsi="Times New Roman" w:cs="Times New Roman"/>
                </w:rPr>
                <w:t>Svensson_2022_PsychRe</w:t>
              </w:r>
            </w:ins>
            <w:r>
              <w:rPr>
                <w:rFonts w:ascii="Times New Roman" w:hAnsi="Times New Roman" w:cs="Times New Roman"/>
              </w:rPr>
              <w:t>s</w:t>
            </w:r>
          </w:p>
        </w:tc>
        <w:tc>
          <w:tcPr>
            <w:tcW w:w="545" w:type="pct"/>
            <w:vAlign w:val="center"/>
          </w:tcPr>
          <w:p w14:paraId="607AB2B8">
            <w:pPr>
              <w:jc w:val="center"/>
              <w:rPr>
                <w:rFonts w:ascii="Times New Roman" w:hAnsi="Times New Roman" w:cs="Times New Roman"/>
              </w:rPr>
            </w:pPr>
            <w:del w:id="1534" w:author="蔡振辛 [2]" w:date="2026-09-24T21:08:46Z">
              <w:r>
                <w:rPr>
                  <w:rFonts w:ascii="Times New Roman" w:hAnsi="Times New Roman" w:cs="Times New Roman"/>
                </w:rPr>
                <w:delText>Wozniak et al. (2018</w:delText>
              </w:r>
            </w:del>
            <w:ins w:id="1535" w:author="蔡振辛 [2]" w:date="2026-09-24T21:08:46Z">
              <w:r>
                <w:rPr>
                  <w:rFonts w:ascii="Times New Roman" w:hAnsi="Times New Roman" w:cs="Times New Roman"/>
                </w:rPr>
                <w:t>Svensson et al. (2022</w:t>
              </w:r>
            </w:ins>
            <w:r>
              <w:rPr>
                <w:rFonts w:ascii="Times New Roman" w:hAnsi="Times New Roman" w:cs="Times New Roman"/>
              </w:rPr>
              <w:t>)</w:t>
            </w:r>
          </w:p>
        </w:tc>
        <w:tc>
          <w:tcPr>
            <w:tcW w:w="250" w:type="pct"/>
            <w:vAlign w:val="center"/>
          </w:tcPr>
          <w:p w14:paraId="526AF65F">
            <w:pPr>
              <w:jc w:val="center"/>
              <w:rPr>
                <w:rFonts w:ascii="Times New Roman" w:hAnsi="Times New Roman" w:cs="Times New Roman"/>
              </w:rPr>
            </w:pPr>
            <w:r>
              <w:rPr>
                <w:rFonts w:ascii="Times New Roman" w:hAnsi="Times New Roman" w:cs="Times New Roman"/>
              </w:rPr>
              <w:t>Exp</w:t>
            </w:r>
            <w:del w:id="1536" w:author="蔡振辛 [2]" w:date="2026-09-24T21:08:46Z">
              <w:r>
                <w:rPr>
                  <w:rFonts w:ascii="Times New Roman" w:hAnsi="Times New Roman" w:cs="Times New Roman"/>
                </w:rPr>
                <w:delText>1</w:delText>
              </w:r>
            </w:del>
            <w:ins w:id="1537" w:author="蔡振辛 [2]" w:date="2026-09-24T21:08:46Z">
              <w:r>
                <w:rPr>
                  <w:rFonts w:ascii="Times New Roman" w:hAnsi="Times New Roman" w:cs="Times New Roman"/>
                </w:rPr>
                <w:t>3</w:t>
              </w:r>
            </w:ins>
          </w:p>
        </w:tc>
        <w:tc>
          <w:tcPr>
            <w:tcW w:w="341" w:type="pct"/>
            <w:vAlign w:val="center"/>
          </w:tcPr>
          <w:p w14:paraId="0E59F3CA">
            <w:pPr>
              <w:jc w:val="center"/>
              <w:rPr>
                <w:rFonts w:ascii="Times New Roman" w:hAnsi="Times New Roman" w:cs="Times New Roman"/>
              </w:rPr>
            </w:pPr>
            <w:del w:id="1538" w:author="蔡振辛 [2]" w:date="2026-09-24T21:08:46Z">
              <w:r>
                <w:rPr>
                  <w:rFonts w:ascii="Times New Roman" w:hAnsi="Times New Roman" w:cs="Times New Roman"/>
                </w:rPr>
                <w:delText>H</w:delText>
              </w:r>
            </w:del>
            <w:r>
              <w:rPr>
                <w:rFonts w:ascii="Times New Roman" w:hAnsi="Times New Roman" w:cs="Times New Roman"/>
              </w:rPr>
              <w:t>Un</w:t>
            </w:r>
            <w:del w:id="1539" w:author="蔡振辛 [2]" w:date="2026-09-24T21:08:46Z">
              <w:r>
                <w:rPr>
                  <w:rFonts w:ascii="Times New Roman" w:hAnsi="Times New Roman" w:cs="Times New Roman"/>
                </w:rPr>
                <w:delText>gary</w:delText>
              </w:r>
            </w:del>
            <w:ins w:id="1540" w:author="蔡振辛 [2]" w:date="2026-09-24T21:08:46Z">
              <w:r>
                <w:rPr>
                  <w:rFonts w:ascii="Times New Roman" w:hAnsi="Times New Roman" w:cs="Times New Roman"/>
                </w:rPr>
                <w:t>ited Kingdom</w:t>
              </w:r>
            </w:ins>
          </w:p>
        </w:tc>
        <w:tc>
          <w:tcPr>
            <w:tcW w:w="374" w:type="pct"/>
            <w:vAlign w:val="center"/>
          </w:tcPr>
          <w:p w14:paraId="24405734">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19C1746B">
            <w:pPr>
              <w:jc w:val="center"/>
              <w:rPr>
                <w:rFonts w:ascii="Times New Roman" w:hAnsi="Times New Roman" w:cs="Times New Roman"/>
              </w:rPr>
            </w:pPr>
            <w:del w:id="1541" w:author="蔡振辛 [2]" w:date="2026-09-24T21:08:46Z">
              <w:r>
                <w:rPr>
                  <w:rFonts w:ascii="Times New Roman" w:hAnsi="Times New Roman" w:cs="Times New Roman"/>
                </w:rPr>
                <w:delText>19 (9/9</w:delText>
              </w:r>
            </w:del>
            <w:ins w:id="1542" w:author="蔡振辛 [2]" w:date="2026-09-24T21:08:46Z">
              <w:r>
                <w:rPr>
                  <w:rFonts w:ascii="Times New Roman" w:hAnsi="Times New Roman" w:cs="Times New Roman"/>
                </w:rPr>
                <w:t>25 (7/18</w:t>
              </w:r>
            </w:ins>
            <w:r>
              <w:rPr>
                <w:rFonts w:ascii="Times New Roman" w:hAnsi="Times New Roman" w:cs="Times New Roman"/>
              </w:rPr>
              <w:t>)</w:t>
            </w:r>
          </w:p>
        </w:tc>
        <w:tc>
          <w:tcPr>
            <w:tcW w:w="369" w:type="pct"/>
            <w:vAlign w:val="center"/>
          </w:tcPr>
          <w:p w14:paraId="13A27FB1">
            <w:pPr>
              <w:jc w:val="center"/>
              <w:rPr>
                <w:rFonts w:ascii="Times New Roman" w:hAnsi="Times New Roman" w:cs="Times New Roman"/>
              </w:rPr>
            </w:pPr>
            <w:del w:id="1543" w:author="蔡振辛 [2]" w:date="2026-09-24T21:08:46Z">
              <w:r>
                <w:rPr>
                  <w:rFonts w:ascii="Times New Roman" w:hAnsi="Times New Roman" w:cs="Times New Roman"/>
                </w:rPr>
                <w:delText>fac</w:delText>
              </w:r>
            </w:del>
            <w:ins w:id="1544" w:author="蔡振辛 [2]" w:date="2026-09-24T21:08:46Z">
              <w:r>
                <w:rPr>
                  <w:rFonts w:ascii="Times New Roman" w:hAnsi="Times New Roman" w:cs="Times New Roman"/>
                </w:rPr>
                <w:t>geometric shap</w:t>
              </w:r>
            </w:ins>
            <w:r>
              <w:rPr>
                <w:rFonts w:ascii="Times New Roman" w:hAnsi="Times New Roman" w:cs="Times New Roman"/>
              </w:rPr>
              <w:t>e</w:t>
            </w:r>
          </w:p>
        </w:tc>
        <w:tc>
          <w:tcPr>
            <w:tcW w:w="553" w:type="pct"/>
            <w:vAlign w:val="center"/>
          </w:tcPr>
          <w:p w14:paraId="7F041B3E">
            <w:pPr>
              <w:jc w:val="center"/>
              <w:rPr>
                <w:rFonts w:ascii="Times New Roman" w:hAnsi="Times New Roman" w:cs="Times New Roman"/>
              </w:rPr>
            </w:pPr>
            <w:del w:id="1545" w:author="蔡振辛 [2]" w:date="2026-09-24T21:08:46Z">
              <w:r>
                <w:rPr>
                  <w:rFonts w:ascii="Times New Roman" w:hAnsi="Times New Roman" w:cs="Times New Roman"/>
                </w:rPr>
                <w:delText>672</w:delText>
              </w:r>
            </w:del>
            <w:ins w:id="1546" w:author="蔡振辛 [2]" w:date="2026-09-24T21:08:46Z">
              <w:r>
                <w:rPr>
                  <w:rFonts w:ascii="Times New Roman" w:hAnsi="Times New Roman" w:cs="Times New Roman"/>
                </w:rPr>
                <w:t>400</w:t>
              </w:r>
            </w:ins>
          </w:p>
        </w:tc>
        <w:tc>
          <w:tcPr>
            <w:tcW w:w="337" w:type="pct"/>
            <w:vAlign w:val="center"/>
          </w:tcPr>
          <w:p w14:paraId="36D0E682">
            <w:pPr>
              <w:jc w:val="center"/>
              <w:rPr>
                <w:rFonts w:ascii="Times New Roman" w:hAnsi="Times New Roman" w:cs="Times New Roman"/>
              </w:rPr>
            </w:pPr>
            <w:del w:id="1547" w:author="蔡振辛 [2]" w:date="2026-09-24T21:08:46Z">
              <w:r>
                <w:rPr>
                  <w:rFonts w:ascii="Times New Roman" w:hAnsi="Times New Roman" w:cs="Times New Roman"/>
                </w:rPr>
                <w:delText>CC BY 4.0</w:delText>
              </w:r>
            </w:del>
            <w:ins w:id="1548" w:author="蔡振辛 [2]" w:date="2026-09-24T21:08:46Z">
              <w:r>
                <w:rPr>
                  <w:rFonts w:ascii="Times New Roman" w:hAnsi="Times New Roman" w:cs="Times New Roman"/>
                </w:rPr>
                <w:t>NA</w:t>
              </w:r>
            </w:ins>
          </w:p>
        </w:tc>
        <w:tc>
          <w:tcPr>
            <w:tcW w:w="525" w:type="pct"/>
            <w:vAlign w:val="center"/>
          </w:tcPr>
          <w:p w14:paraId="0C83AA72">
            <w:pPr>
              <w:jc w:val="center"/>
              <w:rPr>
                <w:rFonts w:ascii="Times New Roman" w:hAnsi="Times New Roman" w:cs="Times New Roman"/>
              </w:rPr>
            </w:pPr>
            <w:r>
              <w:rPr>
                <w:rFonts w:ascii="Times New Roman" w:hAnsi="Times New Roman" w:cs="Times New Roman"/>
              </w:rPr>
              <w:t>Lab Experiment</w:t>
            </w:r>
          </w:p>
        </w:tc>
      </w:tr>
      <w:tr w14:paraId="208E6EB7">
        <w:tblPrEx>
          <w:tblCellMar>
            <w:top w:w="0" w:type="dxa"/>
            <w:left w:w="108" w:type="dxa"/>
            <w:bottom w:w="0" w:type="dxa"/>
            <w:right w:w="108" w:type="dxa"/>
          </w:tblCellMar>
        </w:tblPrEx>
        <w:trPr>
          <w:cantSplit/>
        </w:trPr>
        <w:tc>
          <w:tcPr>
            <w:tcW w:w="234" w:type="pct"/>
            <w:vAlign w:val="center"/>
          </w:tcPr>
          <w:p w14:paraId="2342EE0F">
            <w:pPr>
              <w:jc w:val="center"/>
              <w:rPr>
                <w:rFonts w:ascii="Times New Roman" w:hAnsi="Times New Roman" w:cs="Times New Roman"/>
              </w:rPr>
            </w:pPr>
            <w:r>
              <w:rPr>
                <w:rFonts w:ascii="Times New Roman" w:hAnsi="Times New Roman" w:cs="Times New Roman"/>
              </w:rPr>
              <w:t>81</w:t>
            </w:r>
          </w:p>
        </w:tc>
        <w:tc>
          <w:tcPr>
            <w:tcW w:w="1103" w:type="pct"/>
            <w:vAlign w:val="center"/>
          </w:tcPr>
          <w:p w14:paraId="3C792C04">
            <w:pPr>
              <w:jc w:val="center"/>
              <w:rPr>
                <w:rFonts w:ascii="Times New Roman" w:hAnsi="Times New Roman" w:cs="Times New Roman"/>
              </w:rPr>
            </w:pPr>
            <w:del w:id="1549" w:author="蔡振辛 [2]" w:date="2026-09-24T21:08:46Z">
              <w:r>
                <w:rPr>
                  <w:rFonts w:ascii="Times New Roman" w:hAnsi="Times New Roman" w:cs="Times New Roman"/>
                </w:rPr>
                <w:delText>Wozniak_2018_PLOS</w:delText>
              </w:r>
            </w:del>
            <w:ins w:id="1550" w:author="蔡振辛 [2]" w:date="2026-09-24T21:08:46Z">
              <w:r>
                <w:rPr>
                  <w:rFonts w:ascii="Times New Roman" w:hAnsi="Times New Roman" w:cs="Times New Roman"/>
                </w:rPr>
                <w:t>Svensson_2023_QJEP</w:t>
              </w:r>
            </w:ins>
          </w:p>
        </w:tc>
        <w:tc>
          <w:tcPr>
            <w:tcW w:w="545" w:type="pct"/>
            <w:vAlign w:val="center"/>
          </w:tcPr>
          <w:p w14:paraId="3F54A743">
            <w:pPr>
              <w:jc w:val="center"/>
              <w:rPr>
                <w:rFonts w:ascii="Times New Roman" w:hAnsi="Times New Roman" w:cs="Times New Roman"/>
              </w:rPr>
            </w:pPr>
            <w:del w:id="1551" w:author="蔡振辛 [2]" w:date="2026-09-24T21:08:46Z">
              <w:r>
                <w:rPr>
                  <w:rFonts w:ascii="Times New Roman" w:hAnsi="Times New Roman" w:cs="Times New Roman"/>
                </w:rPr>
                <w:delText>Wozniak et al. (2018</w:delText>
              </w:r>
            </w:del>
            <w:ins w:id="1552" w:author="蔡振辛 [2]" w:date="2026-09-24T21:08:46Z">
              <w:r>
                <w:rPr>
                  <w:rFonts w:ascii="Times New Roman" w:hAnsi="Times New Roman" w:cs="Times New Roman"/>
                </w:rPr>
                <w:t>Svensson et al. (2023</w:t>
              </w:r>
            </w:ins>
            <w:r>
              <w:rPr>
                <w:rFonts w:ascii="Times New Roman" w:hAnsi="Times New Roman" w:cs="Times New Roman"/>
              </w:rPr>
              <w:t>)</w:t>
            </w:r>
          </w:p>
        </w:tc>
        <w:tc>
          <w:tcPr>
            <w:tcW w:w="250" w:type="pct"/>
            <w:vAlign w:val="center"/>
          </w:tcPr>
          <w:p w14:paraId="39F8EFAC">
            <w:pPr>
              <w:jc w:val="center"/>
              <w:rPr>
                <w:rFonts w:ascii="Times New Roman" w:hAnsi="Times New Roman" w:cs="Times New Roman"/>
              </w:rPr>
            </w:pPr>
            <w:r>
              <w:rPr>
                <w:rFonts w:ascii="Times New Roman" w:hAnsi="Times New Roman" w:cs="Times New Roman"/>
              </w:rPr>
              <w:t>Exp</w:t>
            </w:r>
            <w:del w:id="1553" w:author="蔡振辛 [2]" w:date="2026-09-24T21:08:46Z">
              <w:r>
                <w:rPr>
                  <w:rFonts w:ascii="Times New Roman" w:hAnsi="Times New Roman" w:cs="Times New Roman"/>
                </w:rPr>
                <w:delText>2</w:delText>
              </w:r>
            </w:del>
            <w:ins w:id="1554" w:author="蔡振辛 [2]" w:date="2026-09-24T21:08:46Z">
              <w:r>
                <w:rPr>
                  <w:rFonts w:ascii="Times New Roman" w:hAnsi="Times New Roman" w:cs="Times New Roman"/>
                </w:rPr>
                <w:t>1</w:t>
              </w:r>
            </w:ins>
          </w:p>
        </w:tc>
        <w:tc>
          <w:tcPr>
            <w:tcW w:w="341" w:type="pct"/>
            <w:vAlign w:val="center"/>
          </w:tcPr>
          <w:p w14:paraId="59FCFFE6">
            <w:pPr>
              <w:jc w:val="center"/>
              <w:rPr>
                <w:rFonts w:ascii="Times New Roman" w:hAnsi="Times New Roman" w:cs="Times New Roman"/>
              </w:rPr>
            </w:pPr>
            <w:del w:id="1555" w:author="蔡振辛 [2]" w:date="2026-09-24T21:08:46Z">
              <w:r>
                <w:rPr>
                  <w:rFonts w:ascii="Times New Roman" w:hAnsi="Times New Roman" w:cs="Times New Roman"/>
                </w:rPr>
                <w:delText>Hungary</w:delText>
              </w:r>
            </w:del>
            <w:ins w:id="1556" w:author="蔡振辛 [2]" w:date="2026-09-24T21:08:46Z">
              <w:r>
                <w:rPr>
                  <w:rFonts w:ascii="Times New Roman" w:hAnsi="Times New Roman" w:cs="Times New Roman"/>
                </w:rPr>
                <w:t>UK</w:t>
              </w:r>
            </w:ins>
          </w:p>
        </w:tc>
        <w:tc>
          <w:tcPr>
            <w:tcW w:w="374" w:type="pct"/>
            <w:vAlign w:val="center"/>
          </w:tcPr>
          <w:p w14:paraId="52F9869A">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6F987989">
            <w:pPr>
              <w:jc w:val="center"/>
              <w:rPr>
                <w:rFonts w:ascii="Times New Roman" w:hAnsi="Times New Roman" w:cs="Times New Roman"/>
              </w:rPr>
            </w:pPr>
            <w:del w:id="1557" w:author="蔡振辛 [2]" w:date="2026-09-24T21:08:46Z">
              <w:r>
                <w:rPr>
                  <w:rFonts w:ascii="Times New Roman" w:hAnsi="Times New Roman" w:cs="Times New Roman"/>
                </w:rPr>
                <w:delText>20 (9/9</w:delText>
              </w:r>
            </w:del>
            <w:ins w:id="1558" w:author="蔡振辛 [2]" w:date="2026-09-24T21:08:46Z">
              <w:r>
                <w:rPr>
                  <w:rFonts w:ascii="Times New Roman" w:hAnsi="Times New Roman" w:cs="Times New Roman"/>
                </w:rPr>
                <w:t>65 (20/45</w:t>
              </w:r>
            </w:ins>
            <w:r>
              <w:rPr>
                <w:rFonts w:ascii="Times New Roman" w:hAnsi="Times New Roman" w:cs="Times New Roman"/>
              </w:rPr>
              <w:t>)</w:t>
            </w:r>
          </w:p>
        </w:tc>
        <w:tc>
          <w:tcPr>
            <w:tcW w:w="369" w:type="pct"/>
            <w:vAlign w:val="center"/>
          </w:tcPr>
          <w:p w14:paraId="7CE62A1E">
            <w:pPr>
              <w:jc w:val="center"/>
              <w:rPr>
                <w:rFonts w:ascii="Times New Roman" w:hAnsi="Times New Roman" w:cs="Times New Roman"/>
              </w:rPr>
            </w:pPr>
            <w:del w:id="1559" w:author="蔡振辛 [2]" w:date="2026-09-24T21:08:46Z">
              <w:r>
                <w:rPr>
                  <w:rFonts w:ascii="Times New Roman" w:hAnsi="Times New Roman" w:cs="Times New Roman"/>
                </w:rPr>
                <w:delText>fac</w:delText>
              </w:r>
            </w:del>
            <w:ins w:id="1560" w:author="蔡振辛 [2]" w:date="2026-09-24T21:08:46Z">
              <w:r>
                <w:rPr>
                  <w:rFonts w:ascii="Times New Roman" w:hAnsi="Times New Roman" w:cs="Times New Roman"/>
                </w:rPr>
                <w:t>geometric shap</w:t>
              </w:r>
            </w:ins>
            <w:r>
              <w:rPr>
                <w:rFonts w:ascii="Times New Roman" w:hAnsi="Times New Roman" w:cs="Times New Roman"/>
              </w:rPr>
              <w:t>e</w:t>
            </w:r>
          </w:p>
        </w:tc>
        <w:tc>
          <w:tcPr>
            <w:tcW w:w="553" w:type="pct"/>
            <w:vAlign w:val="center"/>
          </w:tcPr>
          <w:p w14:paraId="3CDD368E">
            <w:pPr>
              <w:jc w:val="center"/>
              <w:rPr>
                <w:rFonts w:ascii="Times New Roman" w:hAnsi="Times New Roman" w:cs="Times New Roman"/>
              </w:rPr>
            </w:pPr>
            <w:del w:id="1561" w:author="蔡振辛 [2]" w:date="2026-09-24T21:08:46Z">
              <w:r>
                <w:rPr>
                  <w:rFonts w:ascii="Times New Roman" w:hAnsi="Times New Roman" w:cs="Times New Roman"/>
                </w:rPr>
                <w:delText>672</w:delText>
              </w:r>
            </w:del>
            <w:ins w:id="1562" w:author="蔡振辛 [2]" w:date="2026-09-24T21:08:46Z">
              <w:r>
                <w:rPr>
                  <w:rFonts w:ascii="Times New Roman" w:hAnsi="Times New Roman" w:cs="Times New Roman"/>
                </w:rPr>
                <w:t>120</w:t>
              </w:r>
            </w:ins>
          </w:p>
        </w:tc>
        <w:tc>
          <w:tcPr>
            <w:tcW w:w="337" w:type="pct"/>
            <w:vAlign w:val="center"/>
          </w:tcPr>
          <w:p w14:paraId="154D1C2F">
            <w:pPr>
              <w:jc w:val="center"/>
              <w:rPr>
                <w:rFonts w:ascii="Times New Roman" w:hAnsi="Times New Roman" w:cs="Times New Roman"/>
              </w:rPr>
            </w:pPr>
            <w:del w:id="1563" w:author="蔡振辛 [2]" w:date="2026-09-24T21:08:46Z">
              <w:r>
                <w:rPr>
                  <w:rFonts w:ascii="Times New Roman" w:hAnsi="Times New Roman" w:cs="Times New Roman"/>
                </w:rPr>
                <w:delText>CC BY 4.0</w:delText>
              </w:r>
            </w:del>
            <w:ins w:id="1564" w:author="蔡振辛 [2]" w:date="2026-09-24T21:08:46Z">
              <w:r>
                <w:rPr>
                  <w:rFonts w:ascii="Times New Roman" w:hAnsi="Times New Roman" w:cs="Times New Roman"/>
                </w:rPr>
                <w:t>No License</w:t>
              </w:r>
            </w:ins>
          </w:p>
        </w:tc>
        <w:tc>
          <w:tcPr>
            <w:tcW w:w="525" w:type="pct"/>
            <w:vAlign w:val="center"/>
          </w:tcPr>
          <w:p w14:paraId="7BF48B77">
            <w:pPr>
              <w:jc w:val="center"/>
              <w:rPr>
                <w:rFonts w:ascii="Times New Roman" w:hAnsi="Times New Roman" w:cs="Times New Roman"/>
              </w:rPr>
            </w:pPr>
            <w:del w:id="1565" w:author="蔡振辛 [2]" w:date="2026-09-24T21:08:46Z">
              <w:r>
                <w:rPr>
                  <w:rFonts w:ascii="Times New Roman" w:hAnsi="Times New Roman" w:cs="Times New Roman"/>
                </w:rPr>
                <w:delText>Lab</w:delText>
              </w:r>
            </w:del>
            <w:ins w:id="1566" w:author="蔡振辛 [2]" w:date="2026-09-24T21:08:46Z">
              <w:r>
                <w:rPr>
                  <w:rFonts w:ascii="Times New Roman" w:hAnsi="Times New Roman" w:cs="Times New Roman"/>
                </w:rPr>
                <w:t>Online</w:t>
              </w:r>
            </w:ins>
            <w:r>
              <w:rPr>
                <w:rFonts w:ascii="Times New Roman" w:hAnsi="Times New Roman" w:cs="Times New Roman"/>
              </w:rPr>
              <w:t xml:space="preserve"> Experiment</w:t>
            </w:r>
          </w:p>
        </w:tc>
      </w:tr>
      <w:tr w14:paraId="477D3F88">
        <w:tblPrEx>
          <w:tblCellMar>
            <w:top w:w="0" w:type="dxa"/>
            <w:left w:w="108" w:type="dxa"/>
            <w:bottom w:w="0" w:type="dxa"/>
            <w:right w:w="108" w:type="dxa"/>
          </w:tblCellMar>
        </w:tblPrEx>
        <w:trPr>
          <w:cantSplit/>
        </w:trPr>
        <w:tc>
          <w:tcPr>
            <w:tcW w:w="234" w:type="pct"/>
            <w:vAlign w:val="center"/>
          </w:tcPr>
          <w:p w14:paraId="7BA7E5DD">
            <w:pPr>
              <w:jc w:val="center"/>
              <w:rPr>
                <w:rFonts w:ascii="Times New Roman" w:hAnsi="Times New Roman" w:cs="Times New Roman"/>
              </w:rPr>
            </w:pPr>
            <w:r>
              <w:rPr>
                <w:rFonts w:ascii="Times New Roman" w:hAnsi="Times New Roman" w:cs="Times New Roman"/>
              </w:rPr>
              <w:t>82</w:t>
            </w:r>
          </w:p>
        </w:tc>
        <w:tc>
          <w:tcPr>
            <w:tcW w:w="1103" w:type="pct"/>
            <w:vAlign w:val="center"/>
          </w:tcPr>
          <w:p w14:paraId="2B9A49D3">
            <w:pPr>
              <w:jc w:val="center"/>
              <w:rPr>
                <w:rFonts w:ascii="Times New Roman" w:hAnsi="Times New Roman" w:cs="Times New Roman"/>
              </w:rPr>
            </w:pPr>
            <w:del w:id="1567" w:author="蔡振辛 [2]" w:date="2026-09-24T21:08:46Z">
              <w:r>
                <w:rPr>
                  <w:rFonts w:ascii="Times New Roman" w:hAnsi="Times New Roman" w:cs="Times New Roman"/>
                </w:rPr>
                <w:delText>Wozniak_2020_PLOS</w:delText>
              </w:r>
            </w:del>
            <w:ins w:id="1568" w:author="蔡振辛 [2]" w:date="2026-09-24T21:08:46Z">
              <w:r>
                <w:rPr>
                  <w:rFonts w:ascii="Times New Roman" w:hAnsi="Times New Roman" w:cs="Times New Roman"/>
                </w:rPr>
                <w:t>Vicovaro_2022_JEPHPP</w:t>
              </w:r>
            </w:ins>
          </w:p>
        </w:tc>
        <w:tc>
          <w:tcPr>
            <w:tcW w:w="545" w:type="pct"/>
            <w:vAlign w:val="center"/>
          </w:tcPr>
          <w:p w14:paraId="67943553">
            <w:pPr>
              <w:jc w:val="center"/>
              <w:rPr>
                <w:rFonts w:ascii="Times New Roman" w:hAnsi="Times New Roman" w:cs="Times New Roman"/>
              </w:rPr>
            </w:pPr>
            <w:del w:id="1569" w:author="蔡振辛 [2]" w:date="2026-09-24T21:08:46Z">
              <w:r>
                <w:rPr>
                  <w:rFonts w:ascii="Times New Roman" w:hAnsi="Times New Roman" w:cs="Times New Roman"/>
                </w:rPr>
                <w:delText>Wozniak</w:delText>
              </w:r>
            </w:del>
            <w:ins w:id="1570" w:author="蔡振辛 [2]" w:date="2026-09-24T21:08:46Z">
              <w:r>
                <w:rPr>
                  <w:rFonts w:ascii="Times New Roman" w:hAnsi="Times New Roman" w:cs="Times New Roman"/>
                </w:rPr>
                <w:t>Vicovaro</w:t>
              </w:r>
            </w:ins>
            <w:r>
              <w:rPr>
                <w:rFonts w:ascii="Times New Roman" w:hAnsi="Times New Roman" w:cs="Times New Roman"/>
              </w:rPr>
              <w:t xml:space="preserve"> et al.</w:t>
            </w:r>
            <w:del w:id="1571" w:author="蔡振辛 [2]" w:date="2026-09-24T21:08:46Z">
              <w:r>
                <w:rPr>
                  <w:rFonts w:ascii="Times New Roman" w:hAnsi="Times New Roman" w:cs="Times New Roman"/>
                </w:rPr>
                <w:delText> </w:delText>
              </w:r>
            </w:del>
            <w:ins w:id="1572" w:author="蔡振辛 [2]" w:date="2026-09-24T21:08:46Z">
              <w:r>
                <w:rPr>
                  <w:rFonts w:ascii="Times New Roman" w:hAnsi="Times New Roman" w:cs="Times New Roman"/>
                </w:rPr>
                <w:t xml:space="preserve"> </w:t>
              </w:r>
            </w:ins>
            <w:r>
              <w:rPr>
                <w:rFonts w:ascii="Times New Roman" w:hAnsi="Times New Roman" w:cs="Times New Roman"/>
              </w:rPr>
              <w:t>(20</w:t>
            </w:r>
            <w:ins w:id="1573" w:author="蔡振辛 [2]" w:date="2026-09-24T21:08:46Z">
              <w:r>
                <w:rPr>
                  <w:rFonts w:ascii="Times New Roman" w:hAnsi="Times New Roman" w:cs="Times New Roman"/>
                </w:rPr>
                <w:t>2</w:t>
              </w:r>
            </w:ins>
            <w:r>
              <w:rPr>
                <w:rFonts w:ascii="Times New Roman" w:hAnsi="Times New Roman" w:cs="Times New Roman"/>
              </w:rPr>
              <w:t>2</w:t>
            </w:r>
            <w:del w:id="1574" w:author="蔡振辛 [2]" w:date="2026-09-24T21:08:46Z">
              <w:r>
                <w:rPr>
                  <w:rFonts w:ascii="Times New Roman" w:hAnsi="Times New Roman" w:cs="Times New Roman"/>
                </w:rPr>
                <w:delText>0</w:delText>
              </w:r>
            </w:del>
            <w:r>
              <w:rPr>
                <w:rFonts w:ascii="Times New Roman" w:hAnsi="Times New Roman" w:cs="Times New Roman"/>
              </w:rPr>
              <w:t>)</w:t>
            </w:r>
          </w:p>
        </w:tc>
        <w:tc>
          <w:tcPr>
            <w:tcW w:w="250" w:type="pct"/>
            <w:vAlign w:val="center"/>
          </w:tcPr>
          <w:p w14:paraId="118A8A10">
            <w:pPr>
              <w:jc w:val="center"/>
              <w:rPr>
                <w:rFonts w:ascii="Times New Roman" w:hAnsi="Times New Roman" w:cs="Times New Roman"/>
              </w:rPr>
            </w:pPr>
            <w:r>
              <w:rPr>
                <w:rFonts w:ascii="Times New Roman" w:hAnsi="Times New Roman" w:cs="Times New Roman"/>
              </w:rPr>
              <w:t>Exp1</w:t>
            </w:r>
          </w:p>
        </w:tc>
        <w:tc>
          <w:tcPr>
            <w:tcW w:w="341" w:type="pct"/>
            <w:vAlign w:val="center"/>
          </w:tcPr>
          <w:p w14:paraId="14D72991">
            <w:pPr>
              <w:jc w:val="center"/>
              <w:rPr>
                <w:rFonts w:ascii="Times New Roman" w:hAnsi="Times New Roman" w:cs="Times New Roman"/>
              </w:rPr>
            </w:pPr>
            <w:del w:id="1575" w:author="蔡振辛 [2]" w:date="2026-09-24T21:08:46Z">
              <w:r>
                <w:rPr>
                  <w:rFonts w:ascii="Times New Roman" w:hAnsi="Times New Roman" w:cs="Times New Roman"/>
                </w:rPr>
                <w:delText>Australia</w:delText>
              </w:r>
            </w:del>
            <w:ins w:id="1576" w:author="蔡振辛 [2]" w:date="2026-09-24T21:08:46Z">
              <w:r>
                <w:rPr>
                  <w:rFonts w:ascii="Times New Roman" w:hAnsi="Times New Roman" w:cs="Times New Roman"/>
                </w:rPr>
                <w:t>Italy</w:t>
              </w:r>
            </w:ins>
          </w:p>
        </w:tc>
        <w:tc>
          <w:tcPr>
            <w:tcW w:w="374" w:type="pct"/>
            <w:vAlign w:val="center"/>
          </w:tcPr>
          <w:p w14:paraId="25CABF64">
            <w:pPr>
              <w:jc w:val="center"/>
              <w:rPr>
                <w:rFonts w:ascii="Times New Roman" w:hAnsi="Times New Roman" w:cs="Times New Roman"/>
              </w:rPr>
            </w:pPr>
            <w:del w:id="1577" w:author="蔡振辛 [2]" w:date="2026-09-24T21:08:46Z">
              <w:r>
                <w:rPr>
                  <w:rFonts w:ascii="Times New Roman" w:hAnsi="Times New Roman" w:cs="Times New Roman"/>
                </w:rPr>
                <w:delText>English</w:delText>
              </w:r>
            </w:del>
            <w:ins w:id="1578" w:author="蔡振辛 [2]" w:date="2026-09-24T21:08:46Z">
              <w:r>
                <w:rPr>
                  <w:rFonts w:ascii="Times New Roman" w:hAnsi="Times New Roman" w:cs="Times New Roman"/>
                </w:rPr>
                <w:t>Italian</w:t>
              </w:r>
            </w:ins>
          </w:p>
        </w:tc>
        <w:tc>
          <w:tcPr>
            <w:tcW w:w="364" w:type="pct"/>
            <w:vAlign w:val="center"/>
          </w:tcPr>
          <w:p w14:paraId="1AA44546">
            <w:pPr>
              <w:jc w:val="center"/>
              <w:rPr>
                <w:rFonts w:ascii="Times New Roman" w:hAnsi="Times New Roman" w:cs="Times New Roman"/>
              </w:rPr>
            </w:pPr>
            <w:del w:id="1579" w:author="蔡振辛 [2]" w:date="2026-09-24T21:08:46Z">
              <w:r>
                <w:rPr>
                  <w:rFonts w:ascii="Times New Roman" w:hAnsi="Times New Roman" w:cs="Times New Roman"/>
                </w:rPr>
                <w:delText>24 (12/12</w:delText>
              </w:r>
            </w:del>
            <w:ins w:id="1580" w:author="蔡振辛 [2]" w:date="2026-09-24T21:08:46Z">
              <w:r>
                <w:rPr>
                  <w:rFonts w:ascii="Times New Roman" w:hAnsi="Times New Roman" w:cs="Times New Roman"/>
                </w:rPr>
                <w:t>30 (14/16</w:t>
              </w:r>
            </w:ins>
            <w:r>
              <w:rPr>
                <w:rFonts w:ascii="Times New Roman" w:hAnsi="Times New Roman" w:cs="Times New Roman"/>
              </w:rPr>
              <w:t>)</w:t>
            </w:r>
          </w:p>
        </w:tc>
        <w:tc>
          <w:tcPr>
            <w:tcW w:w="369" w:type="pct"/>
            <w:vAlign w:val="center"/>
          </w:tcPr>
          <w:p w14:paraId="3E9FE38A">
            <w:pPr>
              <w:jc w:val="center"/>
              <w:rPr>
                <w:rFonts w:ascii="Times New Roman" w:hAnsi="Times New Roman" w:cs="Times New Roman"/>
              </w:rPr>
            </w:pPr>
            <w:del w:id="1581" w:author="蔡振辛 [2]" w:date="2026-09-24T21:08:46Z">
              <w:r>
                <w:rPr>
                  <w:rFonts w:ascii="Times New Roman" w:hAnsi="Times New Roman" w:cs="Times New Roman"/>
                </w:rPr>
                <w:delText>face</w:delText>
              </w:r>
            </w:del>
            <w:ins w:id="1582" w:author="蔡振辛 [2]" w:date="2026-09-24T21:08:46Z">
              <w:r>
                <w:rPr>
                  <w:rFonts w:ascii="Times New Roman" w:hAnsi="Times New Roman" w:cs="Times New Roman"/>
                </w:rPr>
                <w:t>random dots</w:t>
              </w:r>
            </w:ins>
          </w:p>
        </w:tc>
        <w:tc>
          <w:tcPr>
            <w:tcW w:w="553" w:type="pct"/>
            <w:vAlign w:val="center"/>
          </w:tcPr>
          <w:p w14:paraId="624D4BAA">
            <w:pPr>
              <w:jc w:val="center"/>
              <w:rPr>
                <w:rFonts w:ascii="Times New Roman" w:hAnsi="Times New Roman" w:cs="Times New Roman"/>
              </w:rPr>
            </w:pPr>
            <w:del w:id="1583" w:author="蔡振辛 [2]" w:date="2026-09-24T21:08:46Z">
              <w:r>
                <w:rPr>
                  <w:rFonts w:ascii="Times New Roman" w:hAnsi="Times New Roman" w:cs="Times New Roman"/>
                </w:rPr>
                <w:delText>27</w:delText>
              </w:r>
            </w:del>
            <w:ins w:id="1584" w:author="蔡振辛 [2]" w:date="2026-09-24T21:08:46Z">
              <w:r>
                <w:rPr>
                  <w:rFonts w:ascii="Times New Roman" w:hAnsi="Times New Roman" w:cs="Times New Roman"/>
                </w:rPr>
                <w:t>48</w:t>
              </w:r>
            </w:ins>
            <w:r>
              <w:rPr>
                <w:rFonts w:ascii="Times New Roman" w:hAnsi="Times New Roman" w:cs="Times New Roman"/>
              </w:rPr>
              <w:t>0</w:t>
            </w:r>
          </w:p>
        </w:tc>
        <w:tc>
          <w:tcPr>
            <w:tcW w:w="337" w:type="pct"/>
            <w:vAlign w:val="center"/>
          </w:tcPr>
          <w:p w14:paraId="30B35A9F">
            <w:pPr>
              <w:jc w:val="center"/>
              <w:rPr>
                <w:rFonts w:ascii="Times New Roman" w:hAnsi="Times New Roman" w:cs="Times New Roman"/>
              </w:rPr>
            </w:pPr>
            <w:del w:id="1585" w:author="蔡振辛 [2]" w:date="2026-09-24T21:08:46Z">
              <w:r>
                <w:rPr>
                  <w:rFonts w:ascii="Times New Roman" w:hAnsi="Times New Roman" w:cs="Times New Roman"/>
                </w:rPr>
                <w:delText>NA</w:delText>
              </w:r>
            </w:del>
            <w:ins w:id="1586" w:author="蔡振辛 [2]" w:date="2026-09-24T21:08:46Z">
              <w:r>
                <w:rPr>
                  <w:rFonts w:ascii="Times New Roman" w:hAnsi="Times New Roman" w:cs="Times New Roman"/>
                </w:rPr>
                <w:t>CC BY 4.0</w:t>
              </w:r>
            </w:ins>
          </w:p>
        </w:tc>
        <w:tc>
          <w:tcPr>
            <w:tcW w:w="525" w:type="pct"/>
            <w:vAlign w:val="center"/>
          </w:tcPr>
          <w:p w14:paraId="71FB2FCF">
            <w:pPr>
              <w:jc w:val="center"/>
              <w:rPr>
                <w:rFonts w:ascii="Times New Roman" w:hAnsi="Times New Roman" w:cs="Times New Roman"/>
              </w:rPr>
            </w:pPr>
            <w:del w:id="1587" w:author="蔡振辛 [2]" w:date="2026-09-24T21:08:46Z">
              <w:r>
                <w:rPr>
                  <w:rFonts w:ascii="Times New Roman" w:hAnsi="Times New Roman" w:cs="Times New Roman"/>
                </w:rPr>
                <w:delText>Lab Experiment</w:delText>
              </w:r>
            </w:del>
            <w:ins w:id="1588" w:author="蔡振辛 [2]" w:date="2026-09-24T21:08:46Z">
              <w:r>
                <w:rPr>
                  <w:rFonts w:ascii="Times New Roman" w:hAnsi="Times New Roman" w:cs="Times New Roman"/>
                </w:rPr>
                <w:t>Mixed (Lab + Online)</w:t>
              </w:r>
            </w:ins>
          </w:p>
        </w:tc>
      </w:tr>
      <w:tr w14:paraId="7B8C4829">
        <w:tblPrEx>
          <w:tblCellMar>
            <w:top w:w="0" w:type="dxa"/>
            <w:left w:w="108" w:type="dxa"/>
            <w:bottom w:w="0" w:type="dxa"/>
            <w:right w:w="108" w:type="dxa"/>
          </w:tblCellMar>
        </w:tblPrEx>
        <w:trPr>
          <w:cantSplit/>
        </w:trPr>
        <w:tc>
          <w:tcPr>
            <w:tcW w:w="234" w:type="pct"/>
            <w:vAlign w:val="center"/>
          </w:tcPr>
          <w:p w14:paraId="08F9FD6D">
            <w:pPr>
              <w:jc w:val="center"/>
              <w:rPr>
                <w:rFonts w:ascii="Times New Roman" w:hAnsi="Times New Roman" w:cs="Times New Roman"/>
              </w:rPr>
            </w:pPr>
            <w:r>
              <w:rPr>
                <w:rFonts w:ascii="Times New Roman" w:hAnsi="Times New Roman" w:cs="Times New Roman"/>
              </w:rPr>
              <w:t>83</w:t>
            </w:r>
          </w:p>
        </w:tc>
        <w:tc>
          <w:tcPr>
            <w:tcW w:w="1103" w:type="pct"/>
            <w:vAlign w:val="center"/>
          </w:tcPr>
          <w:p w14:paraId="5A7665C8">
            <w:pPr>
              <w:jc w:val="center"/>
              <w:rPr>
                <w:rFonts w:ascii="Times New Roman" w:hAnsi="Times New Roman" w:cs="Times New Roman"/>
              </w:rPr>
            </w:pPr>
            <w:del w:id="1589" w:author="蔡振辛 [2]" w:date="2026-09-24T21:08:46Z">
              <w:r>
                <w:rPr>
                  <w:rFonts w:ascii="Times New Roman" w:hAnsi="Times New Roman" w:cs="Times New Roman"/>
                </w:rPr>
                <w:delText>Wozniak_2020_PLOS</w:delText>
              </w:r>
            </w:del>
            <w:ins w:id="1590" w:author="蔡振辛 [2]" w:date="2026-09-24T21:08:46Z">
              <w:r>
                <w:rPr>
                  <w:rFonts w:ascii="Times New Roman" w:hAnsi="Times New Roman" w:cs="Times New Roman"/>
                </w:rPr>
                <w:t>Vicovaro_2022_JEPHPP</w:t>
              </w:r>
            </w:ins>
          </w:p>
        </w:tc>
        <w:tc>
          <w:tcPr>
            <w:tcW w:w="545" w:type="pct"/>
            <w:vAlign w:val="center"/>
          </w:tcPr>
          <w:p w14:paraId="7B0A85D9">
            <w:pPr>
              <w:jc w:val="center"/>
              <w:rPr>
                <w:rFonts w:ascii="Times New Roman" w:hAnsi="Times New Roman" w:cs="Times New Roman"/>
              </w:rPr>
            </w:pPr>
            <w:del w:id="1591" w:author="蔡振辛 [2]" w:date="2026-09-24T21:08:46Z">
              <w:r>
                <w:rPr>
                  <w:rFonts w:ascii="Times New Roman" w:hAnsi="Times New Roman" w:cs="Times New Roman"/>
                </w:rPr>
                <w:delText>Wozniak</w:delText>
              </w:r>
            </w:del>
            <w:ins w:id="1592" w:author="蔡振辛 [2]" w:date="2026-09-24T21:08:46Z">
              <w:r>
                <w:rPr>
                  <w:rFonts w:ascii="Times New Roman" w:hAnsi="Times New Roman" w:cs="Times New Roman"/>
                </w:rPr>
                <w:t>Vicovaro</w:t>
              </w:r>
            </w:ins>
            <w:r>
              <w:rPr>
                <w:rFonts w:ascii="Times New Roman" w:hAnsi="Times New Roman" w:cs="Times New Roman"/>
              </w:rPr>
              <w:t xml:space="preserve"> et al.</w:t>
            </w:r>
            <w:del w:id="1593" w:author="蔡振辛 [2]" w:date="2026-09-24T21:08:46Z">
              <w:r>
                <w:rPr>
                  <w:rFonts w:ascii="Times New Roman" w:hAnsi="Times New Roman" w:cs="Times New Roman"/>
                </w:rPr>
                <w:delText> </w:delText>
              </w:r>
            </w:del>
            <w:ins w:id="1594" w:author="蔡振辛 [2]" w:date="2026-09-24T21:08:46Z">
              <w:r>
                <w:rPr>
                  <w:rFonts w:ascii="Times New Roman" w:hAnsi="Times New Roman" w:cs="Times New Roman"/>
                </w:rPr>
                <w:t xml:space="preserve"> </w:t>
              </w:r>
            </w:ins>
            <w:r>
              <w:rPr>
                <w:rFonts w:ascii="Times New Roman" w:hAnsi="Times New Roman" w:cs="Times New Roman"/>
              </w:rPr>
              <w:t>(20</w:t>
            </w:r>
            <w:ins w:id="1595" w:author="蔡振辛 [2]" w:date="2026-09-24T21:08:46Z">
              <w:r>
                <w:rPr>
                  <w:rFonts w:ascii="Times New Roman" w:hAnsi="Times New Roman" w:cs="Times New Roman"/>
                </w:rPr>
                <w:t>2</w:t>
              </w:r>
            </w:ins>
            <w:r>
              <w:rPr>
                <w:rFonts w:ascii="Times New Roman" w:hAnsi="Times New Roman" w:cs="Times New Roman"/>
              </w:rPr>
              <w:t>2</w:t>
            </w:r>
            <w:del w:id="1596" w:author="蔡振辛 [2]" w:date="2026-09-24T21:08:46Z">
              <w:r>
                <w:rPr>
                  <w:rFonts w:ascii="Times New Roman" w:hAnsi="Times New Roman" w:cs="Times New Roman"/>
                </w:rPr>
                <w:delText>0</w:delText>
              </w:r>
            </w:del>
            <w:r>
              <w:rPr>
                <w:rFonts w:ascii="Times New Roman" w:hAnsi="Times New Roman" w:cs="Times New Roman"/>
              </w:rPr>
              <w:t>)</w:t>
            </w:r>
          </w:p>
        </w:tc>
        <w:tc>
          <w:tcPr>
            <w:tcW w:w="250" w:type="pct"/>
            <w:vAlign w:val="center"/>
          </w:tcPr>
          <w:p w14:paraId="01EF709D">
            <w:pPr>
              <w:jc w:val="center"/>
              <w:rPr>
                <w:rFonts w:ascii="Times New Roman" w:hAnsi="Times New Roman" w:cs="Times New Roman"/>
              </w:rPr>
            </w:pPr>
            <w:r>
              <w:rPr>
                <w:rFonts w:ascii="Times New Roman" w:hAnsi="Times New Roman" w:cs="Times New Roman"/>
              </w:rPr>
              <w:t>Exp2</w:t>
            </w:r>
          </w:p>
        </w:tc>
        <w:tc>
          <w:tcPr>
            <w:tcW w:w="341" w:type="pct"/>
            <w:vAlign w:val="center"/>
          </w:tcPr>
          <w:p w14:paraId="2BFABD0D">
            <w:pPr>
              <w:jc w:val="center"/>
              <w:rPr>
                <w:rFonts w:ascii="Times New Roman" w:hAnsi="Times New Roman" w:cs="Times New Roman"/>
              </w:rPr>
            </w:pPr>
            <w:del w:id="1597" w:author="蔡振辛 [2]" w:date="2026-09-24T21:08:46Z">
              <w:r>
                <w:rPr>
                  <w:rFonts w:ascii="Times New Roman" w:hAnsi="Times New Roman" w:cs="Times New Roman"/>
                </w:rPr>
                <w:delText>Australia</w:delText>
              </w:r>
            </w:del>
            <w:ins w:id="1598" w:author="蔡振辛 [2]" w:date="2026-09-24T21:08:46Z">
              <w:r>
                <w:rPr>
                  <w:rFonts w:ascii="Times New Roman" w:hAnsi="Times New Roman" w:cs="Times New Roman"/>
                </w:rPr>
                <w:t>Italy</w:t>
              </w:r>
            </w:ins>
          </w:p>
        </w:tc>
        <w:tc>
          <w:tcPr>
            <w:tcW w:w="374" w:type="pct"/>
            <w:vAlign w:val="center"/>
          </w:tcPr>
          <w:p w14:paraId="7B8BBD51">
            <w:pPr>
              <w:jc w:val="center"/>
              <w:rPr>
                <w:rFonts w:ascii="Times New Roman" w:hAnsi="Times New Roman" w:cs="Times New Roman"/>
              </w:rPr>
            </w:pPr>
            <w:del w:id="1599" w:author="蔡振辛 [2]" w:date="2026-09-24T21:08:46Z">
              <w:r>
                <w:rPr>
                  <w:rFonts w:ascii="Times New Roman" w:hAnsi="Times New Roman" w:cs="Times New Roman"/>
                </w:rPr>
                <w:delText>English</w:delText>
              </w:r>
            </w:del>
            <w:ins w:id="1600" w:author="蔡振辛 [2]" w:date="2026-09-24T21:08:46Z">
              <w:r>
                <w:rPr>
                  <w:rFonts w:ascii="Times New Roman" w:hAnsi="Times New Roman" w:cs="Times New Roman"/>
                </w:rPr>
                <w:t>Italian</w:t>
              </w:r>
            </w:ins>
          </w:p>
        </w:tc>
        <w:tc>
          <w:tcPr>
            <w:tcW w:w="364" w:type="pct"/>
            <w:vAlign w:val="center"/>
          </w:tcPr>
          <w:p w14:paraId="4A4FC6CB">
            <w:pPr>
              <w:jc w:val="center"/>
              <w:rPr>
                <w:rFonts w:ascii="Times New Roman" w:hAnsi="Times New Roman" w:cs="Times New Roman"/>
              </w:rPr>
            </w:pPr>
            <w:ins w:id="1601" w:author="蔡振辛 [2]" w:date="2026-09-24T21:08:46Z">
              <w:r>
                <w:rPr>
                  <w:rFonts w:ascii="Times New Roman" w:hAnsi="Times New Roman" w:cs="Times New Roman"/>
                </w:rPr>
                <w:t>5</w:t>
              </w:r>
            </w:ins>
            <w:r>
              <w:rPr>
                <w:rFonts w:ascii="Times New Roman" w:hAnsi="Times New Roman" w:cs="Times New Roman"/>
              </w:rPr>
              <w:t>2</w:t>
            </w:r>
            <w:del w:id="1602" w:author="蔡振辛 [2]" w:date="2026-09-24T21:08:46Z">
              <w:r>
                <w:rPr>
                  <w:rFonts w:ascii="Times New Roman" w:hAnsi="Times New Roman" w:cs="Times New Roman"/>
                </w:rPr>
                <w:delText>4</w:delText>
              </w:r>
            </w:del>
            <w:r>
              <w:rPr>
                <w:rFonts w:ascii="Times New Roman" w:hAnsi="Times New Roman" w:cs="Times New Roman"/>
              </w:rPr>
              <w:t xml:space="preserve"> (1</w:t>
            </w:r>
            <w:del w:id="1603" w:author="蔡振辛 [2]" w:date="2026-09-24T21:08:46Z">
              <w:r>
                <w:rPr>
                  <w:rFonts w:ascii="Times New Roman" w:hAnsi="Times New Roman" w:cs="Times New Roman"/>
                </w:rPr>
                <w:delText>2/12</w:delText>
              </w:r>
            </w:del>
            <w:ins w:id="1604" w:author="蔡振辛 [2]" w:date="2026-09-24T21:08:46Z">
              <w:r>
                <w:rPr>
                  <w:rFonts w:ascii="Times New Roman" w:hAnsi="Times New Roman" w:cs="Times New Roman"/>
                </w:rPr>
                <w:t>1/36</w:t>
              </w:r>
            </w:ins>
            <w:r>
              <w:rPr>
                <w:rFonts w:ascii="Times New Roman" w:hAnsi="Times New Roman" w:cs="Times New Roman"/>
              </w:rPr>
              <w:t>)</w:t>
            </w:r>
          </w:p>
        </w:tc>
        <w:tc>
          <w:tcPr>
            <w:tcW w:w="369" w:type="pct"/>
            <w:vAlign w:val="center"/>
          </w:tcPr>
          <w:p w14:paraId="20896040">
            <w:pPr>
              <w:jc w:val="center"/>
              <w:rPr>
                <w:rFonts w:ascii="Times New Roman" w:hAnsi="Times New Roman" w:cs="Times New Roman"/>
              </w:rPr>
            </w:pPr>
            <w:del w:id="1605" w:author="蔡振辛 [2]" w:date="2026-09-24T21:08:46Z">
              <w:r>
                <w:rPr>
                  <w:rFonts w:ascii="Times New Roman" w:hAnsi="Times New Roman" w:cs="Times New Roman"/>
                </w:rPr>
                <w:delText>face</w:delText>
              </w:r>
            </w:del>
            <w:ins w:id="1606" w:author="蔡振辛 [2]" w:date="2026-09-24T21:08:46Z">
              <w:r>
                <w:rPr>
                  <w:rFonts w:ascii="Times New Roman" w:hAnsi="Times New Roman" w:cs="Times New Roman"/>
                </w:rPr>
                <w:t>random dots</w:t>
              </w:r>
            </w:ins>
          </w:p>
        </w:tc>
        <w:tc>
          <w:tcPr>
            <w:tcW w:w="553" w:type="pct"/>
            <w:vAlign w:val="center"/>
          </w:tcPr>
          <w:p w14:paraId="7A08F5D6">
            <w:pPr>
              <w:jc w:val="center"/>
              <w:rPr>
                <w:rFonts w:ascii="Times New Roman" w:hAnsi="Times New Roman" w:cs="Times New Roman"/>
              </w:rPr>
            </w:pPr>
            <w:r>
              <w:rPr>
                <w:rFonts w:ascii="Times New Roman" w:hAnsi="Times New Roman" w:cs="Times New Roman"/>
              </w:rPr>
              <w:t>2</w:t>
            </w:r>
            <w:del w:id="1607" w:author="蔡振辛 [2]" w:date="2026-09-24T21:08:46Z">
              <w:r>
                <w:rPr>
                  <w:rFonts w:ascii="Times New Roman" w:hAnsi="Times New Roman" w:cs="Times New Roman"/>
                </w:rPr>
                <w:delText>7</w:delText>
              </w:r>
            </w:del>
            <w:ins w:id="1608" w:author="蔡振辛 [2]" w:date="2026-09-24T21:08:46Z">
              <w:r>
                <w:rPr>
                  <w:rFonts w:ascii="Times New Roman" w:hAnsi="Times New Roman" w:cs="Times New Roman"/>
                </w:rPr>
                <w:t>4</w:t>
              </w:r>
            </w:ins>
            <w:r>
              <w:rPr>
                <w:rFonts w:ascii="Times New Roman" w:hAnsi="Times New Roman" w:cs="Times New Roman"/>
              </w:rPr>
              <w:t>0</w:t>
            </w:r>
          </w:p>
        </w:tc>
        <w:tc>
          <w:tcPr>
            <w:tcW w:w="337" w:type="pct"/>
            <w:vAlign w:val="center"/>
          </w:tcPr>
          <w:p w14:paraId="3C446818">
            <w:pPr>
              <w:jc w:val="center"/>
              <w:rPr>
                <w:rFonts w:ascii="Times New Roman" w:hAnsi="Times New Roman" w:cs="Times New Roman"/>
              </w:rPr>
            </w:pPr>
            <w:del w:id="1609" w:author="蔡振辛 [2]" w:date="2026-09-24T21:08:46Z">
              <w:r>
                <w:rPr>
                  <w:rFonts w:ascii="Times New Roman" w:hAnsi="Times New Roman" w:cs="Times New Roman"/>
                </w:rPr>
                <w:delText>NA</w:delText>
              </w:r>
            </w:del>
            <w:ins w:id="1610" w:author="蔡振辛 [2]" w:date="2026-09-24T21:08:46Z">
              <w:r>
                <w:rPr>
                  <w:rFonts w:ascii="Times New Roman" w:hAnsi="Times New Roman" w:cs="Times New Roman"/>
                </w:rPr>
                <w:t>CC BY 4.0</w:t>
              </w:r>
            </w:ins>
          </w:p>
        </w:tc>
        <w:tc>
          <w:tcPr>
            <w:tcW w:w="525" w:type="pct"/>
            <w:vAlign w:val="center"/>
          </w:tcPr>
          <w:p w14:paraId="6901629F">
            <w:pPr>
              <w:jc w:val="center"/>
              <w:rPr>
                <w:rFonts w:ascii="Times New Roman" w:hAnsi="Times New Roman" w:cs="Times New Roman"/>
              </w:rPr>
            </w:pPr>
            <w:del w:id="1611" w:author="蔡振辛 [2]" w:date="2026-09-24T21:08:46Z">
              <w:r>
                <w:rPr>
                  <w:rFonts w:ascii="Times New Roman" w:hAnsi="Times New Roman" w:cs="Times New Roman"/>
                </w:rPr>
                <w:delText>Lab Experiment</w:delText>
              </w:r>
            </w:del>
            <w:ins w:id="1612" w:author="蔡振辛 [2]" w:date="2026-09-24T21:08:46Z">
              <w:r>
                <w:rPr>
                  <w:rFonts w:ascii="Times New Roman" w:hAnsi="Times New Roman" w:cs="Times New Roman"/>
                </w:rPr>
                <w:t>Mixed (Lab + Online)</w:t>
              </w:r>
            </w:ins>
          </w:p>
        </w:tc>
      </w:tr>
      <w:tr w14:paraId="43D209C7">
        <w:tblPrEx>
          <w:tblCellMar>
            <w:top w:w="0" w:type="dxa"/>
            <w:left w:w="108" w:type="dxa"/>
            <w:bottom w:w="0" w:type="dxa"/>
            <w:right w:w="108" w:type="dxa"/>
          </w:tblCellMar>
        </w:tblPrEx>
        <w:trPr>
          <w:cantSplit/>
        </w:trPr>
        <w:tc>
          <w:tcPr>
            <w:tcW w:w="234" w:type="pct"/>
            <w:vAlign w:val="center"/>
          </w:tcPr>
          <w:p w14:paraId="006BDCC7">
            <w:pPr>
              <w:jc w:val="center"/>
              <w:rPr>
                <w:rFonts w:ascii="Times New Roman" w:hAnsi="Times New Roman" w:cs="Times New Roman"/>
              </w:rPr>
            </w:pPr>
            <w:r>
              <w:rPr>
                <w:rFonts w:ascii="Times New Roman" w:hAnsi="Times New Roman" w:cs="Times New Roman"/>
              </w:rPr>
              <w:t>84</w:t>
            </w:r>
          </w:p>
        </w:tc>
        <w:tc>
          <w:tcPr>
            <w:tcW w:w="1103" w:type="pct"/>
            <w:vAlign w:val="center"/>
          </w:tcPr>
          <w:p w14:paraId="0CC5F008">
            <w:pPr>
              <w:jc w:val="center"/>
              <w:rPr>
                <w:rFonts w:ascii="Times New Roman" w:hAnsi="Times New Roman" w:cs="Times New Roman"/>
              </w:rPr>
            </w:pPr>
            <w:del w:id="1613" w:author="蔡振辛 [2]" w:date="2026-09-24T21:08:46Z">
              <w:r>
                <w:rPr>
                  <w:rFonts w:ascii="Times New Roman" w:hAnsi="Times New Roman" w:cs="Times New Roman"/>
                </w:rPr>
                <w:delText>Wozniak_2020_PLOS</w:delText>
              </w:r>
            </w:del>
            <w:ins w:id="1614" w:author="蔡振辛 [2]" w:date="2026-09-24T21:08:46Z">
              <w:r>
                <w:rPr>
                  <w:rFonts w:ascii="Times New Roman" w:hAnsi="Times New Roman" w:cs="Times New Roman"/>
                </w:rPr>
                <w:t>Vicovaro_2022_JEPHPP</w:t>
              </w:r>
            </w:ins>
          </w:p>
        </w:tc>
        <w:tc>
          <w:tcPr>
            <w:tcW w:w="545" w:type="pct"/>
            <w:vAlign w:val="center"/>
          </w:tcPr>
          <w:p w14:paraId="1E6CA13D">
            <w:pPr>
              <w:jc w:val="center"/>
              <w:rPr>
                <w:rFonts w:ascii="Times New Roman" w:hAnsi="Times New Roman" w:cs="Times New Roman"/>
              </w:rPr>
            </w:pPr>
            <w:del w:id="1615" w:author="蔡振辛 [2]" w:date="2026-09-24T21:08:46Z">
              <w:r>
                <w:rPr>
                  <w:rFonts w:ascii="Times New Roman" w:hAnsi="Times New Roman" w:cs="Times New Roman"/>
                </w:rPr>
                <w:delText>Wozniak</w:delText>
              </w:r>
            </w:del>
            <w:ins w:id="1616" w:author="蔡振辛 [2]" w:date="2026-09-24T21:08:46Z">
              <w:r>
                <w:rPr>
                  <w:rFonts w:ascii="Times New Roman" w:hAnsi="Times New Roman" w:cs="Times New Roman"/>
                </w:rPr>
                <w:t>Vi</w:t>
              </w:r>
            </w:ins>
            <w:ins w:id="1617" w:author="蔡振辛 [2]" w:date="2026-09-24T21:08:47Z">
              <w:r>
                <w:rPr>
                  <w:rFonts w:ascii="Times New Roman" w:hAnsi="Times New Roman" w:cs="Times New Roman"/>
                </w:rPr>
                <w:t>covaro</w:t>
              </w:r>
            </w:ins>
            <w:r>
              <w:rPr>
                <w:rFonts w:ascii="Times New Roman" w:hAnsi="Times New Roman" w:cs="Times New Roman"/>
              </w:rPr>
              <w:t xml:space="preserve"> et al.</w:t>
            </w:r>
            <w:del w:id="1618" w:author="蔡振辛 [2]" w:date="2026-09-24T21:08:47Z">
              <w:r>
                <w:rPr>
                  <w:rFonts w:ascii="Times New Roman" w:hAnsi="Times New Roman" w:cs="Times New Roman"/>
                </w:rPr>
                <w:delText> </w:delText>
              </w:r>
            </w:del>
            <w:ins w:id="1619" w:author="蔡振辛 [2]" w:date="2026-09-24T21:08:47Z">
              <w:r>
                <w:rPr>
                  <w:rFonts w:ascii="Times New Roman" w:hAnsi="Times New Roman" w:cs="Times New Roman"/>
                </w:rPr>
                <w:t xml:space="preserve"> </w:t>
              </w:r>
            </w:ins>
            <w:r>
              <w:rPr>
                <w:rFonts w:ascii="Times New Roman" w:hAnsi="Times New Roman" w:cs="Times New Roman"/>
              </w:rPr>
              <w:t>(20</w:t>
            </w:r>
            <w:ins w:id="1620" w:author="蔡振辛 [2]" w:date="2026-09-24T21:08:47Z">
              <w:r>
                <w:rPr>
                  <w:rFonts w:ascii="Times New Roman" w:hAnsi="Times New Roman" w:cs="Times New Roman"/>
                </w:rPr>
                <w:t>2</w:t>
              </w:r>
            </w:ins>
            <w:r>
              <w:rPr>
                <w:rFonts w:ascii="Times New Roman" w:hAnsi="Times New Roman" w:cs="Times New Roman"/>
              </w:rPr>
              <w:t>2</w:t>
            </w:r>
            <w:del w:id="1621" w:author="蔡振辛 [2]" w:date="2026-09-24T21:08:47Z">
              <w:r>
                <w:rPr>
                  <w:rFonts w:ascii="Times New Roman" w:hAnsi="Times New Roman" w:cs="Times New Roman"/>
                </w:rPr>
                <w:delText>0</w:delText>
              </w:r>
            </w:del>
            <w:r>
              <w:rPr>
                <w:rFonts w:ascii="Times New Roman" w:hAnsi="Times New Roman" w:cs="Times New Roman"/>
              </w:rPr>
              <w:t>)</w:t>
            </w:r>
          </w:p>
        </w:tc>
        <w:tc>
          <w:tcPr>
            <w:tcW w:w="250" w:type="pct"/>
            <w:vAlign w:val="center"/>
          </w:tcPr>
          <w:p w14:paraId="26CF75EB">
            <w:pPr>
              <w:jc w:val="center"/>
              <w:rPr>
                <w:rFonts w:ascii="Times New Roman" w:hAnsi="Times New Roman" w:cs="Times New Roman"/>
              </w:rPr>
            </w:pPr>
            <w:r>
              <w:rPr>
                <w:rFonts w:ascii="Times New Roman" w:hAnsi="Times New Roman" w:cs="Times New Roman"/>
              </w:rPr>
              <w:t>Exp</w:t>
            </w:r>
            <w:del w:id="1622" w:author="蔡振辛 [2]" w:date="2026-09-24T21:08:47Z">
              <w:r>
                <w:rPr>
                  <w:rFonts w:ascii="Times New Roman" w:hAnsi="Times New Roman" w:cs="Times New Roman"/>
                </w:rPr>
                <w:delText>3</w:delText>
              </w:r>
            </w:del>
            <w:ins w:id="1623" w:author="蔡振辛 [2]" w:date="2026-09-24T21:08:47Z">
              <w:r>
                <w:rPr>
                  <w:rFonts w:ascii="Times New Roman" w:hAnsi="Times New Roman" w:cs="Times New Roman"/>
                </w:rPr>
                <w:t>2</w:t>
              </w:r>
            </w:ins>
          </w:p>
        </w:tc>
        <w:tc>
          <w:tcPr>
            <w:tcW w:w="341" w:type="pct"/>
            <w:vAlign w:val="center"/>
          </w:tcPr>
          <w:p w14:paraId="441974BC">
            <w:pPr>
              <w:jc w:val="center"/>
              <w:rPr>
                <w:rFonts w:ascii="Times New Roman" w:hAnsi="Times New Roman" w:cs="Times New Roman"/>
              </w:rPr>
            </w:pPr>
            <w:del w:id="1624" w:author="蔡振辛 [2]" w:date="2026-09-24T21:08:47Z">
              <w:r>
                <w:rPr>
                  <w:rFonts w:ascii="Times New Roman" w:hAnsi="Times New Roman" w:cs="Times New Roman"/>
                </w:rPr>
                <w:delText>Australia</w:delText>
              </w:r>
            </w:del>
            <w:ins w:id="1625" w:author="蔡振辛 [2]" w:date="2026-09-24T21:08:47Z">
              <w:r>
                <w:rPr>
                  <w:rFonts w:ascii="Times New Roman" w:hAnsi="Times New Roman" w:cs="Times New Roman"/>
                </w:rPr>
                <w:t>Italy</w:t>
              </w:r>
            </w:ins>
          </w:p>
        </w:tc>
        <w:tc>
          <w:tcPr>
            <w:tcW w:w="374" w:type="pct"/>
            <w:vAlign w:val="center"/>
          </w:tcPr>
          <w:p w14:paraId="116BC73D">
            <w:pPr>
              <w:jc w:val="center"/>
              <w:rPr>
                <w:rFonts w:ascii="Times New Roman" w:hAnsi="Times New Roman" w:cs="Times New Roman"/>
              </w:rPr>
            </w:pPr>
            <w:del w:id="1626" w:author="蔡振辛 [2]" w:date="2026-09-24T21:08:47Z">
              <w:r>
                <w:rPr>
                  <w:rFonts w:ascii="Times New Roman" w:hAnsi="Times New Roman" w:cs="Times New Roman"/>
                </w:rPr>
                <w:delText>English</w:delText>
              </w:r>
            </w:del>
            <w:ins w:id="1627" w:author="蔡振辛 [2]" w:date="2026-09-24T21:08:47Z">
              <w:r>
                <w:rPr>
                  <w:rFonts w:ascii="Times New Roman" w:hAnsi="Times New Roman" w:cs="Times New Roman"/>
                </w:rPr>
                <w:t>Italian</w:t>
              </w:r>
            </w:ins>
          </w:p>
        </w:tc>
        <w:tc>
          <w:tcPr>
            <w:tcW w:w="364" w:type="pct"/>
            <w:vAlign w:val="center"/>
          </w:tcPr>
          <w:p w14:paraId="602A33C5">
            <w:pPr>
              <w:jc w:val="center"/>
              <w:rPr>
                <w:rFonts w:ascii="Times New Roman" w:hAnsi="Times New Roman" w:cs="Times New Roman"/>
              </w:rPr>
            </w:pPr>
            <w:ins w:id="1628" w:author="蔡振辛 [2]" w:date="2026-09-24T21:08:47Z">
              <w:r>
                <w:rPr>
                  <w:rFonts w:ascii="Times New Roman" w:hAnsi="Times New Roman" w:cs="Times New Roman"/>
                </w:rPr>
                <w:t>5</w:t>
              </w:r>
            </w:ins>
            <w:r>
              <w:rPr>
                <w:rFonts w:ascii="Times New Roman" w:hAnsi="Times New Roman" w:cs="Times New Roman"/>
              </w:rPr>
              <w:t>2</w:t>
            </w:r>
            <w:del w:id="1629" w:author="蔡振辛 [2]" w:date="2026-09-24T21:08:47Z">
              <w:r>
                <w:rPr>
                  <w:rFonts w:ascii="Times New Roman" w:hAnsi="Times New Roman" w:cs="Times New Roman"/>
                </w:rPr>
                <w:delText>4</w:delText>
              </w:r>
            </w:del>
            <w:r>
              <w:rPr>
                <w:rFonts w:ascii="Times New Roman" w:hAnsi="Times New Roman" w:cs="Times New Roman"/>
              </w:rPr>
              <w:t xml:space="preserve"> (</w:t>
            </w:r>
            <w:del w:id="1630" w:author="蔡振辛 [2]" w:date="2026-09-24T21:08:47Z">
              <w:r>
                <w:rPr>
                  <w:rFonts w:ascii="Times New Roman" w:hAnsi="Times New Roman" w:cs="Times New Roman"/>
                </w:rPr>
                <w:delText>12/1</w:delText>
              </w:r>
            </w:del>
            <w:ins w:id="1631" w:author="蔡振辛 [2]" w:date="2026-09-24T21:08:47Z">
              <w:r>
                <w:rPr>
                  <w:rFonts w:ascii="Times New Roman" w:hAnsi="Times New Roman" w:cs="Times New Roman"/>
                </w:rPr>
                <w:t>5/4</w:t>
              </w:r>
            </w:ins>
            <w:r>
              <w:rPr>
                <w:rFonts w:ascii="Times New Roman" w:hAnsi="Times New Roman" w:cs="Times New Roman"/>
              </w:rPr>
              <w:t>2)</w:t>
            </w:r>
          </w:p>
        </w:tc>
        <w:tc>
          <w:tcPr>
            <w:tcW w:w="369" w:type="pct"/>
            <w:vAlign w:val="center"/>
          </w:tcPr>
          <w:p w14:paraId="44CA8C4A">
            <w:pPr>
              <w:jc w:val="center"/>
              <w:rPr>
                <w:rFonts w:ascii="Times New Roman" w:hAnsi="Times New Roman" w:cs="Times New Roman"/>
              </w:rPr>
            </w:pPr>
            <w:del w:id="1632" w:author="蔡振辛 [2]" w:date="2026-09-24T21:08:47Z">
              <w:r>
                <w:rPr>
                  <w:rFonts w:ascii="Times New Roman" w:hAnsi="Times New Roman" w:cs="Times New Roman"/>
                </w:rPr>
                <w:delText>face</w:delText>
              </w:r>
            </w:del>
            <w:ins w:id="1633" w:author="蔡振辛 [2]" w:date="2026-09-24T21:08:47Z">
              <w:r>
                <w:rPr>
                  <w:rFonts w:ascii="Times New Roman" w:hAnsi="Times New Roman" w:cs="Times New Roman"/>
                </w:rPr>
                <w:t>random dots</w:t>
              </w:r>
            </w:ins>
          </w:p>
        </w:tc>
        <w:tc>
          <w:tcPr>
            <w:tcW w:w="553" w:type="pct"/>
            <w:vAlign w:val="center"/>
          </w:tcPr>
          <w:p w14:paraId="17037B2A">
            <w:pPr>
              <w:jc w:val="center"/>
              <w:rPr>
                <w:rFonts w:ascii="Times New Roman" w:hAnsi="Times New Roman" w:cs="Times New Roman"/>
              </w:rPr>
            </w:pPr>
            <w:r>
              <w:rPr>
                <w:rFonts w:ascii="Times New Roman" w:hAnsi="Times New Roman" w:cs="Times New Roman"/>
              </w:rPr>
              <w:t>2</w:t>
            </w:r>
            <w:del w:id="1634" w:author="蔡振辛 [2]" w:date="2026-09-24T21:08:47Z">
              <w:r>
                <w:rPr>
                  <w:rFonts w:ascii="Times New Roman" w:hAnsi="Times New Roman" w:cs="Times New Roman"/>
                </w:rPr>
                <w:delText>7</w:delText>
              </w:r>
            </w:del>
            <w:ins w:id="1635" w:author="蔡振辛 [2]" w:date="2026-09-24T21:08:47Z">
              <w:r>
                <w:rPr>
                  <w:rFonts w:ascii="Times New Roman" w:hAnsi="Times New Roman" w:cs="Times New Roman"/>
                </w:rPr>
                <w:t>4</w:t>
              </w:r>
            </w:ins>
            <w:r>
              <w:rPr>
                <w:rFonts w:ascii="Times New Roman" w:hAnsi="Times New Roman" w:cs="Times New Roman"/>
              </w:rPr>
              <w:t>0</w:t>
            </w:r>
          </w:p>
        </w:tc>
        <w:tc>
          <w:tcPr>
            <w:tcW w:w="337" w:type="pct"/>
            <w:vAlign w:val="center"/>
          </w:tcPr>
          <w:p w14:paraId="447056B9">
            <w:pPr>
              <w:jc w:val="center"/>
              <w:rPr>
                <w:rFonts w:ascii="Times New Roman" w:hAnsi="Times New Roman" w:cs="Times New Roman"/>
              </w:rPr>
            </w:pPr>
            <w:del w:id="1636" w:author="蔡振辛 [2]" w:date="2026-09-24T21:08:47Z">
              <w:r>
                <w:rPr>
                  <w:rFonts w:ascii="Times New Roman" w:hAnsi="Times New Roman" w:cs="Times New Roman"/>
                </w:rPr>
                <w:delText>NA</w:delText>
              </w:r>
            </w:del>
            <w:ins w:id="1637" w:author="蔡振辛 [2]" w:date="2026-09-24T21:08:47Z">
              <w:r>
                <w:rPr>
                  <w:rFonts w:ascii="Times New Roman" w:hAnsi="Times New Roman" w:cs="Times New Roman"/>
                </w:rPr>
                <w:t>CC BY 4.0</w:t>
              </w:r>
            </w:ins>
          </w:p>
        </w:tc>
        <w:tc>
          <w:tcPr>
            <w:tcW w:w="525" w:type="pct"/>
            <w:vAlign w:val="center"/>
          </w:tcPr>
          <w:p w14:paraId="72E3E190">
            <w:pPr>
              <w:jc w:val="center"/>
              <w:rPr>
                <w:rFonts w:ascii="Times New Roman" w:hAnsi="Times New Roman" w:cs="Times New Roman"/>
              </w:rPr>
            </w:pPr>
            <w:del w:id="1638" w:author="蔡振辛 [2]" w:date="2026-09-24T21:08:47Z">
              <w:r>
                <w:rPr>
                  <w:rFonts w:ascii="Times New Roman" w:hAnsi="Times New Roman" w:cs="Times New Roman"/>
                </w:rPr>
                <w:delText>Lab Experiment</w:delText>
              </w:r>
            </w:del>
            <w:ins w:id="1639" w:author="蔡振辛 [2]" w:date="2026-09-24T21:08:47Z">
              <w:r>
                <w:rPr>
                  <w:rFonts w:ascii="Times New Roman" w:hAnsi="Times New Roman" w:cs="Times New Roman"/>
                </w:rPr>
                <w:t>Mixed (Lab + Online)</w:t>
              </w:r>
            </w:ins>
          </w:p>
        </w:tc>
      </w:tr>
      <w:tr w14:paraId="6757F27E">
        <w:tblPrEx>
          <w:tblCellMar>
            <w:top w:w="0" w:type="dxa"/>
            <w:left w:w="108" w:type="dxa"/>
            <w:bottom w:w="0" w:type="dxa"/>
            <w:right w:w="108" w:type="dxa"/>
          </w:tblCellMar>
        </w:tblPrEx>
        <w:trPr>
          <w:cantSplit/>
        </w:trPr>
        <w:tc>
          <w:tcPr>
            <w:tcW w:w="234" w:type="pct"/>
            <w:vAlign w:val="center"/>
          </w:tcPr>
          <w:p w14:paraId="5378EABE">
            <w:pPr>
              <w:jc w:val="center"/>
              <w:rPr>
                <w:rFonts w:ascii="Times New Roman" w:hAnsi="Times New Roman" w:cs="Times New Roman"/>
              </w:rPr>
            </w:pPr>
            <w:r>
              <w:rPr>
                <w:rFonts w:ascii="Times New Roman" w:hAnsi="Times New Roman" w:cs="Times New Roman"/>
              </w:rPr>
              <w:t>85</w:t>
            </w:r>
          </w:p>
        </w:tc>
        <w:tc>
          <w:tcPr>
            <w:tcW w:w="1103" w:type="pct"/>
            <w:vAlign w:val="center"/>
          </w:tcPr>
          <w:p w14:paraId="3E00E34F">
            <w:pPr>
              <w:jc w:val="center"/>
              <w:rPr>
                <w:rFonts w:ascii="Times New Roman" w:hAnsi="Times New Roman" w:cs="Times New Roman"/>
              </w:rPr>
            </w:pPr>
            <w:del w:id="1640" w:author="蔡振辛 [2]" w:date="2026-09-24T21:08:47Z">
              <w:r>
                <w:rPr>
                  <w:rFonts w:ascii="Times New Roman" w:hAnsi="Times New Roman" w:cs="Times New Roman"/>
                </w:rPr>
                <w:delText>Wozniak_2022_PsychRes</w:delText>
              </w:r>
            </w:del>
            <w:ins w:id="1641" w:author="蔡振辛 [2]" w:date="2026-09-24T21:08:47Z">
              <w:r>
                <w:rPr>
                  <w:rFonts w:ascii="Times New Roman" w:hAnsi="Times New Roman" w:cs="Times New Roman"/>
                </w:rPr>
                <w:t>Vicovaro_2024_PeerJ</w:t>
              </w:r>
            </w:ins>
          </w:p>
        </w:tc>
        <w:tc>
          <w:tcPr>
            <w:tcW w:w="545" w:type="pct"/>
            <w:vAlign w:val="center"/>
          </w:tcPr>
          <w:p w14:paraId="7893794E">
            <w:pPr>
              <w:jc w:val="center"/>
              <w:rPr>
                <w:rFonts w:ascii="Times New Roman" w:hAnsi="Times New Roman" w:cs="Times New Roman"/>
              </w:rPr>
            </w:pPr>
            <w:del w:id="1642" w:author="蔡振辛 [2]" w:date="2026-09-24T21:08:47Z">
              <w:r>
                <w:rPr>
                  <w:rFonts w:ascii="Times New Roman" w:hAnsi="Times New Roman" w:cs="Times New Roman"/>
                </w:rPr>
                <w:delText>Wozniak</w:delText>
              </w:r>
            </w:del>
            <w:ins w:id="1643" w:author="蔡振辛 [2]" w:date="2026-09-24T21:08:47Z">
              <w:r>
                <w:rPr>
                  <w:rFonts w:ascii="Times New Roman" w:hAnsi="Times New Roman" w:cs="Times New Roman"/>
                </w:rPr>
                <w:t>Vicovaro</w:t>
              </w:r>
            </w:ins>
            <w:r>
              <w:rPr>
                <w:rFonts w:ascii="Times New Roman" w:hAnsi="Times New Roman" w:cs="Times New Roman"/>
              </w:rPr>
              <w:t xml:space="preserve"> et al.</w:t>
            </w:r>
            <w:del w:id="1644" w:author="蔡振辛 [2]" w:date="2026-09-24T21:08:47Z">
              <w:r>
                <w:rPr>
                  <w:rFonts w:ascii="Times New Roman" w:hAnsi="Times New Roman" w:cs="Times New Roman"/>
                </w:rPr>
                <w:delText> </w:delText>
              </w:r>
            </w:del>
            <w:ins w:id="1645" w:author="蔡振辛 [2]" w:date="2026-09-24T21:08:47Z">
              <w:r>
                <w:rPr>
                  <w:rFonts w:ascii="Times New Roman" w:hAnsi="Times New Roman" w:cs="Times New Roman"/>
                </w:rPr>
                <w:t xml:space="preserve"> </w:t>
              </w:r>
            </w:ins>
            <w:r>
              <w:rPr>
                <w:rFonts w:ascii="Times New Roman" w:hAnsi="Times New Roman" w:cs="Times New Roman"/>
              </w:rPr>
              <w:t>(202</w:t>
            </w:r>
            <w:del w:id="1646" w:author="蔡振辛 [2]" w:date="2026-09-24T21:08:47Z">
              <w:r>
                <w:rPr>
                  <w:rFonts w:ascii="Times New Roman" w:hAnsi="Times New Roman" w:cs="Times New Roman"/>
                </w:rPr>
                <w:delText>2</w:delText>
              </w:r>
            </w:del>
            <w:ins w:id="1647" w:author="蔡振辛 [2]" w:date="2026-09-24T21:08:47Z">
              <w:r>
                <w:rPr>
                  <w:rFonts w:ascii="Times New Roman" w:hAnsi="Times New Roman" w:cs="Times New Roman"/>
                </w:rPr>
                <w:t>4</w:t>
              </w:r>
            </w:ins>
            <w:r>
              <w:rPr>
                <w:rFonts w:ascii="Times New Roman" w:hAnsi="Times New Roman" w:cs="Times New Roman"/>
              </w:rPr>
              <w:t>)</w:t>
            </w:r>
          </w:p>
        </w:tc>
        <w:tc>
          <w:tcPr>
            <w:tcW w:w="250" w:type="pct"/>
            <w:vAlign w:val="center"/>
          </w:tcPr>
          <w:p w14:paraId="574FF6EA">
            <w:pPr>
              <w:jc w:val="center"/>
              <w:rPr>
                <w:rFonts w:ascii="Times New Roman" w:hAnsi="Times New Roman" w:cs="Times New Roman"/>
              </w:rPr>
            </w:pPr>
            <w:r>
              <w:rPr>
                <w:rFonts w:ascii="Times New Roman" w:hAnsi="Times New Roman" w:cs="Times New Roman"/>
              </w:rPr>
              <w:t>Exp1</w:t>
            </w:r>
          </w:p>
        </w:tc>
        <w:tc>
          <w:tcPr>
            <w:tcW w:w="341" w:type="pct"/>
            <w:vAlign w:val="center"/>
          </w:tcPr>
          <w:p w14:paraId="3E62B3D7">
            <w:pPr>
              <w:jc w:val="center"/>
              <w:rPr>
                <w:rFonts w:ascii="Times New Roman" w:hAnsi="Times New Roman" w:cs="Times New Roman"/>
              </w:rPr>
            </w:pPr>
            <w:del w:id="1648" w:author="蔡振辛 [2]" w:date="2026-09-24T21:08:47Z">
              <w:r>
                <w:rPr>
                  <w:rFonts w:ascii="Times New Roman" w:hAnsi="Times New Roman" w:cs="Times New Roman"/>
                </w:rPr>
                <w:delText>Hungar</w:delText>
              </w:r>
            </w:del>
            <w:ins w:id="1649" w:author="蔡振辛 [2]" w:date="2026-09-24T21:08:47Z">
              <w:r>
                <w:rPr>
                  <w:rFonts w:ascii="Times New Roman" w:hAnsi="Times New Roman" w:cs="Times New Roman"/>
                </w:rPr>
                <w:t>Ital</w:t>
              </w:r>
            </w:ins>
            <w:r>
              <w:rPr>
                <w:rFonts w:ascii="Times New Roman" w:hAnsi="Times New Roman" w:cs="Times New Roman"/>
              </w:rPr>
              <w:t>y</w:t>
            </w:r>
          </w:p>
        </w:tc>
        <w:tc>
          <w:tcPr>
            <w:tcW w:w="374" w:type="pct"/>
            <w:vAlign w:val="center"/>
          </w:tcPr>
          <w:p w14:paraId="058A2800">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5D258EFA">
            <w:pPr>
              <w:jc w:val="center"/>
              <w:rPr>
                <w:rFonts w:ascii="Times New Roman" w:hAnsi="Times New Roman" w:cs="Times New Roman"/>
              </w:rPr>
            </w:pPr>
            <w:del w:id="1650" w:author="蔡振辛 [2]" w:date="2026-09-24T21:08:47Z">
              <w:r>
                <w:rPr>
                  <w:rFonts w:ascii="Times New Roman" w:hAnsi="Times New Roman" w:cs="Times New Roman"/>
                </w:rPr>
                <w:delText>23 (7/11</w:delText>
              </w:r>
            </w:del>
            <w:ins w:id="1651" w:author="蔡振辛 [2]" w:date="2026-09-24T21:08:47Z">
              <w:r>
                <w:rPr>
                  <w:rFonts w:ascii="Times New Roman" w:hAnsi="Times New Roman" w:cs="Times New Roman"/>
                </w:rPr>
                <w:t>64 (26/38</w:t>
              </w:r>
            </w:ins>
            <w:r>
              <w:rPr>
                <w:rFonts w:ascii="Times New Roman" w:hAnsi="Times New Roman" w:cs="Times New Roman"/>
              </w:rPr>
              <w:t>)</w:t>
            </w:r>
          </w:p>
        </w:tc>
        <w:tc>
          <w:tcPr>
            <w:tcW w:w="369" w:type="pct"/>
            <w:vAlign w:val="center"/>
          </w:tcPr>
          <w:p w14:paraId="34F42901">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79561206">
            <w:pPr>
              <w:jc w:val="center"/>
              <w:rPr>
                <w:rFonts w:ascii="Times New Roman" w:hAnsi="Times New Roman" w:cs="Times New Roman"/>
              </w:rPr>
            </w:pPr>
            <w:del w:id="1652" w:author="蔡振辛 [2]" w:date="2026-09-24T21:08:47Z">
              <w:r>
                <w:rPr>
                  <w:rFonts w:ascii="Times New Roman" w:hAnsi="Times New Roman" w:cs="Times New Roman"/>
                </w:rPr>
                <w:delText>36</w:delText>
              </w:r>
            </w:del>
            <w:ins w:id="1653" w:author="蔡振辛 [2]" w:date="2026-09-24T21:08:47Z">
              <w:r>
                <w:rPr>
                  <w:rFonts w:ascii="Times New Roman" w:hAnsi="Times New Roman" w:cs="Times New Roman"/>
                </w:rPr>
                <w:t>24</w:t>
              </w:r>
            </w:ins>
            <w:r>
              <w:rPr>
                <w:rFonts w:ascii="Times New Roman" w:hAnsi="Times New Roman" w:cs="Times New Roman"/>
              </w:rPr>
              <w:t>0</w:t>
            </w:r>
          </w:p>
        </w:tc>
        <w:tc>
          <w:tcPr>
            <w:tcW w:w="337" w:type="pct"/>
            <w:vAlign w:val="center"/>
          </w:tcPr>
          <w:p w14:paraId="3F0F3A82">
            <w:pPr>
              <w:jc w:val="center"/>
              <w:rPr>
                <w:rFonts w:ascii="Times New Roman" w:hAnsi="Times New Roman" w:cs="Times New Roman"/>
              </w:rPr>
            </w:pPr>
            <w:del w:id="1654" w:author="蔡振辛 [2]" w:date="2026-09-24T21:08:47Z">
              <w:r>
                <w:rPr>
                  <w:rFonts w:ascii="Times New Roman" w:hAnsi="Times New Roman" w:cs="Times New Roman"/>
                </w:rPr>
                <w:delText>CC BY 4.0</w:delText>
              </w:r>
            </w:del>
            <w:ins w:id="1655" w:author="蔡振辛 [2]" w:date="2026-09-24T21:08:47Z">
              <w:r>
                <w:rPr>
                  <w:rFonts w:ascii="Times New Roman" w:hAnsi="Times New Roman" w:cs="Times New Roman"/>
                </w:rPr>
                <w:t>NA</w:t>
              </w:r>
            </w:ins>
          </w:p>
        </w:tc>
        <w:tc>
          <w:tcPr>
            <w:tcW w:w="525" w:type="pct"/>
            <w:vAlign w:val="center"/>
          </w:tcPr>
          <w:p w14:paraId="3C9D8351">
            <w:pPr>
              <w:jc w:val="center"/>
              <w:rPr>
                <w:rFonts w:ascii="Times New Roman" w:hAnsi="Times New Roman" w:cs="Times New Roman"/>
              </w:rPr>
            </w:pPr>
            <w:r>
              <w:rPr>
                <w:rFonts w:ascii="Times New Roman" w:hAnsi="Times New Roman" w:cs="Times New Roman"/>
              </w:rPr>
              <w:t>Lab Experiment</w:t>
            </w:r>
          </w:p>
        </w:tc>
      </w:tr>
      <w:tr w14:paraId="54EC80E7">
        <w:tblPrEx>
          <w:tblCellMar>
            <w:top w:w="0" w:type="dxa"/>
            <w:left w:w="108" w:type="dxa"/>
            <w:bottom w:w="0" w:type="dxa"/>
            <w:right w:w="108" w:type="dxa"/>
          </w:tblCellMar>
        </w:tblPrEx>
        <w:trPr>
          <w:cantSplit/>
        </w:trPr>
        <w:tc>
          <w:tcPr>
            <w:tcW w:w="234" w:type="pct"/>
            <w:vAlign w:val="center"/>
          </w:tcPr>
          <w:p w14:paraId="21A1567A">
            <w:pPr>
              <w:jc w:val="center"/>
              <w:rPr>
                <w:rFonts w:ascii="Times New Roman" w:hAnsi="Times New Roman" w:cs="Times New Roman"/>
              </w:rPr>
            </w:pPr>
            <w:r>
              <w:rPr>
                <w:rFonts w:ascii="Times New Roman" w:hAnsi="Times New Roman" w:cs="Times New Roman"/>
              </w:rPr>
              <w:t>86</w:t>
            </w:r>
          </w:p>
        </w:tc>
        <w:tc>
          <w:tcPr>
            <w:tcW w:w="1103" w:type="pct"/>
            <w:vAlign w:val="center"/>
          </w:tcPr>
          <w:p w14:paraId="1272150F">
            <w:pPr>
              <w:jc w:val="center"/>
              <w:rPr>
                <w:rFonts w:ascii="Times New Roman" w:hAnsi="Times New Roman" w:cs="Times New Roman"/>
              </w:rPr>
            </w:pPr>
            <w:del w:id="1656" w:author="蔡振辛 [2]" w:date="2026-09-24T21:08:47Z">
              <w:r>
                <w:rPr>
                  <w:rFonts w:ascii="Times New Roman" w:hAnsi="Times New Roman" w:cs="Times New Roman"/>
                </w:rPr>
                <w:delText>Wozniak_2022_PsychRes</w:delText>
              </w:r>
            </w:del>
            <w:ins w:id="1657" w:author="蔡振辛 [2]" w:date="2026-09-24T21:08:47Z">
              <w:r>
                <w:rPr>
                  <w:rFonts w:ascii="Times New Roman" w:hAnsi="Times New Roman" w:cs="Times New Roman"/>
                </w:rPr>
                <w:t>Vicovaro_2024_PeerJ</w:t>
              </w:r>
            </w:ins>
          </w:p>
        </w:tc>
        <w:tc>
          <w:tcPr>
            <w:tcW w:w="545" w:type="pct"/>
            <w:vAlign w:val="center"/>
          </w:tcPr>
          <w:p w14:paraId="71CBE018">
            <w:pPr>
              <w:jc w:val="center"/>
              <w:rPr>
                <w:rFonts w:ascii="Times New Roman" w:hAnsi="Times New Roman" w:cs="Times New Roman"/>
              </w:rPr>
            </w:pPr>
            <w:del w:id="1658" w:author="蔡振辛 [2]" w:date="2026-09-24T21:08:47Z">
              <w:r>
                <w:rPr>
                  <w:rFonts w:ascii="Times New Roman" w:hAnsi="Times New Roman" w:cs="Times New Roman"/>
                </w:rPr>
                <w:delText>Wozniak</w:delText>
              </w:r>
            </w:del>
            <w:ins w:id="1659" w:author="蔡振辛 [2]" w:date="2026-09-24T21:08:47Z">
              <w:r>
                <w:rPr>
                  <w:rFonts w:ascii="Times New Roman" w:hAnsi="Times New Roman" w:cs="Times New Roman"/>
                </w:rPr>
                <w:t>Vicovaro</w:t>
              </w:r>
            </w:ins>
            <w:r>
              <w:rPr>
                <w:rFonts w:ascii="Times New Roman" w:hAnsi="Times New Roman" w:cs="Times New Roman"/>
              </w:rPr>
              <w:t xml:space="preserve"> et al.</w:t>
            </w:r>
            <w:del w:id="1660" w:author="蔡振辛 [2]" w:date="2026-09-24T21:08:47Z">
              <w:r>
                <w:rPr>
                  <w:rFonts w:ascii="Times New Roman" w:hAnsi="Times New Roman" w:cs="Times New Roman"/>
                </w:rPr>
                <w:delText> </w:delText>
              </w:r>
            </w:del>
            <w:ins w:id="1661" w:author="蔡振辛 [2]" w:date="2026-09-24T21:08:47Z">
              <w:r>
                <w:rPr>
                  <w:rFonts w:ascii="Times New Roman" w:hAnsi="Times New Roman" w:cs="Times New Roman"/>
                </w:rPr>
                <w:t xml:space="preserve"> </w:t>
              </w:r>
            </w:ins>
            <w:r>
              <w:rPr>
                <w:rFonts w:ascii="Times New Roman" w:hAnsi="Times New Roman" w:cs="Times New Roman"/>
              </w:rPr>
              <w:t>(202</w:t>
            </w:r>
            <w:del w:id="1662" w:author="蔡振辛 [2]" w:date="2026-09-24T21:08:47Z">
              <w:r>
                <w:rPr>
                  <w:rFonts w:ascii="Times New Roman" w:hAnsi="Times New Roman" w:cs="Times New Roman"/>
                </w:rPr>
                <w:delText>2</w:delText>
              </w:r>
            </w:del>
            <w:ins w:id="1663" w:author="蔡振辛 [2]" w:date="2026-09-24T21:08:47Z">
              <w:r>
                <w:rPr>
                  <w:rFonts w:ascii="Times New Roman" w:hAnsi="Times New Roman" w:cs="Times New Roman"/>
                </w:rPr>
                <w:t>4</w:t>
              </w:r>
            </w:ins>
            <w:r>
              <w:rPr>
                <w:rFonts w:ascii="Times New Roman" w:hAnsi="Times New Roman" w:cs="Times New Roman"/>
              </w:rPr>
              <w:t>)</w:t>
            </w:r>
          </w:p>
        </w:tc>
        <w:tc>
          <w:tcPr>
            <w:tcW w:w="250" w:type="pct"/>
            <w:vAlign w:val="center"/>
          </w:tcPr>
          <w:p w14:paraId="088FF8DB">
            <w:pPr>
              <w:jc w:val="center"/>
              <w:rPr>
                <w:rFonts w:ascii="Times New Roman" w:hAnsi="Times New Roman" w:cs="Times New Roman"/>
              </w:rPr>
            </w:pPr>
            <w:r>
              <w:rPr>
                <w:rFonts w:ascii="Times New Roman" w:hAnsi="Times New Roman" w:cs="Times New Roman"/>
              </w:rPr>
              <w:t>Exp2</w:t>
            </w:r>
          </w:p>
        </w:tc>
        <w:tc>
          <w:tcPr>
            <w:tcW w:w="341" w:type="pct"/>
            <w:vAlign w:val="center"/>
          </w:tcPr>
          <w:p w14:paraId="31DA29FA">
            <w:pPr>
              <w:jc w:val="center"/>
              <w:rPr>
                <w:rFonts w:ascii="Times New Roman" w:hAnsi="Times New Roman" w:cs="Times New Roman"/>
              </w:rPr>
            </w:pPr>
            <w:del w:id="1664" w:author="蔡振辛 [2]" w:date="2026-09-24T21:08:47Z">
              <w:r>
                <w:rPr>
                  <w:rFonts w:ascii="Times New Roman" w:hAnsi="Times New Roman" w:cs="Times New Roman"/>
                </w:rPr>
                <w:delText>Hungar</w:delText>
              </w:r>
            </w:del>
            <w:ins w:id="1665" w:author="蔡振辛 [2]" w:date="2026-09-24T21:08:47Z">
              <w:r>
                <w:rPr>
                  <w:rFonts w:ascii="Times New Roman" w:hAnsi="Times New Roman" w:cs="Times New Roman"/>
                </w:rPr>
                <w:t>Ital</w:t>
              </w:r>
            </w:ins>
            <w:r>
              <w:rPr>
                <w:rFonts w:ascii="Times New Roman" w:hAnsi="Times New Roman" w:cs="Times New Roman"/>
              </w:rPr>
              <w:t>y</w:t>
            </w:r>
          </w:p>
        </w:tc>
        <w:tc>
          <w:tcPr>
            <w:tcW w:w="374" w:type="pct"/>
            <w:vAlign w:val="center"/>
          </w:tcPr>
          <w:p w14:paraId="2C612B3F">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55727A55">
            <w:pPr>
              <w:jc w:val="center"/>
              <w:rPr>
                <w:rFonts w:ascii="Times New Roman" w:hAnsi="Times New Roman" w:cs="Times New Roman"/>
              </w:rPr>
            </w:pPr>
            <w:del w:id="1666" w:author="蔡振辛 [2]" w:date="2026-09-24T21:08:47Z">
              <w:r>
                <w:rPr>
                  <w:rFonts w:ascii="Times New Roman" w:hAnsi="Times New Roman" w:cs="Times New Roman"/>
                </w:rPr>
                <w:delText>21</w:delText>
              </w:r>
            </w:del>
            <w:ins w:id="1667" w:author="蔡振辛 [2]" w:date="2026-09-24T21:08:47Z">
              <w:r>
                <w:rPr>
                  <w:rFonts w:ascii="Times New Roman" w:hAnsi="Times New Roman" w:cs="Times New Roman"/>
                </w:rPr>
                <w:t>64</w:t>
              </w:r>
            </w:ins>
            <w:r>
              <w:rPr>
                <w:rFonts w:ascii="Times New Roman" w:hAnsi="Times New Roman" w:cs="Times New Roman"/>
              </w:rPr>
              <w:t xml:space="preserve"> (</w:t>
            </w:r>
            <w:ins w:id="1668" w:author="蔡振辛 [2]" w:date="2026-09-24T21:08:47Z">
              <w:r>
                <w:rPr>
                  <w:rFonts w:ascii="Times New Roman" w:hAnsi="Times New Roman" w:cs="Times New Roman"/>
                </w:rPr>
                <w:t>1</w:t>
              </w:r>
            </w:ins>
            <w:r>
              <w:rPr>
                <w:rFonts w:ascii="Times New Roman" w:hAnsi="Times New Roman" w:cs="Times New Roman"/>
              </w:rPr>
              <w:t>6/</w:t>
            </w:r>
            <w:del w:id="1669" w:author="蔡振辛 [2]" w:date="2026-09-24T21:08:47Z">
              <w:r>
                <w:rPr>
                  <w:rFonts w:ascii="Times New Roman" w:hAnsi="Times New Roman" w:cs="Times New Roman"/>
                </w:rPr>
                <w:delText>12</w:delText>
              </w:r>
            </w:del>
            <w:ins w:id="1670" w:author="蔡振辛 [2]" w:date="2026-09-24T21:08:47Z">
              <w:r>
                <w:rPr>
                  <w:rFonts w:ascii="Times New Roman" w:hAnsi="Times New Roman" w:cs="Times New Roman"/>
                </w:rPr>
                <w:t>48</w:t>
              </w:r>
            </w:ins>
            <w:r>
              <w:rPr>
                <w:rFonts w:ascii="Times New Roman" w:hAnsi="Times New Roman" w:cs="Times New Roman"/>
              </w:rPr>
              <w:t>)</w:t>
            </w:r>
          </w:p>
        </w:tc>
        <w:tc>
          <w:tcPr>
            <w:tcW w:w="369" w:type="pct"/>
            <w:vAlign w:val="center"/>
          </w:tcPr>
          <w:p w14:paraId="297FC073">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40A7927">
            <w:pPr>
              <w:jc w:val="center"/>
              <w:rPr>
                <w:rFonts w:ascii="Times New Roman" w:hAnsi="Times New Roman" w:cs="Times New Roman"/>
              </w:rPr>
            </w:pPr>
            <w:del w:id="1671" w:author="蔡振辛 [2]" w:date="2026-09-24T21:08:47Z">
              <w:r>
                <w:rPr>
                  <w:rFonts w:ascii="Times New Roman" w:hAnsi="Times New Roman" w:cs="Times New Roman"/>
                </w:rPr>
                <w:delText>36</w:delText>
              </w:r>
            </w:del>
            <w:ins w:id="1672" w:author="蔡振辛 [2]" w:date="2026-09-24T21:08:47Z">
              <w:r>
                <w:rPr>
                  <w:rFonts w:ascii="Times New Roman" w:hAnsi="Times New Roman" w:cs="Times New Roman"/>
                </w:rPr>
                <w:t>24</w:t>
              </w:r>
            </w:ins>
            <w:r>
              <w:rPr>
                <w:rFonts w:ascii="Times New Roman" w:hAnsi="Times New Roman" w:cs="Times New Roman"/>
              </w:rPr>
              <w:t>0</w:t>
            </w:r>
          </w:p>
        </w:tc>
        <w:tc>
          <w:tcPr>
            <w:tcW w:w="337" w:type="pct"/>
            <w:vAlign w:val="center"/>
          </w:tcPr>
          <w:p w14:paraId="3C1090D5">
            <w:pPr>
              <w:jc w:val="center"/>
              <w:rPr>
                <w:rFonts w:ascii="Times New Roman" w:hAnsi="Times New Roman" w:cs="Times New Roman"/>
              </w:rPr>
            </w:pPr>
            <w:del w:id="1673" w:author="蔡振辛 [2]" w:date="2026-09-24T21:08:47Z">
              <w:r>
                <w:rPr>
                  <w:rFonts w:ascii="Times New Roman" w:hAnsi="Times New Roman" w:cs="Times New Roman"/>
                </w:rPr>
                <w:delText>CC BY 4.0</w:delText>
              </w:r>
            </w:del>
            <w:ins w:id="1674" w:author="蔡振辛 [2]" w:date="2026-09-24T21:08:47Z">
              <w:r>
                <w:rPr>
                  <w:rFonts w:ascii="Times New Roman" w:hAnsi="Times New Roman" w:cs="Times New Roman"/>
                </w:rPr>
                <w:t>NA</w:t>
              </w:r>
            </w:ins>
          </w:p>
        </w:tc>
        <w:tc>
          <w:tcPr>
            <w:tcW w:w="525" w:type="pct"/>
            <w:vAlign w:val="center"/>
          </w:tcPr>
          <w:p w14:paraId="3BAD8D35">
            <w:pPr>
              <w:jc w:val="center"/>
              <w:rPr>
                <w:rFonts w:ascii="Times New Roman" w:hAnsi="Times New Roman" w:cs="Times New Roman"/>
              </w:rPr>
            </w:pPr>
            <w:r>
              <w:rPr>
                <w:rFonts w:ascii="Times New Roman" w:hAnsi="Times New Roman" w:cs="Times New Roman"/>
              </w:rPr>
              <w:t>Lab Experiment</w:t>
            </w:r>
          </w:p>
        </w:tc>
      </w:tr>
      <w:tr w14:paraId="5FDF90D4">
        <w:tblPrEx>
          <w:tblCellMar>
            <w:top w:w="0" w:type="dxa"/>
            <w:left w:w="108" w:type="dxa"/>
            <w:bottom w:w="0" w:type="dxa"/>
            <w:right w:w="108" w:type="dxa"/>
          </w:tblCellMar>
        </w:tblPrEx>
        <w:trPr>
          <w:cantSplit/>
        </w:trPr>
        <w:tc>
          <w:tcPr>
            <w:tcW w:w="234" w:type="pct"/>
            <w:vAlign w:val="center"/>
          </w:tcPr>
          <w:p w14:paraId="10923E9D">
            <w:pPr>
              <w:jc w:val="center"/>
              <w:rPr>
                <w:rFonts w:ascii="Times New Roman" w:hAnsi="Times New Roman" w:cs="Times New Roman"/>
              </w:rPr>
            </w:pPr>
            <w:r>
              <w:rPr>
                <w:rFonts w:ascii="Times New Roman" w:hAnsi="Times New Roman" w:cs="Times New Roman"/>
              </w:rPr>
              <w:t>87</w:t>
            </w:r>
          </w:p>
        </w:tc>
        <w:tc>
          <w:tcPr>
            <w:tcW w:w="1103" w:type="pct"/>
            <w:vAlign w:val="center"/>
          </w:tcPr>
          <w:p w14:paraId="33830433">
            <w:pPr>
              <w:jc w:val="center"/>
              <w:rPr>
                <w:rFonts w:ascii="Times New Roman" w:hAnsi="Times New Roman" w:cs="Times New Roman"/>
              </w:rPr>
            </w:pPr>
            <w:r>
              <w:rPr>
                <w:rFonts w:ascii="Times New Roman" w:hAnsi="Times New Roman" w:cs="Times New Roman"/>
              </w:rPr>
              <w:t>W</w:t>
            </w:r>
            <w:del w:id="1675" w:author="蔡振辛 [2]" w:date="2026-09-24T21:08:47Z">
              <w:r>
                <w:rPr>
                  <w:rFonts w:ascii="Times New Roman" w:hAnsi="Times New Roman" w:cs="Times New Roman"/>
                </w:rPr>
                <w:delText>ozniak_2022_PsychRes</w:delText>
              </w:r>
            </w:del>
            <w:ins w:id="1676" w:author="蔡振辛 [2]" w:date="2026-09-24T21:08:47Z">
              <w:r>
                <w:rPr>
                  <w:rFonts w:ascii="Times New Roman" w:hAnsi="Times New Roman" w:cs="Times New Roman"/>
                </w:rPr>
                <w:t>ang_2016_JEPHPP</w:t>
              </w:r>
            </w:ins>
          </w:p>
        </w:tc>
        <w:tc>
          <w:tcPr>
            <w:tcW w:w="545" w:type="pct"/>
            <w:vAlign w:val="center"/>
          </w:tcPr>
          <w:p w14:paraId="059AE132">
            <w:pPr>
              <w:jc w:val="center"/>
              <w:rPr>
                <w:rFonts w:ascii="Times New Roman" w:hAnsi="Times New Roman" w:cs="Times New Roman"/>
              </w:rPr>
            </w:pPr>
            <w:r>
              <w:rPr>
                <w:rFonts w:ascii="Times New Roman" w:hAnsi="Times New Roman" w:cs="Times New Roman"/>
              </w:rPr>
              <w:t>W</w:t>
            </w:r>
            <w:del w:id="1677" w:author="蔡振辛 [2]" w:date="2026-09-24T21:08:47Z">
              <w:r>
                <w:rPr>
                  <w:rFonts w:ascii="Times New Roman" w:hAnsi="Times New Roman" w:cs="Times New Roman"/>
                </w:rPr>
                <w:delText>ozniak et al. (2022</w:delText>
              </w:r>
            </w:del>
            <w:ins w:id="1678" w:author="蔡振辛 [2]" w:date="2026-09-24T21:08:47Z">
              <w:r>
                <w:rPr>
                  <w:rFonts w:ascii="Times New Roman" w:hAnsi="Times New Roman" w:cs="Times New Roman"/>
                </w:rPr>
                <w:t>ang et al. (2016</w:t>
              </w:r>
            </w:ins>
            <w:r>
              <w:rPr>
                <w:rFonts w:ascii="Times New Roman" w:hAnsi="Times New Roman" w:cs="Times New Roman"/>
              </w:rPr>
              <w:t>)</w:t>
            </w:r>
          </w:p>
        </w:tc>
        <w:tc>
          <w:tcPr>
            <w:tcW w:w="250" w:type="pct"/>
            <w:vAlign w:val="center"/>
          </w:tcPr>
          <w:p w14:paraId="5599E94A">
            <w:pPr>
              <w:jc w:val="center"/>
              <w:rPr>
                <w:rFonts w:ascii="Times New Roman" w:hAnsi="Times New Roman" w:cs="Times New Roman"/>
              </w:rPr>
            </w:pPr>
            <w:r>
              <w:rPr>
                <w:rFonts w:ascii="Times New Roman" w:hAnsi="Times New Roman" w:cs="Times New Roman"/>
              </w:rPr>
              <w:t>Exp</w:t>
            </w:r>
            <w:del w:id="1679" w:author="蔡振辛 [2]" w:date="2026-09-24T21:08:47Z">
              <w:r>
                <w:rPr>
                  <w:rFonts w:ascii="Times New Roman" w:hAnsi="Times New Roman" w:cs="Times New Roman"/>
                </w:rPr>
                <w:delText>3</w:delText>
              </w:r>
            </w:del>
            <w:ins w:id="1680" w:author="蔡振辛 [2]" w:date="2026-09-24T21:08:47Z">
              <w:r>
                <w:rPr>
                  <w:rFonts w:ascii="Times New Roman" w:hAnsi="Times New Roman" w:cs="Times New Roman"/>
                </w:rPr>
                <w:t>1</w:t>
              </w:r>
            </w:ins>
          </w:p>
        </w:tc>
        <w:tc>
          <w:tcPr>
            <w:tcW w:w="341" w:type="pct"/>
            <w:vAlign w:val="center"/>
          </w:tcPr>
          <w:p w14:paraId="79525223">
            <w:pPr>
              <w:jc w:val="center"/>
              <w:rPr>
                <w:rFonts w:ascii="Times New Roman" w:hAnsi="Times New Roman" w:cs="Times New Roman"/>
              </w:rPr>
            </w:pPr>
            <w:del w:id="1681" w:author="蔡振辛 [2]" w:date="2026-09-24T21:08:47Z">
              <w:r>
                <w:rPr>
                  <w:rFonts w:ascii="Times New Roman" w:hAnsi="Times New Roman" w:cs="Times New Roman"/>
                </w:rPr>
                <w:delText>Hungary</w:delText>
              </w:r>
            </w:del>
            <w:ins w:id="1682" w:author="蔡振辛 [2]" w:date="2026-09-24T21:08:47Z">
              <w:r>
                <w:rPr>
                  <w:rFonts w:ascii="Times New Roman" w:hAnsi="Times New Roman" w:cs="Times New Roman"/>
                </w:rPr>
                <w:t>China</w:t>
              </w:r>
            </w:ins>
          </w:p>
        </w:tc>
        <w:tc>
          <w:tcPr>
            <w:tcW w:w="374" w:type="pct"/>
            <w:vAlign w:val="center"/>
          </w:tcPr>
          <w:p w14:paraId="3BF659B2">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5A2D5D2D">
            <w:pPr>
              <w:jc w:val="center"/>
              <w:rPr>
                <w:rFonts w:ascii="Times New Roman" w:hAnsi="Times New Roman" w:cs="Times New Roman"/>
              </w:rPr>
            </w:pPr>
            <w:ins w:id="1683" w:author="蔡振辛 [2]" w:date="2026-09-24T21:08:47Z">
              <w:r>
                <w:rPr>
                  <w:rFonts w:ascii="Times New Roman" w:hAnsi="Times New Roman" w:cs="Times New Roman"/>
                </w:rPr>
                <w:t>2</w:t>
              </w:r>
            </w:ins>
            <w:r>
              <w:rPr>
                <w:rFonts w:ascii="Times New Roman" w:hAnsi="Times New Roman" w:cs="Times New Roman"/>
              </w:rPr>
              <w:t>1</w:t>
            </w:r>
            <w:del w:id="1684" w:author="蔡振辛 [2]" w:date="2026-09-24T21:08:47Z">
              <w:r>
                <w:rPr>
                  <w:rFonts w:ascii="Times New Roman" w:hAnsi="Times New Roman" w:cs="Times New Roman"/>
                </w:rPr>
                <w:delText>8</w:delText>
              </w:r>
            </w:del>
            <w:r>
              <w:rPr>
                <w:rFonts w:ascii="Times New Roman" w:hAnsi="Times New Roman" w:cs="Times New Roman"/>
              </w:rPr>
              <w:t xml:space="preserve"> (</w:t>
            </w:r>
            <w:del w:id="1685" w:author="蔡振辛 [2]" w:date="2026-09-24T21:08:47Z">
              <w:r>
                <w:rPr>
                  <w:rFonts w:ascii="Times New Roman" w:hAnsi="Times New Roman" w:cs="Times New Roman"/>
                </w:rPr>
                <w:delText>0</w:delText>
              </w:r>
            </w:del>
            <w:ins w:id="1686" w:author="蔡振辛 [2]" w:date="2026-09-24T21:08:47Z">
              <w:r>
                <w:rPr>
                  <w:rFonts w:ascii="Times New Roman" w:hAnsi="Times New Roman" w:cs="Times New Roman"/>
                </w:rPr>
                <w:t>3</w:t>
              </w:r>
            </w:ins>
            <w:r>
              <w:rPr>
                <w:rFonts w:ascii="Times New Roman" w:hAnsi="Times New Roman" w:cs="Times New Roman"/>
              </w:rPr>
              <w:t>/18)</w:t>
            </w:r>
          </w:p>
        </w:tc>
        <w:tc>
          <w:tcPr>
            <w:tcW w:w="369" w:type="pct"/>
            <w:vAlign w:val="center"/>
          </w:tcPr>
          <w:p w14:paraId="2CA9F606">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2A67ACF8">
            <w:pPr>
              <w:jc w:val="center"/>
              <w:rPr>
                <w:rFonts w:ascii="Times New Roman" w:hAnsi="Times New Roman" w:cs="Times New Roman"/>
              </w:rPr>
            </w:pPr>
            <w:del w:id="1687" w:author="蔡振辛 [2]" w:date="2026-09-24T21:08:47Z">
              <w:r>
                <w:rPr>
                  <w:rFonts w:ascii="Times New Roman" w:hAnsi="Times New Roman" w:cs="Times New Roman"/>
                </w:rPr>
                <w:delText>360</w:delText>
              </w:r>
            </w:del>
            <w:ins w:id="1688" w:author="蔡振辛 [2]" w:date="2026-09-24T21:08:47Z">
              <w:r>
                <w:rPr>
                  <w:rFonts w:ascii="Times New Roman" w:hAnsi="Times New Roman" w:cs="Times New Roman"/>
                </w:rPr>
                <w:t>648</w:t>
              </w:r>
            </w:ins>
          </w:p>
        </w:tc>
        <w:tc>
          <w:tcPr>
            <w:tcW w:w="337" w:type="pct"/>
            <w:vAlign w:val="center"/>
          </w:tcPr>
          <w:p w14:paraId="5D036A8E">
            <w:pPr>
              <w:jc w:val="center"/>
              <w:rPr>
                <w:rFonts w:ascii="Times New Roman" w:hAnsi="Times New Roman" w:cs="Times New Roman"/>
              </w:rPr>
            </w:pPr>
            <w:r>
              <w:rPr>
                <w:rFonts w:ascii="Times New Roman" w:hAnsi="Times New Roman" w:cs="Times New Roman"/>
              </w:rPr>
              <w:t xml:space="preserve">CC BY </w:t>
            </w:r>
            <w:del w:id="1689" w:author="蔡振辛 [2]" w:date="2026-09-24T21:08:47Z">
              <w:r>
                <w:rPr>
                  <w:rFonts w:ascii="Times New Roman" w:hAnsi="Times New Roman" w:cs="Times New Roman"/>
                </w:rPr>
                <w:delText>4</w:delText>
              </w:r>
            </w:del>
            <w:ins w:id="1690" w:author="蔡振辛 [2]" w:date="2026-09-24T21:08:47Z">
              <w:r>
                <w:rPr>
                  <w:rFonts w:ascii="Times New Roman" w:hAnsi="Times New Roman" w:cs="Times New Roman"/>
                </w:rPr>
                <w:t>3</w:t>
              </w:r>
            </w:ins>
            <w:r>
              <w:rPr>
                <w:rFonts w:ascii="Times New Roman" w:hAnsi="Times New Roman" w:cs="Times New Roman"/>
              </w:rPr>
              <w:t>.0</w:t>
            </w:r>
          </w:p>
        </w:tc>
        <w:tc>
          <w:tcPr>
            <w:tcW w:w="525" w:type="pct"/>
            <w:vAlign w:val="center"/>
          </w:tcPr>
          <w:p w14:paraId="3666D3D5">
            <w:pPr>
              <w:jc w:val="center"/>
              <w:rPr>
                <w:rFonts w:ascii="Times New Roman" w:hAnsi="Times New Roman" w:cs="Times New Roman"/>
              </w:rPr>
            </w:pPr>
            <w:del w:id="1691" w:author="蔡振辛 [2]" w:date="2026-09-24T21:08:47Z">
              <w:r>
                <w:rPr>
                  <w:rFonts w:ascii="Times New Roman" w:hAnsi="Times New Roman" w:cs="Times New Roman"/>
                </w:rPr>
                <w:delText>Lab Experiment</w:delText>
              </w:r>
            </w:del>
          </w:p>
        </w:tc>
      </w:tr>
      <w:tr w14:paraId="19E91A0D">
        <w:tblPrEx>
          <w:tblCellMar>
            <w:top w:w="0" w:type="dxa"/>
            <w:left w:w="108" w:type="dxa"/>
            <w:bottom w:w="0" w:type="dxa"/>
            <w:right w:w="108" w:type="dxa"/>
          </w:tblCellMar>
        </w:tblPrEx>
        <w:trPr>
          <w:cantSplit/>
        </w:trPr>
        <w:tc>
          <w:tcPr>
            <w:tcW w:w="234" w:type="pct"/>
            <w:vAlign w:val="center"/>
          </w:tcPr>
          <w:p w14:paraId="625CD7C5">
            <w:pPr>
              <w:jc w:val="center"/>
              <w:rPr>
                <w:rFonts w:ascii="Times New Roman" w:hAnsi="Times New Roman" w:cs="Times New Roman"/>
              </w:rPr>
            </w:pPr>
            <w:r>
              <w:rPr>
                <w:rFonts w:ascii="Times New Roman" w:hAnsi="Times New Roman" w:cs="Times New Roman"/>
              </w:rPr>
              <w:t>88</w:t>
            </w:r>
          </w:p>
        </w:tc>
        <w:tc>
          <w:tcPr>
            <w:tcW w:w="1103" w:type="pct"/>
            <w:vAlign w:val="center"/>
          </w:tcPr>
          <w:p w14:paraId="46BDBBF6">
            <w:pPr>
              <w:jc w:val="center"/>
              <w:rPr>
                <w:rFonts w:ascii="Times New Roman" w:hAnsi="Times New Roman" w:cs="Times New Roman"/>
              </w:rPr>
            </w:pPr>
            <w:del w:id="1692" w:author="蔡振辛 [2]" w:date="2026-09-24T21:08:47Z">
              <w:r>
                <w:rPr>
                  <w:rFonts w:ascii="Times New Roman" w:hAnsi="Times New Roman" w:cs="Times New Roman"/>
                </w:rPr>
                <w:delText>Xu_2022_CurrPsych</w:delText>
              </w:r>
            </w:del>
            <w:ins w:id="1693" w:author="蔡振辛 [2]" w:date="2026-09-24T21:08:47Z">
              <w:r>
                <w:rPr>
                  <w:rFonts w:ascii="Times New Roman" w:hAnsi="Times New Roman" w:cs="Times New Roman"/>
                </w:rPr>
                <w:t>Wang_2016_JEPHPP</w:t>
              </w:r>
            </w:ins>
          </w:p>
        </w:tc>
        <w:tc>
          <w:tcPr>
            <w:tcW w:w="545" w:type="pct"/>
            <w:vAlign w:val="center"/>
          </w:tcPr>
          <w:p w14:paraId="0662B8D1">
            <w:pPr>
              <w:jc w:val="center"/>
              <w:rPr>
                <w:rFonts w:ascii="Times New Roman" w:hAnsi="Times New Roman" w:cs="Times New Roman"/>
              </w:rPr>
            </w:pPr>
            <w:del w:id="1694" w:author="蔡振辛 [2]" w:date="2026-09-24T21:08:47Z">
              <w:r>
                <w:rPr>
                  <w:rFonts w:ascii="Times New Roman" w:hAnsi="Times New Roman" w:cs="Times New Roman"/>
                </w:rPr>
                <w:delText>Xu</w:delText>
              </w:r>
            </w:del>
            <w:ins w:id="1695" w:author="蔡振辛 [2]" w:date="2026-09-24T21:08:47Z">
              <w:r>
                <w:rPr>
                  <w:rFonts w:ascii="Times New Roman" w:hAnsi="Times New Roman" w:cs="Times New Roman"/>
                </w:rPr>
                <w:t>Wang</w:t>
              </w:r>
            </w:ins>
            <w:r>
              <w:rPr>
                <w:rFonts w:ascii="Times New Roman" w:hAnsi="Times New Roman" w:cs="Times New Roman"/>
              </w:rPr>
              <w:t xml:space="preserve"> et al.</w:t>
            </w:r>
            <w:del w:id="1696" w:author="蔡振辛 [2]" w:date="2026-09-24T21:08:47Z">
              <w:r>
                <w:rPr>
                  <w:rFonts w:ascii="Times New Roman" w:hAnsi="Times New Roman" w:cs="Times New Roman"/>
                </w:rPr>
                <w:delText> (2022</w:delText>
              </w:r>
            </w:del>
            <w:ins w:id="1697" w:author="蔡振辛 [2]" w:date="2026-09-24T21:08:47Z">
              <w:r>
                <w:rPr>
                  <w:rFonts w:ascii="Times New Roman" w:hAnsi="Times New Roman" w:cs="Times New Roman"/>
                </w:rPr>
                <w:t xml:space="preserve"> (2016</w:t>
              </w:r>
            </w:ins>
            <w:r>
              <w:rPr>
                <w:rFonts w:ascii="Times New Roman" w:hAnsi="Times New Roman" w:cs="Times New Roman"/>
              </w:rPr>
              <w:t>)</w:t>
            </w:r>
          </w:p>
        </w:tc>
        <w:tc>
          <w:tcPr>
            <w:tcW w:w="250" w:type="pct"/>
            <w:vAlign w:val="center"/>
          </w:tcPr>
          <w:p w14:paraId="030330A4">
            <w:pPr>
              <w:jc w:val="center"/>
              <w:rPr>
                <w:rFonts w:ascii="Times New Roman" w:hAnsi="Times New Roman" w:cs="Times New Roman"/>
              </w:rPr>
            </w:pPr>
            <w:r>
              <w:rPr>
                <w:rFonts w:ascii="Times New Roman" w:hAnsi="Times New Roman" w:cs="Times New Roman"/>
              </w:rPr>
              <w:t>Exp</w:t>
            </w:r>
            <w:del w:id="1698" w:author="蔡振辛 [2]" w:date="2026-09-24T21:08:47Z">
              <w:r>
                <w:rPr>
                  <w:rFonts w:ascii="Times New Roman" w:hAnsi="Times New Roman" w:cs="Times New Roman"/>
                </w:rPr>
                <w:delText>1</w:delText>
              </w:r>
            </w:del>
            <w:ins w:id="1699" w:author="蔡振辛 [2]" w:date="2026-09-24T21:08:47Z">
              <w:r>
                <w:rPr>
                  <w:rFonts w:ascii="Times New Roman" w:hAnsi="Times New Roman" w:cs="Times New Roman"/>
                </w:rPr>
                <w:t>2</w:t>
              </w:r>
            </w:ins>
          </w:p>
        </w:tc>
        <w:tc>
          <w:tcPr>
            <w:tcW w:w="341" w:type="pct"/>
            <w:vAlign w:val="center"/>
          </w:tcPr>
          <w:p w14:paraId="0C7FE866">
            <w:pPr>
              <w:jc w:val="center"/>
              <w:rPr>
                <w:rFonts w:ascii="Times New Roman" w:hAnsi="Times New Roman" w:cs="Times New Roman"/>
              </w:rPr>
            </w:pPr>
            <w:r>
              <w:rPr>
                <w:rFonts w:ascii="Times New Roman" w:hAnsi="Times New Roman" w:cs="Times New Roman"/>
              </w:rPr>
              <w:t>China</w:t>
            </w:r>
          </w:p>
        </w:tc>
        <w:tc>
          <w:tcPr>
            <w:tcW w:w="374" w:type="pct"/>
            <w:vAlign w:val="center"/>
          </w:tcPr>
          <w:p w14:paraId="16E1D2B9">
            <w:pPr>
              <w:jc w:val="center"/>
              <w:rPr>
                <w:rFonts w:ascii="Times New Roman" w:hAnsi="Times New Roman" w:cs="Times New Roman"/>
              </w:rPr>
            </w:pPr>
            <w:del w:id="1700" w:author="蔡振辛 [2]" w:date="2026-09-24T21:08:47Z">
              <w:r>
                <w:rPr>
                  <w:rFonts w:ascii="Times New Roman" w:hAnsi="Times New Roman" w:cs="Times New Roman"/>
                </w:rPr>
                <w:delText>Chinese</w:delText>
              </w:r>
            </w:del>
            <w:ins w:id="1701" w:author="蔡振辛 [2]" w:date="2026-09-24T21:08:47Z">
              <w:r>
                <w:rPr>
                  <w:rFonts w:ascii="Times New Roman" w:hAnsi="Times New Roman" w:cs="Times New Roman"/>
                </w:rPr>
                <w:t>English</w:t>
              </w:r>
            </w:ins>
          </w:p>
        </w:tc>
        <w:tc>
          <w:tcPr>
            <w:tcW w:w="364" w:type="pct"/>
            <w:vAlign w:val="center"/>
          </w:tcPr>
          <w:p w14:paraId="2A5AA954">
            <w:pPr>
              <w:jc w:val="center"/>
              <w:rPr>
                <w:rFonts w:ascii="Times New Roman" w:hAnsi="Times New Roman" w:cs="Times New Roman"/>
              </w:rPr>
            </w:pPr>
            <w:del w:id="1702" w:author="蔡振辛 [2]" w:date="2026-09-24T21:08:47Z">
              <w:r>
                <w:rPr>
                  <w:rFonts w:ascii="Times New Roman" w:hAnsi="Times New Roman" w:cs="Times New Roman"/>
                </w:rPr>
                <w:delText>55 (27/28</w:delText>
              </w:r>
            </w:del>
            <w:ins w:id="1703" w:author="蔡振辛 [2]" w:date="2026-09-24T21:08:47Z">
              <w:r>
                <w:rPr>
                  <w:rFonts w:ascii="Times New Roman" w:hAnsi="Times New Roman" w:cs="Times New Roman"/>
                </w:rPr>
                <w:t>25 (10/15</w:t>
              </w:r>
            </w:ins>
            <w:r>
              <w:rPr>
                <w:rFonts w:ascii="Times New Roman" w:hAnsi="Times New Roman" w:cs="Times New Roman"/>
              </w:rPr>
              <w:t>)</w:t>
            </w:r>
          </w:p>
        </w:tc>
        <w:tc>
          <w:tcPr>
            <w:tcW w:w="369" w:type="pct"/>
            <w:vAlign w:val="center"/>
          </w:tcPr>
          <w:p w14:paraId="561BB275">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262386E">
            <w:pPr>
              <w:jc w:val="center"/>
              <w:rPr>
                <w:rFonts w:ascii="Times New Roman" w:hAnsi="Times New Roman" w:cs="Times New Roman"/>
              </w:rPr>
            </w:pPr>
            <w:del w:id="1704" w:author="蔡振辛 [2]" w:date="2026-09-24T21:08:47Z">
              <w:r>
                <w:rPr>
                  <w:rFonts w:ascii="Times New Roman" w:hAnsi="Times New Roman" w:cs="Times New Roman"/>
                </w:rPr>
                <w:delText>360</w:delText>
              </w:r>
            </w:del>
            <w:ins w:id="1705" w:author="蔡振辛 [2]" w:date="2026-09-24T21:08:47Z">
              <w:r>
                <w:rPr>
                  <w:rFonts w:ascii="Times New Roman" w:hAnsi="Times New Roman" w:cs="Times New Roman"/>
                </w:rPr>
                <w:t>648</w:t>
              </w:r>
            </w:ins>
          </w:p>
        </w:tc>
        <w:tc>
          <w:tcPr>
            <w:tcW w:w="337" w:type="pct"/>
            <w:vAlign w:val="center"/>
          </w:tcPr>
          <w:p w14:paraId="181DB53D">
            <w:pPr>
              <w:jc w:val="center"/>
              <w:rPr>
                <w:rFonts w:ascii="Times New Roman" w:hAnsi="Times New Roman" w:cs="Times New Roman"/>
              </w:rPr>
            </w:pPr>
            <w:del w:id="1706" w:author="蔡振辛 [2]" w:date="2026-09-24T21:08:47Z">
              <w:r>
                <w:rPr>
                  <w:rFonts w:ascii="Times New Roman" w:hAnsi="Times New Roman" w:cs="Times New Roman"/>
                </w:rPr>
                <w:delText>On request</w:delText>
              </w:r>
            </w:del>
            <w:ins w:id="1707" w:author="蔡振辛 [2]" w:date="2026-09-24T21:08:47Z">
              <w:r>
                <w:rPr>
                  <w:rFonts w:ascii="Times New Roman" w:hAnsi="Times New Roman" w:cs="Times New Roman"/>
                </w:rPr>
                <w:t>CC BY 3.0</w:t>
              </w:r>
            </w:ins>
          </w:p>
        </w:tc>
        <w:tc>
          <w:tcPr>
            <w:tcW w:w="525" w:type="pct"/>
            <w:vAlign w:val="center"/>
          </w:tcPr>
          <w:p w14:paraId="21DA067E">
            <w:pPr>
              <w:jc w:val="center"/>
              <w:rPr>
                <w:rFonts w:ascii="Times New Roman" w:hAnsi="Times New Roman" w:cs="Times New Roman"/>
              </w:rPr>
            </w:pPr>
            <w:del w:id="1708" w:author="蔡振辛 [2]" w:date="2026-09-24T21:08:47Z">
              <w:r>
                <w:rPr>
                  <w:rFonts w:ascii="Times New Roman" w:hAnsi="Times New Roman" w:cs="Times New Roman"/>
                </w:rPr>
                <w:delText>Lab Experiment</w:delText>
              </w:r>
            </w:del>
          </w:p>
        </w:tc>
      </w:tr>
      <w:tr w14:paraId="6FBD4ACE">
        <w:tblPrEx>
          <w:tblCellMar>
            <w:top w:w="0" w:type="dxa"/>
            <w:left w:w="108" w:type="dxa"/>
            <w:bottom w:w="0" w:type="dxa"/>
            <w:right w:w="108" w:type="dxa"/>
          </w:tblCellMar>
        </w:tblPrEx>
        <w:trPr>
          <w:cantSplit/>
        </w:trPr>
        <w:tc>
          <w:tcPr>
            <w:tcW w:w="234" w:type="pct"/>
            <w:vAlign w:val="center"/>
          </w:tcPr>
          <w:p w14:paraId="5B5171DF">
            <w:pPr>
              <w:jc w:val="center"/>
              <w:rPr>
                <w:rFonts w:ascii="Times New Roman" w:hAnsi="Times New Roman" w:cs="Times New Roman"/>
              </w:rPr>
            </w:pPr>
            <w:r>
              <w:rPr>
                <w:rFonts w:ascii="Times New Roman" w:hAnsi="Times New Roman" w:cs="Times New Roman"/>
              </w:rPr>
              <w:t>89</w:t>
            </w:r>
          </w:p>
        </w:tc>
        <w:tc>
          <w:tcPr>
            <w:tcW w:w="1103" w:type="pct"/>
            <w:vAlign w:val="center"/>
          </w:tcPr>
          <w:p w14:paraId="0AC9FB53">
            <w:pPr>
              <w:jc w:val="center"/>
              <w:rPr>
                <w:rFonts w:ascii="Times New Roman" w:hAnsi="Times New Roman" w:cs="Times New Roman"/>
              </w:rPr>
            </w:pPr>
            <w:del w:id="1709" w:author="蔡振辛 [2]" w:date="2026-09-24T21:08:47Z">
              <w:r>
                <w:rPr>
                  <w:rFonts w:ascii="Times New Roman" w:hAnsi="Times New Roman" w:cs="Times New Roman"/>
                </w:rPr>
                <w:delText>Xu_2022_CurrPsych</w:delText>
              </w:r>
            </w:del>
            <w:ins w:id="1710" w:author="蔡振辛 [2]" w:date="2026-09-24T21:08:47Z">
              <w:r>
                <w:rPr>
                  <w:rFonts w:ascii="Times New Roman" w:hAnsi="Times New Roman" w:cs="Times New Roman"/>
                </w:rPr>
                <w:t>Wozniak_2018_PLOS</w:t>
              </w:r>
            </w:ins>
          </w:p>
        </w:tc>
        <w:tc>
          <w:tcPr>
            <w:tcW w:w="545" w:type="pct"/>
            <w:vAlign w:val="center"/>
          </w:tcPr>
          <w:p w14:paraId="79E89332">
            <w:pPr>
              <w:jc w:val="center"/>
              <w:rPr>
                <w:rFonts w:ascii="Times New Roman" w:hAnsi="Times New Roman" w:cs="Times New Roman"/>
              </w:rPr>
            </w:pPr>
            <w:del w:id="1711" w:author="蔡振辛 [2]" w:date="2026-09-24T21:08:47Z">
              <w:r>
                <w:rPr>
                  <w:rFonts w:ascii="Times New Roman" w:hAnsi="Times New Roman" w:cs="Times New Roman"/>
                </w:rPr>
                <w:delText>Xu et al. (2022</w:delText>
              </w:r>
            </w:del>
            <w:ins w:id="1712" w:author="蔡振辛 [2]" w:date="2026-09-24T21:08:47Z">
              <w:r>
                <w:rPr>
                  <w:rFonts w:ascii="Times New Roman" w:hAnsi="Times New Roman" w:cs="Times New Roman"/>
                </w:rPr>
                <w:t>Wozniak et al. (2018</w:t>
              </w:r>
            </w:ins>
            <w:r>
              <w:rPr>
                <w:rFonts w:ascii="Times New Roman" w:hAnsi="Times New Roman" w:cs="Times New Roman"/>
              </w:rPr>
              <w:t>)</w:t>
            </w:r>
          </w:p>
        </w:tc>
        <w:tc>
          <w:tcPr>
            <w:tcW w:w="250" w:type="pct"/>
            <w:vAlign w:val="center"/>
          </w:tcPr>
          <w:p w14:paraId="5468820B">
            <w:pPr>
              <w:jc w:val="center"/>
              <w:rPr>
                <w:rFonts w:ascii="Times New Roman" w:hAnsi="Times New Roman" w:cs="Times New Roman"/>
              </w:rPr>
            </w:pPr>
            <w:r>
              <w:rPr>
                <w:rFonts w:ascii="Times New Roman" w:hAnsi="Times New Roman" w:cs="Times New Roman"/>
              </w:rPr>
              <w:t>Exp1</w:t>
            </w:r>
          </w:p>
        </w:tc>
        <w:tc>
          <w:tcPr>
            <w:tcW w:w="341" w:type="pct"/>
            <w:vAlign w:val="center"/>
          </w:tcPr>
          <w:p w14:paraId="7B047385">
            <w:pPr>
              <w:jc w:val="center"/>
              <w:rPr>
                <w:rFonts w:ascii="Times New Roman" w:hAnsi="Times New Roman" w:cs="Times New Roman"/>
              </w:rPr>
            </w:pPr>
            <w:del w:id="1713" w:author="蔡振辛 [2]" w:date="2026-09-24T21:08:47Z">
              <w:r>
                <w:rPr>
                  <w:rFonts w:ascii="Times New Roman" w:hAnsi="Times New Roman" w:cs="Times New Roman"/>
                </w:rPr>
                <w:delText>China</w:delText>
              </w:r>
            </w:del>
            <w:ins w:id="1714" w:author="蔡振辛 [2]" w:date="2026-09-24T21:08:47Z">
              <w:r>
                <w:rPr>
                  <w:rFonts w:ascii="Times New Roman" w:hAnsi="Times New Roman" w:cs="Times New Roman"/>
                </w:rPr>
                <w:t>Hungary</w:t>
              </w:r>
            </w:ins>
          </w:p>
        </w:tc>
        <w:tc>
          <w:tcPr>
            <w:tcW w:w="374" w:type="pct"/>
            <w:vAlign w:val="center"/>
          </w:tcPr>
          <w:p w14:paraId="290F330A">
            <w:pPr>
              <w:jc w:val="center"/>
              <w:rPr>
                <w:rFonts w:ascii="Times New Roman" w:hAnsi="Times New Roman" w:cs="Times New Roman"/>
              </w:rPr>
            </w:pPr>
            <w:del w:id="1715" w:author="蔡振辛 [2]" w:date="2026-09-24T21:08:47Z">
              <w:r>
                <w:rPr>
                  <w:rFonts w:ascii="Times New Roman" w:hAnsi="Times New Roman" w:cs="Times New Roman"/>
                </w:rPr>
                <w:delText>Chinese</w:delText>
              </w:r>
            </w:del>
            <w:ins w:id="1716" w:author="蔡振辛 [2]" w:date="2026-09-24T21:08:47Z">
              <w:r>
                <w:rPr>
                  <w:rFonts w:ascii="Times New Roman" w:hAnsi="Times New Roman" w:cs="Times New Roman"/>
                </w:rPr>
                <w:t>English</w:t>
              </w:r>
            </w:ins>
          </w:p>
        </w:tc>
        <w:tc>
          <w:tcPr>
            <w:tcW w:w="364" w:type="pct"/>
            <w:vAlign w:val="center"/>
          </w:tcPr>
          <w:p w14:paraId="028B2391">
            <w:pPr>
              <w:jc w:val="center"/>
              <w:rPr>
                <w:rFonts w:ascii="Times New Roman" w:hAnsi="Times New Roman" w:cs="Times New Roman"/>
              </w:rPr>
            </w:pPr>
            <w:del w:id="1717" w:author="蔡振辛 [2]" w:date="2026-09-24T21:08:47Z">
              <w:r>
                <w:rPr>
                  <w:rFonts w:ascii="Times New Roman" w:hAnsi="Times New Roman" w:cs="Times New Roman"/>
                </w:rPr>
                <w:delText>50 (24/26</w:delText>
              </w:r>
            </w:del>
            <w:ins w:id="1718" w:author="蔡振辛 [2]" w:date="2026-09-24T21:08:47Z">
              <w:r>
                <w:rPr>
                  <w:rFonts w:ascii="Times New Roman" w:hAnsi="Times New Roman" w:cs="Times New Roman"/>
                </w:rPr>
                <w:t>18 (9/9</w:t>
              </w:r>
            </w:ins>
            <w:r>
              <w:rPr>
                <w:rFonts w:ascii="Times New Roman" w:hAnsi="Times New Roman" w:cs="Times New Roman"/>
              </w:rPr>
              <w:t>)</w:t>
            </w:r>
          </w:p>
        </w:tc>
        <w:tc>
          <w:tcPr>
            <w:tcW w:w="369" w:type="pct"/>
            <w:vAlign w:val="center"/>
          </w:tcPr>
          <w:p w14:paraId="0D42B352">
            <w:pPr>
              <w:jc w:val="center"/>
              <w:rPr>
                <w:rFonts w:ascii="Times New Roman" w:hAnsi="Times New Roman" w:cs="Times New Roman"/>
              </w:rPr>
            </w:pPr>
            <w:del w:id="1719" w:author="蔡振辛 [2]" w:date="2026-09-24T21:08:47Z">
              <w:r>
                <w:rPr>
                  <w:rFonts w:ascii="Times New Roman" w:hAnsi="Times New Roman" w:cs="Times New Roman"/>
                </w:rPr>
                <w:delText>geometric shap</w:delText>
              </w:r>
            </w:del>
            <w:ins w:id="1720" w:author="蔡振辛 [2]" w:date="2026-09-24T21:08:47Z">
              <w:r>
                <w:rPr>
                  <w:rFonts w:ascii="Times New Roman" w:hAnsi="Times New Roman" w:cs="Times New Roman"/>
                </w:rPr>
                <w:t>fac</w:t>
              </w:r>
            </w:ins>
            <w:r>
              <w:rPr>
                <w:rFonts w:ascii="Times New Roman" w:hAnsi="Times New Roman" w:cs="Times New Roman"/>
              </w:rPr>
              <w:t>e</w:t>
            </w:r>
          </w:p>
        </w:tc>
        <w:tc>
          <w:tcPr>
            <w:tcW w:w="553" w:type="pct"/>
            <w:vAlign w:val="center"/>
          </w:tcPr>
          <w:p w14:paraId="5C40F060">
            <w:pPr>
              <w:jc w:val="center"/>
              <w:rPr>
                <w:rFonts w:ascii="Times New Roman" w:hAnsi="Times New Roman" w:cs="Times New Roman"/>
              </w:rPr>
            </w:pPr>
            <w:del w:id="1721" w:author="蔡振辛 [2]" w:date="2026-09-24T21:08:47Z">
              <w:r>
                <w:rPr>
                  <w:rFonts w:ascii="Times New Roman" w:hAnsi="Times New Roman" w:cs="Times New Roman"/>
                </w:rPr>
                <w:delText>360</w:delText>
              </w:r>
            </w:del>
            <w:ins w:id="1722" w:author="蔡振辛 [2]" w:date="2026-09-24T21:08:47Z">
              <w:r>
                <w:rPr>
                  <w:rFonts w:ascii="Times New Roman" w:hAnsi="Times New Roman" w:cs="Times New Roman"/>
                </w:rPr>
                <w:t>672</w:t>
              </w:r>
            </w:ins>
          </w:p>
        </w:tc>
        <w:tc>
          <w:tcPr>
            <w:tcW w:w="337" w:type="pct"/>
            <w:vAlign w:val="center"/>
          </w:tcPr>
          <w:p w14:paraId="0393DDF7">
            <w:pPr>
              <w:jc w:val="center"/>
              <w:rPr>
                <w:rFonts w:ascii="Times New Roman" w:hAnsi="Times New Roman" w:cs="Times New Roman"/>
              </w:rPr>
            </w:pPr>
            <w:del w:id="1723" w:author="蔡振辛 [2]" w:date="2026-09-24T21:08:47Z">
              <w:r>
                <w:rPr>
                  <w:rFonts w:ascii="Times New Roman" w:hAnsi="Times New Roman" w:cs="Times New Roman"/>
                </w:rPr>
                <w:delText>On request</w:delText>
              </w:r>
            </w:del>
            <w:ins w:id="1724" w:author="蔡振辛 [2]" w:date="2026-09-24T21:08:47Z">
              <w:r>
                <w:rPr>
                  <w:rFonts w:ascii="Times New Roman" w:hAnsi="Times New Roman" w:cs="Times New Roman"/>
                </w:rPr>
                <w:t>CC BY 4.0</w:t>
              </w:r>
            </w:ins>
          </w:p>
        </w:tc>
        <w:tc>
          <w:tcPr>
            <w:tcW w:w="525" w:type="pct"/>
            <w:vAlign w:val="center"/>
          </w:tcPr>
          <w:p w14:paraId="4354C5EE">
            <w:pPr>
              <w:jc w:val="center"/>
              <w:rPr>
                <w:rFonts w:ascii="Times New Roman" w:hAnsi="Times New Roman" w:cs="Times New Roman"/>
              </w:rPr>
            </w:pPr>
            <w:r>
              <w:rPr>
                <w:rFonts w:ascii="Times New Roman" w:hAnsi="Times New Roman" w:cs="Times New Roman"/>
              </w:rPr>
              <w:t>Lab Experiment</w:t>
            </w:r>
          </w:p>
        </w:tc>
      </w:tr>
      <w:tr w14:paraId="71243D8C">
        <w:tblPrEx>
          <w:tblCellMar>
            <w:top w:w="0" w:type="dxa"/>
            <w:left w:w="108" w:type="dxa"/>
            <w:bottom w:w="0" w:type="dxa"/>
            <w:right w:w="108" w:type="dxa"/>
          </w:tblCellMar>
        </w:tblPrEx>
        <w:trPr>
          <w:cantSplit/>
        </w:trPr>
        <w:tc>
          <w:tcPr>
            <w:tcW w:w="234" w:type="pct"/>
            <w:vAlign w:val="center"/>
          </w:tcPr>
          <w:p w14:paraId="137340B3">
            <w:pPr>
              <w:jc w:val="center"/>
              <w:rPr>
                <w:rFonts w:ascii="Times New Roman" w:hAnsi="Times New Roman" w:cs="Times New Roman"/>
              </w:rPr>
            </w:pPr>
            <w:r>
              <w:rPr>
                <w:rFonts w:ascii="Times New Roman" w:hAnsi="Times New Roman" w:cs="Times New Roman"/>
              </w:rPr>
              <w:t>90</w:t>
            </w:r>
          </w:p>
        </w:tc>
        <w:tc>
          <w:tcPr>
            <w:tcW w:w="1103" w:type="pct"/>
            <w:vAlign w:val="center"/>
          </w:tcPr>
          <w:p w14:paraId="451BB881">
            <w:pPr>
              <w:jc w:val="center"/>
              <w:rPr>
                <w:rFonts w:ascii="Times New Roman" w:hAnsi="Times New Roman" w:cs="Times New Roman"/>
              </w:rPr>
            </w:pPr>
            <w:del w:id="1725" w:author="蔡振辛 [2]" w:date="2026-09-24T21:08:47Z">
              <w:r>
                <w:rPr>
                  <w:rFonts w:ascii="Times New Roman" w:hAnsi="Times New Roman" w:cs="Times New Roman"/>
                </w:rPr>
                <w:delText>Zhang_2023_NeuroImage</w:delText>
              </w:r>
            </w:del>
            <w:ins w:id="1726" w:author="蔡振辛 [2]" w:date="2026-09-24T21:08:47Z">
              <w:r>
                <w:rPr>
                  <w:rFonts w:ascii="Times New Roman" w:hAnsi="Times New Roman" w:cs="Times New Roman"/>
                </w:rPr>
                <w:t>Wozniak_2018_PLOS</w:t>
              </w:r>
            </w:ins>
          </w:p>
        </w:tc>
        <w:tc>
          <w:tcPr>
            <w:tcW w:w="545" w:type="pct"/>
            <w:vAlign w:val="center"/>
          </w:tcPr>
          <w:p w14:paraId="787E59B8">
            <w:pPr>
              <w:jc w:val="center"/>
              <w:rPr>
                <w:rFonts w:ascii="Times New Roman" w:hAnsi="Times New Roman" w:cs="Times New Roman"/>
              </w:rPr>
            </w:pPr>
            <w:del w:id="1727" w:author="蔡振辛 [2]" w:date="2026-09-24T21:08:47Z">
              <w:r>
                <w:rPr>
                  <w:rFonts w:ascii="Times New Roman" w:hAnsi="Times New Roman" w:cs="Times New Roman"/>
                </w:rPr>
                <w:delText>Yongfa Zhang et al. (2023</w:delText>
              </w:r>
            </w:del>
            <w:ins w:id="1728" w:author="蔡振辛 [2]" w:date="2026-09-24T21:08:47Z">
              <w:r>
                <w:rPr>
                  <w:rFonts w:ascii="Times New Roman" w:hAnsi="Times New Roman" w:cs="Times New Roman"/>
                </w:rPr>
                <w:t>Wozniak et al. (2018</w:t>
              </w:r>
            </w:ins>
            <w:r>
              <w:rPr>
                <w:rFonts w:ascii="Times New Roman" w:hAnsi="Times New Roman" w:cs="Times New Roman"/>
              </w:rPr>
              <w:t>)</w:t>
            </w:r>
          </w:p>
        </w:tc>
        <w:tc>
          <w:tcPr>
            <w:tcW w:w="250" w:type="pct"/>
            <w:vAlign w:val="center"/>
          </w:tcPr>
          <w:p w14:paraId="67A9584E">
            <w:pPr>
              <w:jc w:val="center"/>
              <w:rPr>
                <w:rFonts w:ascii="Times New Roman" w:hAnsi="Times New Roman" w:cs="Times New Roman"/>
              </w:rPr>
            </w:pPr>
            <w:r>
              <w:rPr>
                <w:rFonts w:ascii="Times New Roman" w:hAnsi="Times New Roman" w:cs="Times New Roman"/>
              </w:rPr>
              <w:t>Exp</w:t>
            </w:r>
            <w:del w:id="1729" w:author="蔡振辛 [2]" w:date="2026-09-24T21:08:47Z">
              <w:r>
                <w:rPr>
                  <w:rFonts w:ascii="Times New Roman" w:hAnsi="Times New Roman" w:cs="Times New Roman"/>
                </w:rPr>
                <w:delText>1</w:delText>
              </w:r>
            </w:del>
            <w:ins w:id="1730" w:author="蔡振辛 [2]" w:date="2026-09-24T21:08:47Z">
              <w:r>
                <w:rPr>
                  <w:rFonts w:ascii="Times New Roman" w:hAnsi="Times New Roman" w:cs="Times New Roman"/>
                </w:rPr>
                <w:t>2</w:t>
              </w:r>
            </w:ins>
          </w:p>
        </w:tc>
        <w:tc>
          <w:tcPr>
            <w:tcW w:w="341" w:type="pct"/>
            <w:vAlign w:val="center"/>
          </w:tcPr>
          <w:p w14:paraId="14BDD3FE">
            <w:pPr>
              <w:jc w:val="center"/>
              <w:rPr>
                <w:rFonts w:ascii="Times New Roman" w:hAnsi="Times New Roman" w:cs="Times New Roman"/>
              </w:rPr>
            </w:pPr>
            <w:del w:id="1731" w:author="蔡振辛 [2]" w:date="2026-09-24T21:08:47Z">
              <w:r>
                <w:rPr>
                  <w:rFonts w:ascii="Times New Roman" w:hAnsi="Times New Roman" w:cs="Times New Roman"/>
                </w:rPr>
                <w:delText>China</w:delText>
              </w:r>
            </w:del>
            <w:ins w:id="1732" w:author="蔡振辛 [2]" w:date="2026-09-24T21:08:47Z">
              <w:r>
                <w:rPr>
                  <w:rFonts w:ascii="Times New Roman" w:hAnsi="Times New Roman" w:cs="Times New Roman"/>
                </w:rPr>
                <w:t>Hungary</w:t>
              </w:r>
            </w:ins>
          </w:p>
        </w:tc>
        <w:tc>
          <w:tcPr>
            <w:tcW w:w="374" w:type="pct"/>
            <w:vAlign w:val="center"/>
          </w:tcPr>
          <w:p w14:paraId="707656D7">
            <w:pPr>
              <w:jc w:val="center"/>
              <w:rPr>
                <w:rFonts w:ascii="Times New Roman" w:hAnsi="Times New Roman" w:cs="Times New Roman"/>
              </w:rPr>
            </w:pPr>
            <w:del w:id="1733" w:author="蔡振辛 [2]" w:date="2026-09-24T21:08:47Z">
              <w:r>
                <w:rPr>
                  <w:rFonts w:ascii="Times New Roman" w:hAnsi="Times New Roman" w:cs="Times New Roman"/>
                </w:rPr>
                <w:delText>Chinese</w:delText>
              </w:r>
            </w:del>
            <w:ins w:id="1734" w:author="蔡振辛 [2]" w:date="2026-09-24T21:08:47Z">
              <w:r>
                <w:rPr>
                  <w:rFonts w:ascii="Times New Roman" w:hAnsi="Times New Roman" w:cs="Times New Roman"/>
                </w:rPr>
                <w:t>English</w:t>
              </w:r>
            </w:ins>
          </w:p>
        </w:tc>
        <w:tc>
          <w:tcPr>
            <w:tcW w:w="364" w:type="pct"/>
            <w:vAlign w:val="center"/>
          </w:tcPr>
          <w:p w14:paraId="702A3E20">
            <w:pPr>
              <w:jc w:val="center"/>
              <w:rPr>
                <w:rFonts w:ascii="Times New Roman" w:hAnsi="Times New Roman" w:cs="Times New Roman"/>
              </w:rPr>
            </w:pPr>
            <w:del w:id="1735" w:author="蔡振辛 [2]" w:date="2026-09-24T21:08:47Z">
              <w:r>
                <w:rPr>
                  <w:rFonts w:ascii="Times New Roman" w:hAnsi="Times New Roman" w:cs="Times New Roman"/>
                </w:rPr>
                <w:delText>346 (172/174</w:delText>
              </w:r>
            </w:del>
            <w:ins w:id="1736" w:author="蔡振辛 [2]" w:date="2026-09-24T21:08:47Z">
              <w:r>
                <w:rPr>
                  <w:rFonts w:ascii="Times New Roman" w:hAnsi="Times New Roman" w:cs="Times New Roman"/>
                </w:rPr>
                <w:t>18 (9/9</w:t>
              </w:r>
            </w:ins>
            <w:r>
              <w:rPr>
                <w:rFonts w:ascii="Times New Roman" w:hAnsi="Times New Roman" w:cs="Times New Roman"/>
              </w:rPr>
              <w:t>)</w:t>
            </w:r>
          </w:p>
        </w:tc>
        <w:tc>
          <w:tcPr>
            <w:tcW w:w="369" w:type="pct"/>
            <w:vAlign w:val="center"/>
          </w:tcPr>
          <w:p w14:paraId="5F19ECB0">
            <w:pPr>
              <w:jc w:val="center"/>
              <w:rPr>
                <w:rFonts w:ascii="Times New Roman" w:hAnsi="Times New Roman" w:cs="Times New Roman"/>
              </w:rPr>
            </w:pPr>
            <w:del w:id="1737" w:author="蔡振辛 [2]" w:date="2026-09-24T21:08:47Z">
              <w:r>
                <w:rPr>
                  <w:rFonts w:ascii="Times New Roman" w:hAnsi="Times New Roman" w:cs="Times New Roman"/>
                </w:rPr>
                <w:delText>geometric shap</w:delText>
              </w:r>
            </w:del>
            <w:ins w:id="1738" w:author="蔡振辛 [2]" w:date="2026-09-24T21:08:47Z">
              <w:r>
                <w:rPr>
                  <w:rFonts w:ascii="Times New Roman" w:hAnsi="Times New Roman" w:cs="Times New Roman"/>
                </w:rPr>
                <w:t>fac</w:t>
              </w:r>
            </w:ins>
            <w:r>
              <w:rPr>
                <w:rFonts w:ascii="Times New Roman" w:hAnsi="Times New Roman" w:cs="Times New Roman"/>
              </w:rPr>
              <w:t>e</w:t>
            </w:r>
          </w:p>
        </w:tc>
        <w:tc>
          <w:tcPr>
            <w:tcW w:w="553" w:type="pct"/>
            <w:vAlign w:val="center"/>
          </w:tcPr>
          <w:p w14:paraId="6EA3F4B0">
            <w:pPr>
              <w:jc w:val="center"/>
              <w:rPr>
                <w:rFonts w:ascii="Times New Roman" w:hAnsi="Times New Roman" w:cs="Times New Roman"/>
              </w:rPr>
            </w:pPr>
            <w:del w:id="1739" w:author="蔡振辛 [2]" w:date="2026-09-24T21:08:47Z">
              <w:r>
                <w:rPr>
                  <w:rFonts w:ascii="Times New Roman" w:hAnsi="Times New Roman" w:cs="Times New Roman"/>
                </w:rPr>
                <w:delText>9</w:delText>
              </w:r>
            </w:del>
            <w:r>
              <w:rPr>
                <w:rFonts w:ascii="Times New Roman" w:hAnsi="Times New Roman" w:cs="Times New Roman"/>
              </w:rPr>
              <w:t>6</w:t>
            </w:r>
            <w:ins w:id="1740" w:author="蔡振辛 [2]" w:date="2026-09-24T21:08:47Z">
              <w:r>
                <w:rPr>
                  <w:rFonts w:ascii="Times New Roman" w:hAnsi="Times New Roman" w:cs="Times New Roman"/>
                </w:rPr>
                <w:t>72</w:t>
              </w:r>
            </w:ins>
          </w:p>
        </w:tc>
        <w:tc>
          <w:tcPr>
            <w:tcW w:w="337" w:type="pct"/>
            <w:vAlign w:val="center"/>
          </w:tcPr>
          <w:p w14:paraId="0305F898">
            <w:pPr>
              <w:jc w:val="center"/>
              <w:rPr>
                <w:rFonts w:ascii="Times New Roman" w:hAnsi="Times New Roman" w:cs="Times New Roman"/>
              </w:rPr>
            </w:pPr>
            <w:r>
              <w:rPr>
                <w:rFonts w:ascii="Times New Roman" w:hAnsi="Times New Roman" w:cs="Times New Roman"/>
              </w:rPr>
              <w:t>CC BY</w:t>
            </w:r>
            <w:del w:id="1741" w:author="蔡振辛 [2]" w:date="2026-09-24T21:08:47Z">
              <w:r>
                <w:rPr>
                  <w:rFonts w:ascii="Times New Roman" w:hAnsi="Times New Roman" w:cs="Times New Roman"/>
                </w:rPr>
                <w:delText>-NC-ND</w:delText>
              </w:r>
            </w:del>
            <w:ins w:id="1742" w:author="蔡振辛 [2]" w:date="2026-09-24T21:08:47Z">
              <w:r>
                <w:rPr>
                  <w:rFonts w:ascii="Times New Roman" w:hAnsi="Times New Roman" w:cs="Times New Roman"/>
                </w:rPr>
                <w:t xml:space="preserve"> 4.0</w:t>
              </w:r>
            </w:ins>
          </w:p>
        </w:tc>
        <w:tc>
          <w:tcPr>
            <w:tcW w:w="525" w:type="pct"/>
            <w:vAlign w:val="center"/>
          </w:tcPr>
          <w:p w14:paraId="0E509658">
            <w:pPr>
              <w:jc w:val="center"/>
              <w:rPr>
                <w:rFonts w:ascii="Times New Roman" w:hAnsi="Times New Roman" w:cs="Times New Roman"/>
              </w:rPr>
            </w:pPr>
            <w:r>
              <w:rPr>
                <w:rFonts w:ascii="Times New Roman" w:hAnsi="Times New Roman" w:cs="Times New Roman"/>
              </w:rPr>
              <w:t>Lab Experiment</w:t>
            </w:r>
          </w:p>
        </w:tc>
      </w:tr>
      <w:tr w14:paraId="67A94A31">
        <w:tblPrEx>
          <w:tblCellMar>
            <w:top w:w="0" w:type="dxa"/>
            <w:left w:w="108" w:type="dxa"/>
            <w:bottom w:w="0" w:type="dxa"/>
            <w:right w:w="108" w:type="dxa"/>
          </w:tblCellMar>
        </w:tblPrEx>
        <w:trPr>
          <w:cantSplit/>
        </w:trPr>
        <w:tc>
          <w:tcPr>
            <w:tcW w:w="234" w:type="pct"/>
            <w:vAlign w:val="center"/>
          </w:tcPr>
          <w:p w14:paraId="44AEA422">
            <w:pPr>
              <w:jc w:val="center"/>
              <w:rPr>
                <w:rFonts w:ascii="Times New Roman" w:hAnsi="Times New Roman" w:cs="Times New Roman"/>
              </w:rPr>
            </w:pPr>
            <w:r>
              <w:rPr>
                <w:rFonts w:ascii="Times New Roman" w:hAnsi="Times New Roman" w:cs="Times New Roman"/>
              </w:rPr>
              <w:t>91</w:t>
            </w:r>
          </w:p>
        </w:tc>
        <w:tc>
          <w:tcPr>
            <w:tcW w:w="1103" w:type="pct"/>
            <w:vAlign w:val="center"/>
          </w:tcPr>
          <w:p w14:paraId="05660E74">
            <w:pPr>
              <w:jc w:val="center"/>
              <w:rPr>
                <w:rFonts w:ascii="Times New Roman" w:hAnsi="Times New Roman" w:cs="Times New Roman"/>
              </w:rPr>
            </w:pPr>
            <w:del w:id="1743" w:author="蔡振辛 [2]" w:date="2026-09-24T21:08:47Z">
              <w:r>
                <w:rPr>
                  <w:rFonts w:ascii="Times New Roman" w:hAnsi="Times New Roman" w:cs="Times New Roman"/>
                </w:rPr>
                <w:delText>Zhang</w:delText>
              </w:r>
            </w:del>
            <w:ins w:id="1744" w:author="蔡振辛 [2]" w:date="2026-09-24T21:08:47Z">
              <w:r>
                <w:rPr>
                  <w:rFonts w:ascii="Times New Roman" w:hAnsi="Times New Roman" w:cs="Times New Roman"/>
                </w:rPr>
                <w:t>Wozniak</w:t>
              </w:r>
            </w:ins>
            <w:r>
              <w:rPr>
                <w:rFonts w:ascii="Times New Roman" w:hAnsi="Times New Roman" w:cs="Times New Roman"/>
              </w:rPr>
              <w:t>_202</w:t>
            </w:r>
            <w:del w:id="1745" w:author="蔡振辛 [2]" w:date="2026-09-24T21:08:47Z">
              <w:r>
                <w:rPr>
                  <w:rFonts w:ascii="Times New Roman" w:hAnsi="Times New Roman" w:cs="Times New Roman"/>
                </w:rPr>
                <w:delText>4</w:delText>
              </w:r>
            </w:del>
            <w:ins w:id="1746" w:author="蔡振辛 [2]" w:date="2026-09-24T21:08:47Z">
              <w:r>
                <w:rPr>
                  <w:rFonts w:ascii="Times New Roman" w:hAnsi="Times New Roman" w:cs="Times New Roman"/>
                </w:rPr>
                <w:t>0</w:t>
              </w:r>
            </w:ins>
            <w:r>
              <w:rPr>
                <w:rFonts w:ascii="Times New Roman" w:hAnsi="Times New Roman" w:cs="Times New Roman"/>
              </w:rPr>
              <w:t>_P</w:t>
            </w:r>
            <w:del w:id="1747" w:author="蔡振辛 [2]" w:date="2026-09-24T21:08:47Z">
              <w:r>
                <w:rPr>
                  <w:rFonts w:ascii="Times New Roman" w:hAnsi="Times New Roman" w:cs="Times New Roman"/>
                </w:rPr>
                <w:delText>sychJ</w:delText>
              </w:r>
            </w:del>
            <w:ins w:id="1748" w:author="蔡振辛 [2]" w:date="2026-09-24T21:08:47Z">
              <w:r>
                <w:rPr>
                  <w:rFonts w:ascii="Times New Roman" w:hAnsi="Times New Roman" w:cs="Times New Roman"/>
                </w:rPr>
                <w:t>LOS</w:t>
              </w:r>
            </w:ins>
          </w:p>
        </w:tc>
        <w:tc>
          <w:tcPr>
            <w:tcW w:w="545" w:type="pct"/>
            <w:vAlign w:val="center"/>
          </w:tcPr>
          <w:p w14:paraId="2211C02E">
            <w:pPr>
              <w:jc w:val="center"/>
              <w:rPr>
                <w:rFonts w:ascii="Times New Roman" w:hAnsi="Times New Roman" w:cs="Times New Roman"/>
              </w:rPr>
            </w:pPr>
            <w:del w:id="1749" w:author="蔡振辛 [2]" w:date="2026-09-24T21:08:47Z">
              <w:r>
                <w:rPr>
                  <w:rFonts w:ascii="Times New Roman" w:hAnsi="Times New Roman" w:cs="Times New Roman"/>
                </w:rPr>
                <w:delText>Zhang</w:delText>
              </w:r>
            </w:del>
            <w:ins w:id="1750" w:author="蔡振辛 [2]" w:date="2026-09-24T21:08:47Z">
              <w:r>
                <w:rPr>
                  <w:rFonts w:ascii="Times New Roman" w:hAnsi="Times New Roman" w:cs="Times New Roman"/>
                </w:rPr>
                <w:t>Wozniak</w:t>
              </w:r>
            </w:ins>
            <w:r>
              <w:rPr>
                <w:rFonts w:ascii="Times New Roman" w:hAnsi="Times New Roman" w:cs="Times New Roman"/>
              </w:rPr>
              <w:t xml:space="preserve"> et al.</w:t>
            </w:r>
            <w:del w:id="1751" w:author="蔡振辛 [2]" w:date="2026-09-24T21:08:47Z">
              <w:r>
                <w:rPr>
                  <w:rFonts w:ascii="Times New Roman" w:hAnsi="Times New Roman" w:cs="Times New Roman"/>
                </w:rPr>
                <w:delText> </w:delText>
              </w:r>
            </w:del>
            <w:ins w:id="1752" w:author="蔡振辛 [2]" w:date="2026-09-24T21:08:47Z">
              <w:r>
                <w:rPr>
                  <w:rFonts w:ascii="Times New Roman" w:hAnsi="Times New Roman" w:cs="Times New Roman"/>
                </w:rPr>
                <w:t xml:space="preserve"> </w:t>
              </w:r>
            </w:ins>
            <w:r>
              <w:rPr>
                <w:rFonts w:ascii="Times New Roman" w:hAnsi="Times New Roman" w:cs="Times New Roman"/>
              </w:rPr>
              <w:t>(202</w:t>
            </w:r>
            <w:del w:id="1753" w:author="蔡振辛 [2]" w:date="2026-09-24T21:08:47Z">
              <w:r>
                <w:rPr>
                  <w:rFonts w:ascii="Times New Roman" w:hAnsi="Times New Roman" w:cs="Times New Roman"/>
                </w:rPr>
                <w:delText>4</w:delText>
              </w:r>
            </w:del>
            <w:ins w:id="1754" w:author="蔡振辛 [2]" w:date="2026-09-24T21:08:47Z">
              <w:r>
                <w:rPr>
                  <w:rFonts w:ascii="Times New Roman" w:hAnsi="Times New Roman" w:cs="Times New Roman"/>
                </w:rPr>
                <w:t>0</w:t>
              </w:r>
            </w:ins>
            <w:r>
              <w:rPr>
                <w:rFonts w:ascii="Times New Roman" w:hAnsi="Times New Roman" w:cs="Times New Roman"/>
              </w:rPr>
              <w:t>)</w:t>
            </w:r>
          </w:p>
        </w:tc>
        <w:tc>
          <w:tcPr>
            <w:tcW w:w="250" w:type="pct"/>
            <w:vAlign w:val="center"/>
          </w:tcPr>
          <w:p w14:paraId="089A947A">
            <w:pPr>
              <w:jc w:val="center"/>
              <w:rPr>
                <w:rFonts w:ascii="Times New Roman" w:hAnsi="Times New Roman" w:cs="Times New Roman"/>
              </w:rPr>
            </w:pPr>
            <w:r>
              <w:rPr>
                <w:rFonts w:ascii="Times New Roman" w:hAnsi="Times New Roman" w:cs="Times New Roman"/>
              </w:rPr>
              <w:t>Exp1</w:t>
            </w:r>
          </w:p>
        </w:tc>
        <w:tc>
          <w:tcPr>
            <w:tcW w:w="341" w:type="pct"/>
            <w:vAlign w:val="center"/>
          </w:tcPr>
          <w:p w14:paraId="7E42541C">
            <w:pPr>
              <w:jc w:val="center"/>
              <w:rPr>
                <w:rFonts w:ascii="Times New Roman" w:hAnsi="Times New Roman" w:cs="Times New Roman"/>
              </w:rPr>
            </w:pPr>
            <w:del w:id="1755" w:author="蔡振辛 [2]" w:date="2026-09-24T21:08:47Z">
              <w:r>
                <w:rPr>
                  <w:rFonts w:ascii="Times New Roman" w:hAnsi="Times New Roman" w:cs="Times New Roman"/>
                </w:rPr>
                <w:delText>Chin</w:delText>
              </w:r>
            </w:del>
            <w:ins w:id="1756" w:author="蔡振辛 [2]" w:date="2026-09-24T21:08:47Z">
              <w:r>
                <w:rPr>
                  <w:rFonts w:ascii="Times New Roman" w:hAnsi="Times New Roman" w:cs="Times New Roman"/>
                </w:rPr>
                <w:t>Australi</w:t>
              </w:r>
            </w:ins>
            <w:r>
              <w:rPr>
                <w:rFonts w:ascii="Times New Roman" w:hAnsi="Times New Roman" w:cs="Times New Roman"/>
              </w:rPr>
              <w:t>a</w:t>
            </w:r>
          </w:p>
        </w:tc>
        <w:tc>
          <w:tcPr>
            <w:tcW w:w="374" w:type="pct"/>
            <w:vAlign w:val="center"/>
          </w:tcPr>
          <w:p w14:paraId="63E26750">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5D9ED17C">
            <w:pPr>
              <w:jc w:val="center"/>
              <w:rPr>
                <w:rFonts w:ascii="Times New Roman" w:hAnsi="Times New Roman" w:cs="Times New Roman"/>
              </w:rPr>
            </w:pPr>
            <w:ins w:id="1757" w:author="蔡振辛 [2]" w:date="2026-09-24T21:08:47Z">
              <w:r>
                <w:rPr>
                  <w:rFonts w:ascii="Times New Roman" w:hAnsi="Times New Roman" w:cs="Times New Roman"/>
                </w:rPr>
                <w:t>2</w:t>
              </w:r>
            </w:ins>
            <w:r>
              <w:rPr>
                <w:rFonts w:ascii="Times New Roman" w:hAnsi="Times New Roman" w:cs="Times New Roman"/>
              </w:rPr>
              <w:t>4</w:t>
            </w:r>
            <w:del w:id="1758" w:author="蔡振辛 [2]" w:date="2026-09-24T21:08:47Z">
              <w:r>
                <w:rPr>
                  <w:rFonts w:ascii="Times New Roman" w:hAnsi="Times New Roman" w:cs="Times New Roman"/>
                </w:rPr>
                <w:delText>3</w:delText>
              </w:r>
            </w:del>
            <w:r>
              <w:rPr>
                <w:rFonts w:ascii="Times New Roman" w:hAnsi="Times New Roman" w:cs="Times New Roman"/>
              </w:rPr>
              <w:t xml:space="preserve"> (</w:t>
            </w:r>
            <w:del w:id="1759" w:author="蔡振辛 [2]" w:date="2026-09-24T21:08:47Z">
              <w:r>
                <w:rPr>
                  <w:rFonts w:ascii="Times New Roman" w:hAnsi="Times New Roman" w:cs="Times New Roman"/>
                </w:rPr>
                <w:delText>///</w:delText>
              </w:r>
            </w:del>
            <w:ins w:id="1760" w:author="蔡振辛 [2]" w:date="2026-09-24T21:08:47Z">
              <w:r>
                <w:rPr>
                  <w:rFonts w:ascii="Times New Roman" w:hAnsi="Times New Roman" w:cs="Times New Roman"/>
                </w:rPr>
                <w:t>12/12</w:t>
              </w:r>
            </w:ins>
            <w:r>
              <w:rPr>
                <w:rFonts w:ascii="Times New Roman" w:hAnsi="Times New Roman" w:cs="Times New Roman"/>
              </w:rPr>
              <w:t>)</w:t>
            </w:r>
          </w:p>
        </w:tc>
        <w:tc>
          <w:tcPr>
            <w:tcW w:w="369" w:type="pct"/>
            <w:vAlign w:val="center"/>
          </w:tcPr>
          <w:p w14:paraId="78BD72AE">
            <w:pPr>
              <w:jc w:val="center"/>
              <w:rPr>
                <w:rFonts w:ascii="Times New Roman" w:hAnsi="Times New Roman" w:cs="Times New Roman"/>
              </w:rPr>
            </w:pPr>
            <w:del w:id="1761" w:author="蔡振辛 [2]" w:date="2026-09-24T21:08:47Z">
              <w:r>
                <w:rPr>
                  <w:rFonts w:ascii="Times New Roman" w:hAnsi="Times New Roman" w:cs="Times New Roman"/>
                </w:rPr>
                <w:delText>geometric shap</w:delText>
              </w:r>
            </w:del>
            <w:ins w:id="1762" w:author="蔡振辛 [2]" w:date="2026-09-24T21:08:47Z">
              <w:r>
                <w:rPr>
                  <w:rFonts w:ascii="Times New Roman" w:hAnsi="Times New Roman" w:cs="Times New Roman"/>
                </w:rPr>
                <w:t>fac</w:t>
              </w:r>
            </w:ins>
            <w:r>
              <w:rPr>
                <w:rFonts w:ascii="Times New Roman" w:hAnsi="Times New Roman" w:cs="Times New Roman"/>
              </w:rPr>
              <w:t>e</w:t>
            </w:r>
          </w:p>
        </w:tc>
        <w:tc>
          <w:tcPr>
            <w:tcW w:w="553" w:type="pct"/>
            <w:vAlign w:val="center"/>
          </w:tcPr>
          <w:p w14:paraId="2A211A95">
            <w:pPr>
              <w:jc w:val="center"/>
              <w:rPr>
                <w:rFonts w:ascii="Times New Roman" w:hAnsi="Times New Roman" w:cs="Times New Roman"/>
              </w:rPr>
            </w:pPr>
            <w:r>
              <w:rPr>
                <w:rFonts w:ascii="Times New Roman" w:hAnsi="Times New Roman" w:cs="Times New Roman"/>
              </w:rPr>
              <w:t>2</w:t>
            </w:r>
            <w:del w:id="1763" w:author="蔡振辛 [2]" w:date="2026-09-24T21:08:47Z">
              <w:r>
                <w:rPr>
                  <w:rFonts w:ascii="Times New Roman" w:hAnsi="Times New Roman" w:cs="Times New Roman"/>
                </w:rPr>
                <w:delText>16</w:delText>
              </w:r>
            </w:del>
            <w:ins w:id="1764" w:author="蔡振辛 [2]" w:date="2026-09-24T21:08:47Z">
              <w:r>
                <w:rPr>
                  <w:rFonts w:ascii="Times New Roman" w:hAnsi="Times New Roman" w:cs="Times New Roman"/>
                </w:rPr>
                <w:t>70</w:t>
              </w:r>
            </w:ins>
          </w:p>
        </w:tc>
        <w:tc>
          <w:tcPr>
            <w:tcW w:w="337" w:type="pct"/>
            <w:vAlign w:val="center"/>
          </w:tcPr>
          <w:p w14:paraId="3787F637">
            <w:pPr>
              <w:jc w:val="center"/>
              <w:rPr>
                <w:rFonts w:ascii="Times New Roman" w:hAnsi="Times New Roman" w:cs="Times New Roman"/>
              </w:rPr>
            </w:pPr>
            <w:r>
              <w:rPr>
                <w:rFonts w:ascii="Times New Roman" w:hAnsi="Times New Roman" w:cs="Times New Roman"/>
              </w:rPr>
              <w:t>NA</w:t>
            </w:r>
          </w:p>
        </w:tc>
        <w:tc>
          <w:tcPr>
            <w:tcW w:w="525" w:type="pct"/>
            <w:vAlign w:val="center"/>
          </w:tcPr>
          <w:p w14:paraId="18ADBC7C">
            <w:pPr>
              <w:jc w:val="center"/>
              <w:rPr>
                <w:rFonts w:ascii="Times New Roman" w:hAnsi="Times New Roman" w:cs="Times New Roman"/>
              </w:rPr>
            </w:pPr>
            <w:r>
              <w:rPr>
                <w:rFonts w:ascii="Times New Roman" w:hAnsi="Times New Roman" w:cs="Times New Roman"/>
              </w:rPr>
              <w:t>Lab Experiment</w:t>
            </w:r>
          </w:p>
        </w:tc>
      </w:tr>
      <w:tr w14:paraId="71938703">
        <w:tblPrEx>
          <w:tblCellMar>
            <w:top w:w="0" w:type="dxa"/>
            <w:left w:w="108" w:type="dxa"/>
            <w:bottom w:w="0" w:type="dxa"/>
            <w:right w:w="108" w:type="dxa"/>
          </w:tblCellMar>
        </w:tblPrEx>
        <w:trPr>
          <w:cantSplit/>
        </w:trPr>
        <w:tc>
          <w:tcPr>
            <w:tcW w:w="234" w:type="pct"/>
            <w:vAlign w:val="center"/>
          </w:tcPr>
          <w:p w14:paraId="27E94E38">
            <w:pPr>
              <w:jc w:val="center"/>
              <w:rPr>
                <w:rFonts w:ascii="Times New Roman" w:hAnsi="Times New Roman" w:cs="Times New Roman"/>
              </w:rPr>
            </w:pPr>
            <w:r>
              <w:rPr>
                <w:rFonts w:ascii="Times New Roman" w:hAnsi="Times New Roman" w:cs="Times New Roman"/>
              </w:rPr>
              <w:t>92</w:t>
            </w:r>
          </w:p>
        </w:tc>
        <w:tc>
          <w:tcPr>
            <w:tcW w:w="1103" w:type="pct"/>
            <w:vAlign w:val="center"/>
          </w:tcPr>
          <w:p w14:paraId="2940C6BF">
            <w:pPr>
              <w:jc w:val="center"/>
              <w:rPr>
                <w:rFonts w:ascii="Times New Roman" w:hAnsi="Times New Roman" w:cs="Times New Roman"/>
              </w:rPr>
            </w:pPr>
            <w:del w:id="1765" w:author="蔡振辛 [2]" w:date="2026-09-24T21:08:47Z">
              <w:r>
                <w:rPr>
                  <w:rFonts w:ascii="Times New Roman" w:hAnsi="Times New Roman" w:cs="Times New Roman"/>
                </w:rPr>
                <w:delText>Zhang</w:delText>
              </w:r>
            </w:del>
            <w:ins w:id="1766" w:author="蔡振辛 [2]" w:date="2026-09-24T21:08:47Z">
              <w:r>
                <w:rPr>
                  <w:rFonts w:ascii="Times New Roman" w:hAnsi="Times New Roman" w:cs="Times New Roman"/>
                </w:rPr>
                <w:t>Wozniak</w:t>
              </w:r>
            </w:ins>
            <w:r>
              <w:rPr>
                <w:rFonts w:ascii="Times New Roman" w:hAnsi="Times New Roman" w:cs="Times New Roman"/>
              </w:rPr>
              <w:t>_202</w:t>
            </w:r>
            <w:del w:id="1767" w:author="蔡振辛 [2]" w:date="2026-09-24T21:08:47Z">
              <w:r>
                <w:rPr>
                  <w:rFonts w:ascii="Times New Roman" w:hAnsi="Times New Roman" w:cs="Times New Roman"/>
                </w:rPr>
                <w:delText>4</w:delText>
              </w:r>
            </w:del>
            <w:ins w:id="1768" w:author="蔡振辛 [2]" w:date="2026-09-24T21:08:47Z">
              <w:r>
                <w:rPr>
                  <w:rFonts w:ascii="Times New Roman" w:hAnsi="Times New Roman" w:cs="Times New Roman"/>
                </w:rPr>
                <w:t>0</w:t>
              </w:r>
            </w:ins>
            <w:r>
              <w:rPr>
                <w:rFonts w:ascii="Times New Roman" w:hAnsi="Times New Roman" w:cs="Times New Roman"/>
              </w:rPr>
              <w:t>_P</w:t>
            </w:r>
            <w:del w:id="1769" w:author="蔡振辛 [2]" w:date="2026-09-24T21:08:47Z">
              <w:r>
                <w:rPr>
                  <w:rFonts w:ascii="Times New Roman" w:hAnsi="Times New Roman" w:cs="Times New Roman"/>
                </w:rPr>
                <w:delText>sychJ</w:delText>
              </w:r>
            </w:del>
            <w:ins w:id="1770" w:author="蔡振辛 [2]" w:date="2026-09-24T21:08:47Z">
              <w:r>
                <w:rPr>
                  <w:rFonts w:ascii="Times New Roman" w:hAnsi="Times New Roman" w:cs="Times New Roman"/>
                </w:rPr>
                <w:t>LOS</w:t>
              </w:r>
            </w:ins>
          </w:p>
        </w:tc>
        <w:tc>
          <w:tcPr>
            <w:tcW w:w="545" w:type="pct"/>
            <w:vAlign w:val="center"/>
          </w:tcPr>
          <w:p w14:paraId="3C0B443D">
            <w:pPr>
              <w:jc w:val="center"/>
              <w:rPr>
                <w:rFonts w:ascii="Times New Roman" w:hAnsi="Times New Roman" w:cs="Times New Roman"/>
              </w:rPr>
            </w:pPr>
            <w:del w:id="1771" w:author="蔡振辛 [2]" w:date="2026-09-24T21:08:47Z">
              <w:r>
                <w:rPr>
                  <w:rFonts w:ascii="Times New Roman" w:hAnsi="Times New Roman" w:cs="Times New Roman"/>
                </w:rPr>
                <w:delText>Zhang</w:delText>
              </w:r>
            </w:del>
            <w:ins w:id="1772" w:author="蔡振辛 [2]" w:date="2026-09-24T21:08:47Z">
              <w:r>
                <w:rPr>
                  <w:rFonts w:ascii="Times New Roman" w:hAnsi="Times New Roman" w:cs="Times New Roman"/>
                </w:rPr>
                <w:t>Wo</w:t>
              </w:r>
            </w:ins>
            <w:ins w:id="1773" w:author="蔡振辛 [2]" w:date="2026-09-24T21:08:48Z">
              <w:r>
                <w:rPr>
                  <w:rFonts w:ascii="Times New Roman" w:hAnsi="Times New Roman" w:cs="Times New Roman"/>
                </w:rPr>
                <w:t>zniak</w:t>
              </w:r>
            </w:ins>
            <w:r>
              <w:rPr>
                <w:rFonts w:ascii="Times New Roman" w:hAnsi="Times New Roman" w:cs="Times New Roman"/>
              </w:rPr>
              <w:t xml:space="preserve"> et al.</w:t>
            </w:r>
            <w:del w:id="1774" w:author="蔡振辛 [2]" w:date="2026-09-24T21:08:48Z">
              <w:r>
                <w:rPr>
                  <w:rFonts w:ascii="Times New Roman" w:hAnsi="Times New Roman" w:cs="Times New Roman"/>
                </w:rPr>
                <w:delText> </w:delText>
              </w:r>
            </w:del>
            <w:ins w:id="1775" w:author="蔡振辛 [2]" w:date="2026-09-24T21:08:48Z">
              <w:r>
                <w:rPr>
                  <w:rFonts w:ascii="Times New Roman" w:hAnsi="Times New Roman" w:cs="Times New Roman"/>
                </w:rPr>
                <w:t xml:space="preserve"> </w:t>
              </w:r>
            </w:ins>
            <w:r>
              <w:rPr>
                <w:rFonts w:ascii="Times New Roman" w:hAnsi="Times New Roman" w:cs="Times New Roman"/>
              </w:rPr>
              <w:t>(202</w:t>
            </w:r>
            <w:del w:id="1776" w:author="蔡振辛 [2]" w:date="2026-09-24T21:08:48Z">
              <w:r>
                <w:rPr>
                  <w:rFonts w:ascii="Times New Roman" w:hAnsi="Times New Roman" w:cs="Times New Roman"/>
                </w:rPr>
                <w:delText>4</w:delText>
              </w:r>
            </w:del>
            <w:ins w:id="1777" w:author="蔡振辛 [2]" w:date="2026-09-24T21:08:48Z">
              <w:r>
                <w:rPr>
                  <w:rFonts w:ascii="Times New Roman" w:hAnsi="Times New Roman" w:cs="Times New Roman"/>
                </w:rPr>
                <w:t>0</w:t>
              </w:r>
            </w:ins>
            <w:r>
              <w:rPr>
                <w:rFonts w:ascii="Times New Roman" w:hAnsi="Times New Roman" w:cs="Times New Roman"/>
              </w:rPr>
              <w:t>)</w:t>
            </w:r>
          </w:p>
        </w:tc>
        <w:tc>
          <w:tcPr>
            <w:tcW w:w="250" w:type="pct"/>
            <w:vAlign w:val="center"/>
          </w:tcPr>
          <w:p w14:paraId="488010FD">
            <w:pPr>
              <w:jc w:val="center"/>
              <w:rPr>
                <w:rFonts w:ascii="Times New Roman" w:hAnsi="Times New Roman" w:cs="Times New Roman"/>
              </w:rPr>
            </w:pPr>
            <w:r>
              <w:rPr>
                <w:rFonts w:ascii="Times New Roman" w:hAnsi="Times New Roman" w:cs="Times New Roman"/>
              </w:rPr>
              <w:t>Exp2</w:t>
            </w:r>
          </w:p>
        </w:tc>
        <w:tc>
          <w:tcPr>
            <w:tcW w:w="341" w:type="pct"/>
            <w:vAlign w:val="center"/>
          </w:tcPr>
          <w:p w14:paraId="057FD12D">
            <w:pPr>
              <w:jc w:val="center"/>
              <w:rPr>
                <w:rFonts w:ascii="Times New Roman" w:hAnsi="Times New Roman" w:cs="Times New Roman"/>
              </w:rPr>
            </w:pPr>
            <w:del w:id="1778" w:author="蔡振辛 [2]" w:date="2026-09-24T21:08:48Z">
              <w:r>
                <w:rPr>
                  <w:rFonts w:ascii="Times New Roman" w:hAnsi="Times New Roman" w:cs="Times New Roman"/>
                </w:rPr>
                <w:delText>Chin</w:delText>
              </w:r>
            </w:del>
            <w:ins w:id="1779" w:author="蔡振辛 [2]" w:date="2026-09-24T21:08:48Z">
              <w:r>
                <w:rPr>
                  <w:rFonts w:ascii="Times New Roman" w:hAnsi="Times New Roman" w:cs="Times New Roman"/>
                </w:rPr>
                <w:t>Australi</w:t>
              </w:r>
            </w:ins>
            <w:r>
              <w:rPr>
                <w:rFonts w:ascii="Times New Roman" w:hAnsi="Times New Roman" w:cs="Times New Roman"/>
              </w:rPr>
              <w:t>a</w:t>
            </w:r>
          </w:p>
        </w:tc>
        <w:tc>
          <w:tcPr>
            <w:tcW w:w="374" w:type="pct"/>
            <w:vAlign w:val="center"/>
          </w:tcPr>
          <w:p w14:paraId="02621E38">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4129E623">
            <w:pPr>
              <w:jc w:val="center"/>
              <w:rPr>
                <w:rFonts w:ascii="Times New Roman" w:hAnsi="Times New Roman" w:cs="Times New Roman"/>
              </w:rPr>
            </w:pPr>
            <w:del w:id="1780" w:author="蔡振辛 [2]" w:date="2026-09-24T21:08:48Z">
              <w:r>
                <w:rPr>
                  <w:rFonts w:ascii="Times New Roman" w:hAnsi="Times New Roman" w:cs="Times New Roman"/>
                </w:rPr>
                <w:delText>36 (///</w:delText>
              </w:r>
            </w:del>
            <w:ins w:id="1781" w:author="蔡振辛 [2]" w:date="2026-09-24T21:08:48Z">
              <w:r>
                <w:rPr>
                  <w:rFonts w:ascii="Times New Roman" w:hAnsi="Times New Roman" w:cs="Times New Roman"/>
                </w:rPr>
                <w:t>24 (12/12</w:t>
              </w:r>
            </w:ins>
            <w:r>
              <w:rPr>
                <w:rFonts w:ascii="Times New Roman" w:hAnsi="Times New Roman" w:cs="Times New Roman"/>
              </w:rPr>
              <w:t>)</w:t>
            </w:r>
          </w:p>
        </w:tc>
        <w:tc>
          <w:tcPr>
            <w:tcW w:w="369" w:type="pct"/>
            <w:vAlign w:val="center"/>
          </w:tcPr>
          <w:p w14:paraId="2EB00E45">
            <w:pPr>
              <w:jc w:val="center"/>
              <w:rPr>
                <w:rFonts w:ascii="Times New Roman" w:hAnsi="Times New Roman" w:cs="Times New Roman"/>
              </w:rPr>
            </w:pPr>
            <w:del w:id="1782" w:author="蔡振辛 [2]" w:date="2026-09-24T21:08:48Z">
              <w:r>
                <w:rPr>
                  <w:rFonts w:ascii="Times New Roman" w:hAnsi="Times New Roman" w:cs="Times New Roman"/>
                </w:rPr>
                <w:delText>geometric shap</w:delText>
              </w:r>
            </w:del>
            <w:ins w:id="1783" w:author="蔡振辛 [2]" w:date="2026-09-24T21:08:48Z">
              <w:r>
                <w:rPr>
                  <w:rFonts w:ascii="Times New Roman" w:hAnsi="Times New Roman" w:cs="Times New Roman"/>
                </w:rPr>
                <w:t>fac</w:t>
              </w:r>
            </w:ins>
            <w:r>
              <w:rPr>
                <w:rFonts w:ascii="Times New Roman" w:hAnsi="Times New Roman" w:cs="Times New Roman"/>
              </w:rPr>
              <w:t>e</w:t>
            </w:r>
          </w:p>
        </w:tc>
        <w:tc>
          <w:tcPr>
            <w:tcW w:w="553" w:type="pct"/>
            <w:vAlign w:val="center"/>
          </w:tcPr>
          <w:p w14:paraId="2CBB6324">
            <w:pPr>
              <w:jc w:val="center"/>
              <w:rPr>
                <w:rFonts w:ascii="Times New Roman" w:hAnsi="Times New Roman" w:cs="Times New Roman"/>
              </w:rPr>
            </w:pPr>
            <w:del w:id="1784" w:author="蔡振辛 [2]" w:date="2026-09-24T21:08:48Z">
              <w:r>
                <w:rPr>
                  <w:rFonts w:ascii="Times New Roman" w:hAnsi="Times New Roman" w:cs="Times New Roman"/>
                </w:rPr>
                <w:delText>1</w:delText>
              </w:r>
            </w:del>
            <w:r>
              <w:rPr>
                <w:rFonts w:ascii="Times New Roman" w:hAnsi="Times New Roman" w:cs="Times New Roman"/>
              </w:rPr>
              <w:t>2</w:t>
            </w:r>
            <w:ins w:id="1785" w:author="蔡振辛 [2]" w:date="2026-09-24T21:08:48Z">
              <w:r>
                <w:rPr>
                  <w:rFonts w:ascii="Times New Roman" w:hAnsi="Times New Roman" w:cs="Times New Roman"/>
                </w:rPr>
                <w:t>7</w:t>
              </w:r>
            </w:ins>
            <w:r>
              <w:rPr>
                <w:rFonts w:ascii="Times New Roman" w:hAnsi="Times New Roman" w:cs="Times New Roman"/>
              </w:rPr>
              <w:t>0</w:t>
            </w:r>
          </w:p>
        </w:tc>
        <w:tc>
          <w:tcPr>
            <w:tcW w:w="337" w:type="pct"/>
            <w:vAlign w:val="center"/>
          </w:tcPr>
          <w:p w14:paraId="52D22736">
            <w:pPr>
              <w:jc w:val="center"/>
              <w:rPr>
                <w:rFonts w:ascii="Times New Roman" w:hAnsi="Times New Roman" w:cs="Times New Roman"/>
              </w:rPr>
            </w:pPr>
            <w:r>
              <w:rPr>
                <w:rFonts w:ascii="Times New Roman" w:hAnsi="Times New Roman" w:cs="Times New Roman"/>
              </w:rPr>
              <w:t>NA</w:t>
            </w:r>
          </w:p>
        </w:tc>
        <w:tc>
          <w:tcPr>
            <w:tcW w:w="525" w:type="pct"/>
            <w:vAlign w:val="center"/>
          </w:tcPr>
          <w:p w14:paraId="3C08DF95">
            <w:pPr>
              <w:jc w:val="center"/>
              <w:rPr>
                <w:rFonts w:ascii="Times New Roman" w:hAnsi="Times New Roman" w:cs="Times New Roman"/>
              </w:rPr>
            </w:pPr>
            <w:r>
              <w:rPr>
                <w:rFonts w:ascii="Times New Roman" w:hAnsi="Times New Roman" w:cs="Times New Roman"/>
              </w:rPr>
              <w:t>Lab Experiment</w:t>
            </w:r>
          </w:p>
        </w:tc>
      </w:tr>
      <w:tr w14:paraId="3EEF96D2">
        <w:tblPrEx>
          <w:tblCellMar>
            <w:top w:w="0" w:type="dxa"/>
            <w:left w:w="108" w:type="dxa"/>
            <w:bottom w:w="0" w:type="dxa"/>
            <w:right w:w="108" w:type="dxa"/>
          </w:tblCellMar>
        </w:tblPrEx>
        <w:trPr>
          <w:cantSplit/>
        </w:trPr>
        <w:tc>
          <w:tcPr>
            <w:tcW w:w="234" w:type="pct"/>
            <w:vAlign w:val="center"/>
          </w:tcPr>
          <w:p w14:paraId="6F1A0ED4">
            <w:pPr>
              <w:jc w:val="center"/>
              <w:rPr>
                <w:rFonts w:ascii="Times New Roman" w:hAnsi="Times New Roman" w:cs="Times New Roman"/>
              </w:rPr>
            </w:pPr>
            <w:r>
              <w:rPr>
                <w:rFonts w:ascii="Times New Roman" w:hAnsi="Times New Roman" w:cs="Times New Roman"/>
              </w:rPr>
              <w:t>93</w:t>
            </w:r>
          </w:p>
        </w:tc>
        <w:tc>
          <w:tcPr>
            <w:tcW w:w="1103" w:type="pct"/>
            <w:vAlign w:val="center"/>
          </w:tcPr>
          <w:p w14:paraId="2AE96B39">
            <w:pPr>
              <w:jc w:val="center"/>
              <w:rPr>
                <w:rFonts w:ascii="Times New Roman" w:hAnsi="Times New Roman" w:cs="Times New Roman"/>
              </w:rPr>
            </w:pPr>
            <w:del w:id="1786" w:author="蔡振辛 [2]" w:date="2026-09-24T21:08:48Z">
              <w:r>
                <w:rPr>
                  <w:rFonts w:ascii="Times New Roman" w:hAnsi="Times New Roman" w:cs="Times New Roman"/>
                </w:rPr>
                <w:delText>Zhang_2026_JNeur</w:delText>
              </w:r>
            </w:del>
            <w:ins w:id="1787" w:author="蔡振辛 [2]" w:date="2026-09-24T21:08:48Z">
              <w:r>
                <w:rPr>
                  <w:rFonts w:ascii="Times New Roman" w:hAnsi="Times New Roman" w:cs="Times New Roman"/>
                </w:rPr>
                <w:t>Wozniak_2020_PL</w:t>
              </w:r>
            </w:ins>
            <w:r>
              <w:rPr>
                <w:rFonts w:ascii="Times New Roman" w:hAnsi="Times New Roman" w:cs="Times New Roman"/>
              </w:rPr>
              <w:t>OS</w:t>
            </w:r>
            <w:del w:id="1788" w:author="蔡振辛 [2]" w:date="2026-09-24T21:08:48Z">
              <w:r>
                <w:rPr>
                  <w:rFonts w:ascii="Times New Roman" w:hAnsi="Times New Roman" w:cs="Times New Roman"/>
                </w:rPr>
                <w:delText>ci</w:delText>
              </w:r>
            </w:del>
          </w:p>
        </w:tc>
        <w:tc>
          <w:tcPr>
            <w:tcW w:w="545" w:type="pct"/>
            <w:vAlign w:val="center"/>
          </w:tcPr>
          <w:p w14:paraId="7E491D00">
            <w:pPr>
              <w:jc w:val="center"/>
              <w:rPr>
                <w:rFonts w:ascii="Times New Roman" w:hAnsi="Times New Roman" w:cs="Times New Roman"/>
              </w:rPr>
            </w:pPr>
            <w:del w:id="1789" w:author="蔡振辛 [2]" w:date="2026-09-24T21:08:48Z">
              <w:r>
                <w:rPr>
                  <w:rFonts w:ascii="Times New Roman" w:hAnsi="Times New Roman" w:cs="Times New Roman"/>
                </w:rPr>
                <w:delText>Zhang</w:delText>
              </w:r>
            </w:del>
            <w:ins w:id="1790" w:author="蔡振辛 [2]" w:date="2026-09-24T21:08:48Z">
              <w:r>
                <w:rPr>
                  <w:rFonts w:ascii="Times New Roman" w:hAnsi="Times New Roman" w:cs="Times New Roman"/>
                </w:rPr>
                <w:t>Wozniak et al.</w:t>
              </w:r>
            </w:ins>
            <w:r>
              <w:rPr>
                <w:rFonts w:ascii="Times New Roman" w:hAnsi="Times New Roman" w:cs="Times New Roman"/>
              </w:rPr>
              <w:t xml:space="preserve"> (202</w:t>
            </w:r>
            <w:del w:id="1791" w:author="蔡振辛 [2]" w:date="2026-09-24T21:08:48Z">
              <w:r>
                <w:rPr>
                  <w:rFonts w:ascii="Times New Roman" w:hAnsi="Times New Roman" w:cs="Times New Roman"/>
                </w:rPr>
                <w:delText>6</w:delText>
              </w:r>
            </w:del>
            <w:ins w:id="1792" w:author="蔡振辛 [2]" w:date="2026-09-24T21:08:48Z">
              <w:r>
                <w:rPr>
                  <w:rFonts w:ascii="Times New Roman" w:hAnsi="Times New Roman" w:cs="Times New Roman"/>
                </w:rPr>
                <w:t>0</w:t>
              </w:r>
            </w:ins>
            <w:r>
              <w:rPr>
                <w:rFonts w:ascii="Times New Roman" w:hAnsi="Times New Roman" w:cs="Times New Roman"/>
              </w:rPr>
              <w:t>)</w:t>
            </w:r>
          </w:p>
        </w:tc>
        <w:tc>
          <w:tcPr>
            <w:tcW w:w="250" w:type="pct"/>
            <w:vAlign w:val="center"/>
          </w:tcPr>
          <w:p w14:paraId="643676CF">
            <w:pPr>
              <w:jc w:val="center"/>
              <w:rPr>
                <w:rFonts w:ascii="Times New Roman" w:hAnsi="Times New Roman" w:cs="Times New Roman"/>
              </w:rPr>
            </w:pPr>
            <w:r>
              <w:rPr>
                <w:rFonts w:ascii="Times New Roman" w:hAnsi="Times New Roman" w:cs="Times New Roman"/>
              </w:rPr>
              <w:t>Exp</w:t>
            </w:r>
            <w:del w:id="1793" w:author="蔡振辛 [2]" w:date="2026-09-24T21:08:48Z">
              <w:r>
                <w:rPr>
                  <w:rFonts w:ascii="Times New Roman" w:hAnsi="Times New Roman" w:cs="Times New Roman"/>
                </w:rPr>
                <w:delText>1</w:delText>
              </w:r>
            </w:del>
            <w:ins w:id="1794" w:author="蔡振辛 [2]" w:date="2026-09-24T21:08:48Z">
              <w:r>
                <w:rPr>
                  <w:rFonts w:ascii="Times New Roman" w:hAnsi="Times New Roman" w:cs="Times New Roman"/>
                </w:rPr>
                <w:t>3</w:t>
              </w:r>
            </w:ins>
          </w:p>
        </w:tc>
        <w:tc>
          <w:tcPr>
            <w:tcW w:w="341" w:type="pct"/>
            <w:vAlign w:val="center"/>
          </w:tcPr>
          <w:p w14:paraId="18655EF1">
            <w:pPr>
              <w:jc w:val="center"/>
              <w:rPr>
                <w:rFonts w:ascii="Times New Roman" w:hAnsi="Times New Roman" w:cs="Times New Roman"/>
              </w:rPr>
            </w:pPr>
            <w:del w:id="1795" w:author="蔡振辛 [2]" w:date="2026-09-24T21:08:48Z">
              <w:r>
                <w:rPr>
                  <w:rFonts w:ascii="Times New Roman" w:hAnsi="Times New Roman" w:cs="Times New Roman"/>
                </w:rPr>
                <w:delText>Chin</w:delText>
              </w:r>
            </w:del>
            <w:ins w:id="1796" w:author="蔡振辛 [2]" w:date="2026-09-24T21:08:48Z">
              <w:r>
                <w:rPr>
                  <w:rFonts w:ascii="Times New Roman" w:hAnsi="Times New Roman" w:cs="Times New Roman"/>
                </w:rPr>
                <w:t>Australi</w:t>
              </w:r>
            </w:ins>
            <w:r>
              <w:rPr>
                <w:rFonts w:ascii="Times New Roman" w:hAnsi="Times New Roman" w:cs="Times New Roman"/>
              </w:rPr>
              <w:t>a</w:t>
            </w:r>
          </w:p>
        </w:tc>
        <w:tc>
          <w:tcPr>
            <w:tcW w:w="374" w:type="pct"/>
            <w:vAlign w:val="center"/>
          </w:tcPr>
          <w:p w14:paraId="3996C6E9">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40D6A78B">
            <w:pPr>
              <w:jc w:val="center"/>
              <w:rPr>
                <w:rFonts w:ascii="Times New Roman" w:hAnsi="Times New Roman" w:cs="Times New Roman"/>
              </w:rPr>
            </w:pPr>
            <w:del w:id="1797" w:author="蔡振辛 [2]" w:date="2026-09-24T21:08:48Z">
              <w:r>
                <w:rPr>
                  <w:rFonts w:ascii="Times New Roman" w:hAnsi="Times New Roman" w:cs="Times New Roman"/>
                </w:rPr>
                <w:delText>59 (27/3</w:delText>
              </w:r>
            </w:del>
            <w:ins w:id="1798" w:author="蔡振辛 [2]" w:date="2026-09-24T21:08:48Z">
              <w:r>
                <w:rPr>
                  <w:rFonts w:ascii="Times New Roman" w:hAnsi="Times New Roman" w:cs="Times New Roman"/>
                </w:rPr>
                <w:t>24 (12/1</w:t>
              </w:r>
            </w:ins>
            <w:r>
              <w:rPr>
                <w:rFonts w:ascii="Times New Roman" w:hAnsi="Times New Roman" w:cs="Times New Roman"/>
              </w:rPr>
              <w:t>2)</w:t>
            </w:r>
          </w:p>
        </w:tc>
        <w:tc>
          <w:tcPr>
            <w:tcW w:w="369" w:type="pct"/>
            <w:vAlign w:val="center"/>
          </w:tcPr>
          <w:p w14:paraId="07386660">
            <w:pPr>
              <w:jc w:val="center"/>
              <w:rPr>
                <w:rFonts w:ascii="Times New Roman" w:hAnsi="Times New Roman" w:cs="Times New Roman"/>
              </w:rPr>
            </w:pPr>
            <w:del w:id="1799" w:author="蔡振辛 [2]" w:date="2026-09-24T21:08:48Z">
              <w:r>
                <w:rPr>
                  <w:rFonts w:ascii="Times New Roman" w:hAnsi="Times New Roman" w:cs="Times New Roman"/>
                </w:rPr>
                <w:delText>geometric shap</w:delText>
              </w:r>
            </w:del>
            <w:ins w:id="1800" w:author="蔡振辛 [2]" w:date="2026-09-24T21:08:48Z">
              <w:r>
                <w:rPr>
                  <w:rFonts w:ascii="Times New Roman" w:hAnsi="Times New Roman" w:cs="Times New Roman"/>
                </w:rPr>
                <w:t>fac</w:t>
              </w:r>
            </w:ins>
            <w:r>
              <w:rPr>
                <w:rFonts w:ascii="Times New Roman" w:hAnsi="Times New Roman" w:cs="Times New Roman"/>
              </w:rPr>
              <w:t>e</w:t>
            </w:r>
          </w:p>
        </w:tc>
        <w:tc>
          <w:tcPr>
            <w:tcW w:w="553" w:type="pct"/>
            <w:vAlign w:val="center"/>
          </w:tcPr>
          <w:p w14:paraId="2A228BB2">
            <w:pPr>
              <w:jc w:val="center"/>
              <w:rPr>
                <w:rFonts w:ascii="Times New Roman" w:hAnsi="Times New Roman" w:cs="Times New Roman"/>
              </w:rPr>
            </w:pPr>
            <w:del w:id="1801" w:author="蔡振辛 [2]" w:date="2026-09-24T21:08:48Z">
              <w:r>
                <w:rPr>
                  <w:rFonts w:ascii="Times New Roman" w:hAnsi="Times New Roman" w:cs="Times New Roman"/>
                </w:rPr>
                <w:delText>450 (5 blocks x 90; incomplete blocks in 17 subjects)</w:delText>
              </w:r>
            </w:del>
            <w:ins w:id="1802" w:author="蔡振辛 [2]" w:date="2026-09-24T21:08:48Z">
              <w:r>
                <w:rPr>
                  <w:rFonts w:ascii="Times New Roman" w:hAnsi="Times New Roman" w:cs="Times New Roman"/>
                </w:rPr>
                <w:t>270</w:t>
              </w:r>
            </w:ins>
          </w:p>
        </w:tc>
        <w:tc>
          <w:tcPr>
            <w:tcW w:w="337" w:type="pct"/>
            <w:vAlign w:val="center"/>
          </w:tcPr>
          <w:p w14:paraId="45D5451D">
            <w:pPr>
              <w:jc w:val="center"/>
              <w:rPr>
                <w:rFonts w:ascii="Times New Roman" w:hAnsi="Times New Roman" w:cs="Times New Roman"/>
              </w:rPr>
            </w:pPr>
            <w:r>
              <w:rPr>
                <w:rFonts w:ascii="Times New Roman" w:hAnsi="Times New Roman" w:cs="Times New Roman"/>
              </w:rPr>
              <w:t>NA</w:t>
            </w:r>
          </w:p>
        </w:tc>
        <w:tc>
          <w:tcPr>
            <w:tcW w:w="525" w:type="pct"/>
            <w:vAlign w:val="center"/>
          </w:tcPr>
          <w:p w14:paraId="56A08F2F">
            <w:pPr>
              <w:jc w:val="center"/>
              <w:rPr>
                <w:rFonts w:ascii="Times New Roman" w:hAnsi="Times New Roman" w:cs="Times New Roman"/>
              </w:rPr>
            </w:pPr>
            <w:r>
              <w:rPr>
                <w:rFonts w:ascii="Times New Roman" w:hAnsi="Times New Roman" w:cs="Times New Roman"/>
              </w:rPr>
              <w:t>Lab Experiment</w:t>
            </w:r>
          </w:p>
        </w:tc>
      </w:tr>
      <w:tr w14:paraId="22852763">
        <w:tblPrEx>
          <w:tblCellMar>
            <w:top w:w="0" w:type="dxa"/>
            <w:left w:w="108" w:type="dxa"/>
            <w:bottom w:w="0" w:type="dxa"/>
            <w:right w:w="108" w:type="dxa"/>
          </w:tblCellMar>
        </w:tblPrEx>
        <w:trPr>
          <w:cantSplit/>
        </w:trPr>
        <w:tc>
          <w:tcPr>
            <w:tcW w:w="234" w:type="pct"/>
            <w:tcBorders>
              <w:bottom w:val="single" w:color="auto" w:sz="4" w:space="0"/>
            </w:tcBorders>
            <w:vAlign w:val="center"/>
          </w:tcPr>
          <w:p w14:paraId="1BE84B26">
            <w:pPr>
              <w:jc w:val="center"/>
              <w:rPr>
                <w:rFonts w:ascii="Times New Roman" w:hAnsi="Times New Roman" w:cs="Times New Roman"/>
              </w:rPr>
            </w:pPr>
            <w:r>
              <w:rPr>
                <w:rFonts w:ascii="Times New Roman" w:hAnsi="Times New Roman" w:cs="Times New Roman"/>
              </w:rPr>
              <w:t>94</w:t>
            </w:r>
          </w:p>
        </w:tc>
        <w:tc>
          <w:tcPr>
            <w:tcW w:w="1103" w:type="pct"/>
            <w:tcBorders>
              <w:bottom w:val="single" w:color="auto" w:sz="4" w:space="0"/>
            </w:tcBorders>
            <w:vAlign w:val="center"/>
          </w:tcPr>
          <w:p w14:paraId="735C63B6">
            <w:pPr>
              <w:jc w:val="center"/>
              <w:rPr>
                <w:rFonts w:ascii="Times New Roman" w:hAnsi="Times New Roman" w:cs="Times New Roman"/>
              </w:rPr>
            </w:pPr>
            <w:del w:id="1803" w:author="蔡振辛 [2]" w:date="2026-09-24T21:08:48Z">
              <w:r>
                <w:rPr>
                  <w:rFonts w:ascii="Times New Roman" w:hAnsi="Times New Roman" w:cs="Times New Roman"/>
                </w:rPr>
                <w:delText>Zhang_2026_JNeurosci</w:delText>
              </w:r>
            </w:del>
            <w:ins w:id="1804" w:author="蔡振辛 [2]" w:date="2026-09-24T21:08:48Z">
              <w:r>
                <w:rPr>
                  <w:rFonts w:ascii="Times New Roman" w:hAnsi="Times New Roman" w:cs="Times New Roman"/>
                </w:rPr>
                <w:t>Wozniak_2022_PsychRes</w:t>
              </w:r>
            </w:ins>
          </w:p>
        </w:tc>
        <w:tc>
          <w:tcPr>
            <w:tcW w:w="545" w:type="pct"/>
            <w:tcBorders>
              <w:bottom w:val="single" w:color="auto" w:sz="4" w:space="0"/>
            </w:tcBorders>
            <w:vAlign w:val="center"/>
          </w:tcPr>
          <w:p w14:paraId="00348679">
            <w:pPr>
              <w:jc w:val="center"/>
              <w:rPr>
                <w:rFonts w:ascii="Times New Roman" w:hAnsi="Times New Roman" w:cs="Times New Roman"/>
              </w:rPr>
            </w:pPr>
            <w:del w:id="1805" w:author="蔡振辛 [2]" w:date="2026-09-24T21:08:48Z">
              <w:r>
                <w:rPr>
                  <w:rFonts w:ascii="Times New Roman" w:hAnsi="Times New Roman" w:cs="Times New Roman"/>
                </w:rPr>
                <w:delText>Zhang</w:delText>
              </w:r>
            </w:del>
            <w:ins w:id="1806" w:author="蔡振辛 [2]" w:date="2026-09-24T21:08:48Z">
              <w:r>
                <w:rPr>
                  <w:rFonts w:ascii="Times New Roman" w:hAnsi="Times New Roman" w:cs="Times New Roman"/>
                </w:rPr>
                <w:t>Wozniak et al.</w:t>
              </w:r>
            </w:ins>
            <w:r>
              <w:rPr>
                <w:rFonts w:ascii="Times New Roman" w:hAnsi="Times New Roman" w:cs="Times New Roman"/>
              </w:rPr>
              <w:t xml:space="preserve"> (202</w:t>
            </w:r>
            <w:del w:id="1807" w:author="蔡振辛 [2]" w:date="2026-09-24T21:08:48Z">
              <w:r>
                <w:rPr>
                  <w:rFonts w:ascii="Times New Roman" w:hAnsi="Times New Roman" w:cs="Times New Roman"/>
                </w:rPr>
                <w:delText>6</w:delText>
              </w:r>
            </w:del>
            <w:ins w:id="1808" w:author="蔡振辛 [2]" w:date="2026-09-24T21:08:48Z">
              <w:r>
                <w:rPr>
                  <w:rFonts w:ascii="Times New Roman" w:hAnsi="Times New Roman" w:cs="Times New Roman"/>
                </w:rPr>
                <w:t>2</w:t>
              </w:r>
            </w:ins>
            <w:r>
              <w:rPr>
                <w:rFonts w:ascii="Times New Roman" w:hAnsi="Times New Roman" w:cs="Times New Roman"/>
              </w:rPr>
              <w:t>)</w:t>
            </w:r>
          </w:p>
        </w:tc>
        <w:tc>
          <w:tcPr>
            <w:tcW w:w="250" w:type="pct"/>
            <w:tcBorders>
              <w:bottom w:val="single" w:color="auto" w:sz="4" w:space="0"/>
            </w:tcBorders>
            <w:vAlign w:val="center"/>
          </w:tcPr>
          <w:p w14:paraId="0541AE8E">
            <w:pPr>
              <w:jc w:val="center"/>
              <w:rPr>
                <w:rFonts w:ascii="Times New Roman" w:hAnsi="Times New Roman" w:cs="Times New Roman"/>
              </w:rPr>
            </w:pPr>
            <w:r>
              <w:rPr>
                <w:rFonts w:ascii="Times New Roman" w:hAnsi="Times New Roman" w:cs="Times New Roman"/>
              </w:rPr>
              <w:t>Exp1</w:t>
            </w:r>
          </w:p>
        </w:tc>
        <w:tc>
          <w:tcPr>
            <w:tcW w:w="341" w:type="pct"/>
            <w:tcBorders>
              <w:bottom w:val="single" w:color="auto" w:sz="4" w:space="0"/>
            </w:tcBorders>
            <w:vAlign w:val="center"/>
          </w:tcPr>
          <w:p w14:paraId="5C1CC894">
            <w:pPr>
              <w:jc w:val="center"/>
              <w:rPr>
                <w:rFonts w:ascii="Times New Roman" w:hAnsi="Times New Roman" w:cs="Times New Roman"/>
              </w:rPr>
            </w:pPr>
            <w:del w:id="1809" w:author="蔡振辛 [2]" w:date="2026-09-24T21:08:48Z">
              <w:r>
                <w:rPr>
                  <w:rFonts w:ascii="Times New Roman" w:hAnsi="Times New Roman" w:cs="Times New Roman"/>
                </w:rPr>
                <w:delText>China</w:delText>
              </w:r>
            </w:del>
            <w:ins w:id="1810" w:author="蔡振辛 [2]" w:date="2026-09-24T21:08:48Z">
              <w:r>
                <w:rPr>
                  <w:rFonts w:ascii="Times New Roman" w:hAnsi="Times New Roman" w:cs="Times New Roman"/>
                </w:rPr>
                <w:t>Hungary</w:t>
              </w:r>
            </w:ins>
          </w:p>
        </w:tc>
        <w:tc>
          <w:tcPr>
            <w:tcW w:w="374" w:type="pct"/>
            <w:tcBorders>
              <w:bottom w:val="single" w:color="auto" w:sz="4" w:space="0"/>
            </w:tcBorders>
            <w:vAlign w:val="center"/>
          </w:tcPr>
          <w:p w14:paraId="46AE6FE9">
            <w:pPr>
              <w:jc w:val="center"/>
              <w:rPr>
                <w:rFonts w:ascii="Times New Roman" w:hAnsi="Times New Roman" w:cs="Times New Roman"/>
              </w:rPr>
            </w:pPr>
            <w:r>
              <w:rPr>
                <w:rFonts w:ascii="Times New Roman" w:hAnsi="Times New Roman" w:cs="Times New Roman"/>
              </w:rPr>
              <w:t>English</w:t>
            </w:r>
          </w:p>
        </w:tc>
        <w:tc>
          <w:tcPr>
            <w:tcW w:w="364" w:type="pct"/>
            <w:tcBorders>
              <w:bottom w:val="single" w:color="auto" w:sz="4" w:space="0"/>
            </w:tcBorders>
            <w:vAlign w:val="center"/>
          </w:tcPr>
          <w:p w14:paraId="6FEC44D9">
            <w:pPr>
              <w:jc w:val="center"/>
              <w:rPr>
                <w:rFonts w:ascii="Times New Roman" w:hAnsi="Times New Roman" w:cs="Times New Roman"/>
              </w:rPr>
            </w:pPr>
            <w:del w:id="1811" w:author="蔡振辛 [2]" w:date="2026-09-24T21:08:48Z">
              <w:r>
                <w:rPr>
                  <w:rFonts w:ascii="Times New Roman" w:hAnsi="Times New Roman" w:cs="Times New Roman"/>
                </w:rPr>
                <w:delText>32 (14/18</w:delText>
              </w:r>
            </w:del>
            <w:ins w:id="1812" w:author="蔡振辛 [2]" w:date="2026-09-24T21:08:48Z">
              <w:r>
                <w:rPr>
                  <w:rFonts w:ascii="Times New Roman" w:hAnsi="Times New Roman" w:cs="Times New Roman"/>
                </w:rPr>
                <w:t>18 (7/11</w:t>
              </w:r>
            </w:ins>
            <w:r>
              <w:rPr>
                <w:rFonts w:ascii="Times New Roman" w:hAnsi="Times New Roman" w:cs="Times New Roman"/>
              </w:rPr>
              <w:t>)</w:t>
            </w:r>
          </w:p>
        </w:tc>
        <w:tc>
          <w:tcPr>
            <w:tcW w:w="369" w:type="pct"/>
            <w:tcBorders>
              <w:bottom w:val="single" w:color="auto" w:sz="4" w:space="0"/>
            </w:tcBorders>
            <w:vAlign w:val="center"/>
          </w:tcPr>
          <w:p w14:paraId="5000CDDA">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color="auto" w:sz="4" w:space="0"/>
            </w:tcBorders>
            <w:vAlign w:val="center"/>
          </w:tcPr>
          <w:p w14:paraId="267B2CF1">
            <w:pPr>
              <w:jc w:val="center"/>
              <w:rPr>
                <w:rFonts w:ascii="Times New Roman" w:hAnsi="Times New Roman" w:cs="Times New Roman"/>
              </w:rPr>
            </w:pPr>
            <w:del w:id="1813" w:author="蔡振辛 [2]" w:date="2026-09-24T21:08:48Z">
              <w:r>
                <w:rPr>
                  <w:rFonts w:ascii="Times New Roman" w:hAnsi="Times New Roman" w:cs="Times New Roman"/>
                </w:rPr>
                <w:delText>450 (5 blocks x 90; incomplete blocks in 17 subjects)</w:delText>
              </w:r>
            </w:del>
            <w:ins w:id="1814" w:author="蔡振辛 [2]" w:date="2026-09-24T21:08:48Z">
              <w:r>
                <w:rPr>
                  <w:rFonts w:ascii="Times New Roman" w:hAnsi="Times New Roman" w:cs="Times New Roman"/>
                </w:rPr>
                <w:t>720</w:t>
              </w:r>
            </w:ins>
          </w:p>
        </w:tc>
        <w:tc>
          <w:tcPr>
            <w:tcW w:w="337" w:type="pct"/>
            <w:tcBorders>
              <w:bottom w:val="single" w:color="auto" w:sz="4" w:space="0"/>
            </w:tcBorders>
            <w:vAlign w:val="center"/>
          </w:tcPr>
          <w:p w14:paraId="75DC80C3">
            <w:pPr>
              <w:jc w:val="center"/>
              <w:rPr>
                <w:rFonts w:ascii="Times New Roman" w:hAnsi="Times New Roman" w:cs="Times New Roman"/>
              </w:rPr>
            </w:pPr>
            <w:del w:id="1815" w:author="蔡振辛 [2]" w:date="2026-09-24T21:08:48Z">
              <w:r>
                <w:rPr>
                  <w:rFonts w:ascii="Times New Roman" w:hAnsi="Times New Roman" w:cs="Times New Roman"/>
                </w:rPr>
                <w:delText>NA</w:delText>
              </w:r>
            </w:del>
            <w:ins w:id="1816" w:author="蔡振辛 [2]" w:date="2026-09-24T21:08:48Z">
              <w:r>
                <w:rPr>
                  <w:rFonts w:ascii="Times New Roman" w:hAnsi="Times New Roman" w:cs="Times New Roman"/>
                </w:rPr>
                <w:t>CC BY 4.0</w:t>
              </w:r>
            </w:ins>
          </w:p>
        </w:tc>
        <w:tc>
          <w:tcPr>
            <w:tcW w:w="525" w:type="pct"/>
            <w:tcBorders>
              <w:bottom w:val="single" w:color="auto" w:sz="4" w:space="0"/>
            </w:tcBorders>
            <w:vAlign w:val="center"/>
          </w:tcPr>
          <w:p w14:paraId="2FF192E1">
            <w:pPr>
              <w:jc w:val="center"/>
              <w:rPr>
                <w:rFonts w:ascii="Times New Roman" w:hAnsi="Times New Roman" w:cs="Times New Roman"/>
              </w:rPr>
            </w:pPr>
            <w:r>
              <w:rPr>
                <w:rFonts w:ascii="Times New Roman" w:hAnsi="Times New Roman" w:cs="Times New Roman"/>
              </w:rPr>
              <w:t>Lab Experiment</w:t>
            </w:r>
          </w:p>
        </w:tc>
      </w:tr>
      <w:tr w14:paraId="1EB99AB4">
        <w:tblPrEx>
          <w:tblCellMar>
            <w:top w:w="0" w:type="dxa"/>
            <w:left w:w="108" w:type="dxa"/>
            <w:bottom w:w="0" w:type="dxa"/>
            <w:right w:w="108" w:type="dxa"/>
          </w:tblCellMar>
        </w:tblPrEx>
        <w:trPr>
          <w:cantSplit/>
          <w:ins w:id="1817" w:author="蔡振辛 [2]" w:date="2026-09-24T21:08:48Z"/>
        </w:trPr>
        <w:tc>
          <w:tcPr>
            <w:tcW w:w="234" w:type="pct"/>
            <w:tcBorders>
              <w:bottom w:val="single" w:color="auto" w:sz="4" w:space="0"/>
            </w:tcBorders>
            <w:vAlign w:val="center"/>
          </w:tcPr>
          <w:p w14:paraId="452004E5">
            <w:pPr>
              <w:jc w:val="center"/>
              <w:rPr>
                <w:ins w:id="1818" w:author="蔡振辛 [2]" w:date="2026-09-24T21:08:48Z"/>
                <w:rFonts w:ascii="Times New Roman" w:hAnsi="Times New Roman" w:cs="Times New Roman"/>
              </w:rPr>
            </w:pPr>
            <w:ins w:id="1819" w:author="蔡振辛 [2]" w:date="2026-09-24T21:08:48Z">
              <w:r>
                <w:rPr>
                  <w:rFonts w:ascii="Times New Roman" w:hAnsi="Times New Roman" w:cs="Times New Roman"/>
                </w:rPr>
                <w:t>95</w:t>
              </w:r>
            </w:ins>
          </w:p>
        </w:tc>
        <w:tc>
          <w:tcPr>
            <w:tcW w:w="1103" w:type="pct"/>
            <w:tcBorders>
              <w:bottom w:val="single" w:color="auto" w:sz="4" w:space="0"/>
            </w:tcBorders>
            <w:vAlign w:val="center"/>
          </w:tcPr>
          <w:p w14:paraId="092B0E10">
            <w:pPr>
              <w:jc w:val="center"/>
              <w:rPr>
                <w:ins w:id="1820" w:author="蔡振辛 [2]" w:date="2026-09-24T21:08:48Z"/>
                <w:rFonts w:ascii="Times New Roman" w:hAnsi="Times New Roman" w:cs="Times New Roman"/>
              </w:rPr>
            </w:pPr>
            <w:ins w:id="1821" w:author="蔡振辛 [2]" w:date="2026-09-24T21:08:48Z">
              <w:r>
                <w:rPr>
                  <w:rFonts w:ascii="Times New Roman" w:hAnsi="Times New Roman" w:cs="Times New Roman"/>
                </w:rPr>
                <w:t>Wozniak_2022_PsychRes</w:t>
              </w:r>
            </w:ins>
          </w:p>
        </w:tc>
        <w:tc>
          <w:tcPr>
            <w:tcW w:w="545" w:type="pct"/>
            <w:tcBorders>
              <w:bottom w:val="single" w:color="auto" w:sz="4" w:space="0"/>
            </w:tcBorders>
            <w:vAlign w:val="center"/>
          </w:tcPr>
          <w:p w14:paraId="2B8D30B8">
            <w:pPr>
              <w:jc w:val="center"/>
              <w:rPr>
                <w:ins w:id="1822" w:author="蔡振辛 [2]" w:date="2026-09-24T21:08:48Z"/>
                <w:rFonts w:ascii="Times New Roman" w:hAnsi="Times New Roman" w:cs="Times New Roman"/>
              </w:rPr>
            </w:pPr>
            <w:ins w:id="1823" w:author="蔡振辛 [2]" w:date="2026-09-24T21:08:48Z">
              <w:r>
                <w:rPr>
                  <w:rFonts w:ascii="Times New Roman" w:hAnsi="Times New Roman" w:cs="Times New Roman"/>
                </w:rPr>
                <w:t>Wozniak et al. (2022)</w:t>
              </w:r>
            </w:ins>
          </w:p>
        </w:tc>
        <w:tc>
          <w:tcPr>
            <w:tcW w:w="250" w:type="pct"/>
            <w:tcBorders>
              <w:bottom w:val="single" w:color="auto" w:sz="4" w:space="0"/>
            </w:tcBorders>
            <w:vAlign w:val="center"/>
          </w:tcPr>
          <w:p w14:paraId="64579570">
            <w:pPr>
              <w:jc w:val="center"/>
              <w:rPr>
                <w:ins w:id="1824" w:author="蔡振辛 [2]" w:date="2026-09-24T21:08:48Z"/>
                <w:rFonts w:ascii="Times New Roman" w:hAnsi="Times New Roman" w:cs="Times New Roman"/>
              </w:rPr>
            </w:pPr>
            <w:ins w:id="1825" w:author="蔡振辛 [2]" w:date="2026-09-24T21:08:48Z">
              <w:r>
                <w:rPr>
                  <w:rFonts w:ascii="Times New Roman" w:hAnsi="Times New Roman" w:cs="Times New Roman"/>
                </w:rPr>
                <w:t>Exp2</w:t>
              </w:r>
            </w:ins>
          </w:p>
        </w:tc>
        <w:tc>
          <w:tcPr>
            <w:tcW w:w="341" w:type="pct"/>
            <w:tcBorders>
              <w:bottom w:val="single" w:color="auto" w:sz="4" w:space="0"/>
            </w:tcBorders>
            <w:vAlign w:val="center"/>
          </w:tcPr>
          <w:p w14:paraId="5E2FC042">
            <w:pPr>
              <w:jc w:val="center"/>
              <w:rPr>
                <w:ins w:id="1826" w:author="蔡振辛 [2]" w:date="2026-09-24T21:08:48Z"/>
                <w:rFonts w:ascii="Times New Roman" w:hAnsi="Times New Roman" w:cs="Times New Roman"/>
              </w:rPr>
            </w:pPr>
            <w:ins w:id="1827" w:author="蔡振辛 [2]" w:date="2026-09-24T21:08:48Z">
              <w:r>
                <w:rPr>
                  <w:rFonts w:ascii="Times New Roman" w:hAnsi="Times New Roman" w:cs="Times New Roman"/>
                </w:rPr>
                <w:t>Hungary</w:t>
              </w:r>
            </w:ins>
          </w:p>
        </w:tc>
        <w:tc>
          <w:tcPr>
            <w:tcW w:w="374" w:type="pct"/>
            <w:tcBorders>
              <w:bottom w:val="single" w:color="auto" w:sz="4" w:space="0"/>
            </w:tcBorders>
            <w:vAlign w:val="center"/>
          </w:tcPr>
          <w:p w14:paraId="73AFAA77">
            <w:pPr>
              <w:jc w:val="center"/>
              <w:rPr>
                <w:ins w:id="1828" w:author="蔡振辛 [2]" w:date="2026-09-24T21:08:48Z"/>
                <w:rFonts w:ascii="Times New Roman" w:hAnsi="Times New Roman" w:cs="Times New Roman"/>
              </w:rPr>
            </w:pPr>
            <w:ins w:id="1829" w:author="蔡振辛 [2]" w:date="2026-09-24T21:08:48Z">
              <w:r>
                <w:rPr>
                  <w:rFonts w:ascii="Times New Roman" w:hAnsi="Times New Roman" w:cs="Times New Roman"/>
                </w:rPr>
                <w:t>English</w:t>
              </w:r>
            </w:ins>
          </w:p>
        </w:tc>
        <w:tc>
          <w:tcPr>
            <w:tcW w:w="364" w:type="pct"/>
            <w:tcBorders>
              <w:bottom w:val="single" w:color="auto" w:sz="4" w:space="0"/>
            </w:tcBorders>
            <w:vAlign w:val="center"/>
          </w:tcPr>
          <w:p w14:paraId="30FD6CA3">
            <w:pPr>
              <w:jc w:val="center"/>
              <w:rPr>
                <w:ins w:id="1830" w:author="蔡振辛 [2]" w:date="2026-09-24T21:08:48Z"/>
                <w:rFonts w:ascii="Times New Roman" w:hAnsi="Times New Roman" w:cs="Times New Roman"/>
              </w:rPr>
            </w:pPr>
            <w:ins w:id="1831" w:author="蔡振辛 [2]" w:date="2026-09-24T21:08:48Z">
              <w:r>
                <w:rPr>
                  <w:rFonts w:ascii="Times New Roman" w:hAnsi="Times New Roman" w:cs="Times New Roman"/>
                </w:rPr>
                <w:t>18 (6/12)</w:t>
              </w:r>
            </w:ins>
          </w:p>
        </w:tc>
        <w:tc>
          <w:tcPr>
            <w:tcW w:w="369" w:type="pct"/>
            <w:tcBorders>
              <w:bottom w:val="single" w:color="auto" w:sz="4" w:space="0"/>
            </w:tcBorders>
            <w:vAlign w:val="center"/>
          </w:tcPr>
          <w:p w14:paraId="1BC4F703">
            <w:pPr>
              <w:jc w:val="center"/>
              <w:rPr>
                <w:ins w:id="1832" w:author="蔡振辛 [2]" w:date="2026-09-24T21:08:48Z"/>
                <w:rFonts w:ascii="Times New Roman" w:hAnsi="Times New Roman" w:cs="Times New Roman"/>
              </w:rPr>
            </w:pPr>
            <w:ins w:id="1833" w:author="蔡振辛 [2]" w:date="2026-09-24T21:08:48Z">
              <w:r>
                <w:rPr>
                  <w:rFonts w:ascii="Times New Roman" w:hAnsi="Times New Roman" w:cs="Times New Roman"/>
                </w:rPr>
                <w:t>geometric shape</w:t>
              </w:r>
            </w:ins>
          </w:p>
        </w:tc>
        <w:tc>
          <w:tcPr>
            <w:tcW w:w="553" w:type="pct"/>
            <w:tcBorders>
              <w:bottom w:val="single" w:color="auto" w:sz="4" w:space="0"/>
            </w:tcBorders>
            <w:vAlign w:val="center"/>
          </w:tcPr>
          <w:p w14:paraId="59F43BE5">
            <w:pPr>
              <w:jc w:val="center"/>
              <w:rPr>
                <w:ins w:id="1834" w:author="蔡振辛 [2]" w:date="2026-09-24T21:08:48Z"/>
                <w:rFonts w:ascii="Times New Roman" w:hAnsi="Times New Roman" w:cs="Times New Roman"/>
              </w:rPr>
            </w:pPr>
            <w:ins w:id="1835" w:author="蔡振辛 [2]" w:date="2026-09-24T21:08:48Z">
              <w:r>
                <w:rPr>
                  <w:rFonts w:ascii="Times New Roman" w:hAnsi="Times New Roman" w:cs="Times New Roman"/>
                </w:rPr>
                <w:t>720</w:t>
              </w:r>
            </w:ins>
          </w:p>
        </w:tc>
        <w:tc>
          <w:tcPr>
            <w:tcW w:w="337" w:type="pct"/>
            <w:tcBorders>
              <w:bottom w:val="single" w:color="auto" w:sz="4" w:space="0"/>
            </w:tcBorders>
            <w:vAlign w:val="center"/>
          </w:tcPr>
          <w:p w14:paraId="00F8C6BF">
            <w:pPr>
              <w:jc w:val="center"/>
              <w:rPr>
                <w:ins w:id="1836" w:author="蔡振辛 [2]" w:date="2026-09-24T21:08:48Z"/>
                <w:rFonts w:ascii="Times New Roman" w:hAnsi="Times New Roman" w:cs="Times New Roman"/>
              </w:rPr>
            </w:pPr>
            <w:ins w:id="1837" w:author="蔡振辛 [2]" w:date="2026-09-24T21:08:48Z">
              <w:r>
                <w:rPr>
                  <w:rFonts w:ascii="Times New Roman" w:hAnsi="Times New Roman" w:cs="Times New Roman"/>
                </w:rPr>
                <w:t>CC BY 4.0</w:t>
              </w:r>
            </w:ins>
          </w:p>
        </w:tc>
        <w:tc>
          <w:tcPr>
            <w:tcW w:w="525" w:type="pct"/>
            <w:tcBorders>
              <w:bottom w:val="single" w:color="auto" w:sz="4" w:space="0"/>
            </w:tcBorders>
            <w:vAlign w:val="center"/>
          </w:tcPr>
          <w:p w14:paraId="5B7AF425">
            <w:pPr>
              <w:jc w:val="center"/>
              <w:rPr>
                <w:ins w:id="1838" w:author="蔡振辛 [2]" w:date="2026-09-24T21:08:48Z"/>
                <w:rFonts w:ascii="Times New Roman" w:hAnsi="Times New Roman" w:cs="Times New Roman"/>
              </w:rPr>
            </w:pPr>
            <w:ins w:id="1839" w:author="蔡振辛 [2]" w:date="2026-09-24T21:08:48Z">
              <w:r>
                <w:rPr>
                  <w:rFonts w:ascii="Times New Roman" w:hAnsi="Times New Roman" w:cs="Times New Roman"/>
                </w:rPr>
                <w:t>Lab Experiment</w:t>
              </w:r>
            </w:ins>
          </w:p>
        </w:tc>
      </w:tr>
      <w:tr w14:paraId="05BB6871">
        <w:tblPrEx>
          <w:tblCellMar>
            <w:top w:w="0" w:type="dxa"/>
            <w:left w:w="108" w:type="dxa"/>
            <w:bottom w:w="0" w:type="dxa"/>
            <w:right w:w="108" w:type="dxa"/>
          </w:tblCellMar>
        </w:tblPrEx>
        <w:trPr>
          <w:cantSplit/>
          <w:ins w:id="1840" w:author="蔡振辛 [2]" w:date="2026-09-24T21:08:48Z"/>
        </w:trPr>
        <w:tc>
          <w:tcPr>
            <w:tcW w:w="234" w:type="pct"/>
            <w:tcBorders>
              <w:bottom w:val="single" w:color="auto" w:sz="4" w:space="0"/>
            </w:tcBorders>
            <w:vAlign w:val="center"/>
          </w:tcPr>
          <w:p w14:paraId="3B7498FB">
            <w:pPr>
              <w:jc w:val="center"/>
              <w:rPr>
                <w:ins w:id="1841" w:author="蔡振辛 [2]" w:date="2026-09-24T21:08:48Z"/>
                <w:rFonts w:ascii="Times New Roman" w:hAnsi="Times New Roman" w:cs="Times New Roman"/>
              </w:rPr>
            </w:pPr>
            <w:ins w:id="1842" w:author="蔡振辛 [2]" w:date="2026-09-24T21:08:48Z">
              <w:r>
                <w:rPr>
                  <w:rFonts w:ascii="Times New Roman" w:hAnsi="Times New Roman" w:cs="Times New Roman"/>
                </w:rPr>
                <w:t>96</w:t>
              </w:r>
            </w:ins>
          </w:p>
        </w:tc>
        <w:tc>
          <w:tcPr>
            <w:tcW w:w="1103" w:type="pct"/>
            <w:tcBorders>
              <w:bottom w:val="single" w:color="auto" w:sz="4" w:space="0"/>
            </w:tcBorders>
            <w:vAlign w:val="center"/>
          </w:tcPr>
          <w:p w14:paraId="180B0989">
            <w:pPr>
              <w:jc w:val="center"/>
              <w:rPr>
                <w:ins w:id="1843" w:author="蔡振辛 [2]" w:date="2026-09-24T21:08:48Z"/>
                <w:rFonts w:ascii="Times New Roman" w:hAnsi="Times New Roman" w:cs="Times New Roman"/>
              </w:rPr>
            </w:pPr>
            <w:ins w:id="1844" w:author="蔡振辛 [2]" w:date="2026-09-24T21:08:48Z">
              <w:r>
                <w:rPr>
                  <w:rFonts w:ascii="Times New Roman" w:hAnsi="Times New Roman" w:cs="Times New Roman"/>
                </w:rPr>
                <w:t>Wozniak_2022_PsychRes</w:t>
              </w:r>
            </w:ins>
          </w:p>
        </w:tc>
        <w:tc>
          <w:tcPr>
            <w:tcW w:w="545" w:type="pct"/>
            <w:tcBorders>
              <w:bottom w:val="single" w:color="auto" w:sz="4" w:space="0"/>
            </w:tcBorders>
            <w:vAlign w:val="center"/>
          </w:tcPr>
          <w:p w14:paraId="361702CE">
            <w:pPr>
              <w:jc w:val="center"/>
              <w:rPr>
                <w:ins w:id="1845" w:author="蔡振辛 [2]" w:date="2026-09-24T21:08:48Z"/>
                <w:rFonts w:ascii="Times New Roman" w:hAnsi="Times New Roman" w:cs="Times New Roman"/>
              </w:rPr>
            </w:pPr>
            <w:ins w:id="1846" w:author="蔡振辛 [2]" w:date="2026-09-24T21:08:48Z">
              <w:r>
                <w:rPr>
                  <w:rFonts w:ascii="Times New Roman" w:hAnsi="Times New Roman" w:cs="Times New Roman"/>
                </w:rPr>
                <w:t>Wozniak et al. (2022)</w:t>
              </w:r>
            </w:ins>
          </w:p>
        </w:tc>
        <w:tc>
          <w:tcPr>
            <w:tcW w:w="250" w:type="pct"/>
            <w:tcBorders>
              <w:bottom w:val="single" w:color="auto" w:sz="4" w:space="0"/>
            </w:tcBorders>
            <w:vAlign w:val="center"/>
          </w:tcPr>
          <w:p w14:paraId="11D795F6">
            <w:pPr>
              <w:jc w:val="center"/>
              <w:rPr>
                <w:ins w:id="1847" w:author="蔡振辛 [2]" w:date="2026-09-24T21:08:48Z"/>
                <w:rFonts w:ascii="Times New Roman" w:hAnsi="Times New Roman" w:cs="Times New Roman"/>
              </w:rPr>
            </w:pPr>
            <w:ins w:id="1848" w:author="蔡振辛 [2]" w:date="2026-09-24T21:08:48Z">
              <w:r>
                <w:rPr>
                  <w:rFonts w:ascii="Times New Roman" w:hAnsi="Times New Roman" w:cs="Times New Roman"/>
                </w:rPr>
                <w:t>Exp3</w:t>
              </w:r>
            </w:ins>
          </w:p>
        </w:tc>
        <w:tc>
          <w:tcPr>
            <w:tcW w:w="341" w:type="pct"/>
            <w:tcBorders>
              <w:bottom w:val="single" w:color="auto" w:sz="4" w:space="0"/>
            </w:tcBorders>
            <w:vAlign w:val="center"/>
          </w:tcPr>
          <w:p w14:paraId="4D8DB517">
            <w:pPr>
              <w:jc w:val="center"/>
              <w:rPr>
                <w:ins w:id="1849" w:author="蔡振辛 [2]" w:date="2026-09-24T21:08:48Z"/>
                <w:rFonts w:ascii="Times New Roman" w:hAnsi="Times New Roman" w:cs="Times New Roman"/>
              </w:rPr>
            </w:pPr>
            <w:ins w:id="1850" w:author="蔡振辛 [2]" w:date="2026-09-24T21:08:48Z">
              <w:r>
                <w:rPr>
                  <w:rFonts w:ascii="Times New Roman" w:hAnsi="Times New Roman" w:cs="Times New Roman"/>
                </w:rPr>
                <w:t>Hungary</w:t>
              </w:r>
            </w:ins>
          </w:p>
        </w:tc>
        <w:tc>
          <w:tcPr>
            <w:tcW w:w="374" w:type="pct"/>
            <w:tcBorders>
              <w:bottom w:val="single" w:color="auto" w:sz="4" w:space="0"/>
            </w:tcBorders>
            <w:vAlign w:val="center"/>
          </w:tcPr>
          <w:p w14:paraId="1039B283">
            <w:pPr>
              <w:jc w:val="center"/>
              <w:rPr>
                <w:ins w:id="1851" w:author="蔡振辛 [2]" w:date="2026-09-24T21:08:48Z"/>
                <w:rFonts w:ascii="Times New Roman" w:hAnsi="Times New Roman" w:cs="Times New Roman"/>
              </w:rPr>
            </w:pPr>
            <w:ins w:id="1852" w:author="蔡振辛 [2]" w:date="2026-09-24T21:08:48Z">
              <w:r>
                <w:rPr>
                  <w:rFonts w:ascii="Times New Roman" w:hAnsi="Times New Roman" w:cs="Times New Roman"/>
                </w:rPr>
                <w:t>English</w:t>
              </w:r>
            </w:ins>
          </w:p>
        </w:tc>
        <w:tc>
          <w:tcPr>
            <w:tcW w:w="364" w:type="pct"/>
            <w:tcBorders>
              <w:bottom w:val="single" w:color="auto" w:sz="4" w:space="0"/>
            </w:tcBorders>
            <w:vAlign w:val="center"/>
          </w:tcPr>
          <w:p w14:paraId="04E114DF">
            <w:pPr>
              <w:jc w:val="center"/>
              <w:rPr>
                <w:ins w:id="1853" w:author="蔡振辛 [2]" w:date="2026-09-24T21:08:48Z"/>
                <w:rFonts w:ascii="Times New Roman" w:hAnsi="Times New Roman" w:cs="Times New Roman"/>
              </w:rPr>
            </w:pPr>
            <w:ins w:id="1854" w:author="蔡振辛 [2]" w:date="2026-09-24T21:08:48Z">
              <w:r>
                <w:rPr>
                  <w:rFonts w:ascii="Times New Roman" w:hAnsi="Times New Roman" w:cs="Times New Roman"/>
                </w:rPr>
                <w:t>18 (0/18)</w:t>
              </w:r>
            </w:ins>
          </w:p>
        </w:tc>
        <w:tc>
          <w:tcPr>
            <w:tcW w:w="369" w:type="pct"/>
            <w:tcBorders>
              <w:bottom w:val="single" w:color="auto" w:sz="4" w:space="0"/>
            </w:tcBorders>
            <w:vAlign w:val="center"/>
          </w:tcPr>
          <w:p w14:paraId="559B205C">
            <w:pPr>
              <w:jc w:val="center"/>
              <w:rPr>
                <w:ins w:id="1855" w:author="蔡振辛 [2]" w:date="2026-09-24T21:08:48Z"/>
                <w:rFonts w:ascii="Times New Roman" w:hAnsi="Times New Roman" w:cs="Times New Roman"/>
              </w:rPr>
            </w:pPr>
            <w:ins w:id="1856" w:author="蔡振辛 [2]" w:date="2026-09-24T21:08:48Z">
              <w:r>
                <w:rPr>
                  <w:rFonts w:ascii="Times New Roman" w:hAnsi="Times New Roman" w:cs="Times New Roman"/>
                </w:rPr>
                <w:t>geometric shape</w:t>
              </w:r>
            </w:ins>
          </w:p>
        </w:tc>
        <w:tc>
          <w:tcPr>
            <w:tcW w:w="553" w:type="pct"/>
            <w:tcBorders>
              <w:bottom w:val="single" w:color="auto" w:sz="4" w:space="0"/>
            </w:tcBorders>
            <w:vAlign w:val="center"/>
          </w:tcPr>
          <w:p w14:paraId="38BF8648">
            <w:pPr>
              <w:jc w:val="center"/>
              <w:rPr>
                <w:ins w:id="1857" w:author="蔡振辛 [2]" w:date="2026-09-24T21:08:48Z"/>
                <w:rFonts w:ascii="Times New Roman" w:hAnsi="Times New Roman" w:cs="Times New Roman"/>
              </w:rPr>
            </w:pPr>
            <w:ins w:id="1858" w:author="蔡振辛 [2]" w:date="2026-09-24T21:08:48Z">
              <w:r>
                <w:rPr>
                  <w:rFonts w:ascii="Times New Roman" w:hAnsi="Times New Roman" w:cs="Times New Roman"/>
                </w:rPr>
                <w:t>720</w:t>
              </w:r>
            </w:ins>
          </w:p>
        </w:tc>
        <w:tc>
          <w:tcPr>
            <w:tcW w:w="337" w:type="pct"/>
            <w:tcBorders>
              <w:bottom w:val="single" w:color="auto" w:sz="4" w:space="0"/>
            </w:tcBorders>
            <w:vAlign w:val="center"/>
          </w:tcPr>
          <w:p w14:paraId="06D07A96">
            <w:pPr>
              <w:jc w:val="center"/>
              <w:rPr>
                <w:ins w:id="1859" w:author="蔡振辛 [2]" w:date="2026-09-24T21:08:48Z"/>
                <w:rFonts w:ascii="Times New Roman" w:hAnsi="Times New Roman" w:cs="Times New Roman"/>
              </w:rPr>
            </w:pPr>
            <w:ins w:id="1860" w:author="蔡振辛 [2]" w:date="2026-09-24T21:08:48Z">
              <w:r>
                <w:rPr>
                  <w:rFonts w:ascii="Times New Roman" w:hAnsi="Times New Roman" w:cs="Times New Roman"/>
                </w:rPr>
                <w:t>CC BY 4.0</w:t>
              </w:r>
            </w:ins>
          </w:p>
        </w:tc>
        <w:tc>
          <w:tcPr>
            <w:tcW w:w="525" w:type="pct"/>
            <w:tcBorders>
              <w:bottom w:val="single" w:color="auto" w:sz="4" w:space="0"/>
            </w:tcBorders>
            <w:vAlign w:val="center"/>
          </w:tcPr>
          <w:p w14:paraId="25E5524D">
            <w:pPr>
              <w:jc w:val="center"/>
              <w:rPr>
                <w:ins w:id="1861" w:author="蔡振辛 [2]" w:date="2026-09-24T21:08:48Z"/>
                <w:rFonts w:ascii="Times New Roman" w:hAnsi="Times New Roman" w:cs="Times New Roman"/>
              </w:rPr>
            </w:pPr>
            <w:ins w:id="1862" w:author="蔡振辛 [2]" w:date="2026-09-24T21:08:48Z">
              <w:r>
                <w:rPr>
                  <w:rFonts w:ascii="Times New Roman" w:hAnsi="Times New Roman" w:cs="Times New Roman"/>
                </w:rPr>
                <w:t>Lab Experiment</w:t>
              </w:r>
            </w:ins>
          </w:p>
        </w:tc>
      </w:tr>
      <w:tr w14:paraId="5C283360">
        <w:tblPrEx>
          <w:tblCellMar>
            <w:top w:w="0" w:type="dxa"/>
            <w:left w:w="108" w:type="dxa"/>
            <w:bottom w:w="0" w:type="dxa"/>
            <w:right w:w="108" w:type="dxa"/>
          </w:tblCellMar>
        </w:tblPrEx>
        <w:trPr>
          <w:cantSplit/>
          <w:ins w:id="1863" w:author="蔡振辛 [2]" w:date="2026-09-24T21:08:48Z"/>
        </w:trPr>
        <w:tc>
          <w:tcPr>
            <w:tcW w:w="234" w:type="pct"/>
            <w:tcBorders>
              <w:bottom w:val="single" w:color="auto" w:sz="4" w:space="0"/>
            </w:tcBorders>
            <w:vAlign w:val="center"/>
          </w:tcPr>
          <w:p w14:paraId="4BA9CA34">
            <w:pPr>
              <w:jc w:val="center"/>
              <w:rPr>
                <w:ins w:id="1864" w:author="蔡振辛 [2]" w:date="2026-09-24T21:08:48Z"/>
                <w:rFonts w:ascii="Times New Roman" w:hAnsi="Times New Roman" w:cs="Times New Roman"/>
              </w:rPr>
            </w:pPr>
            <w:ins w:id="1865" w:author="蔡振辛 [2]" w:date="2026-09-24T21:08:48Z">
              <w:r>
                <w:rPr>
                  <w:rFonts w:ascii="Times New Roman" w:hAnsi="Times New Roman" w:cs="Times New Roman"/>
                </w:rPr>
                <w:t>97</w:t>
              </w:r>
            </w:ins>
          </w:p>
        </w:tc>
        <w:tc>
          <w:tcPr>
            <w:tcW w:w="1103" w:type="pct"/>
            <w:tcBorders>
              <w:bottom w:val="single" w:color="auto" w:sz="4" w:space="0"/>
            </w:tcBorders>
            <w:vAlign w:val="center"/>
          </w:tcPr>
          <w:p w14:paraId="4A82117F">
            <w:pPr>
              <w:jc w:val="center"/>
              <w:rPr>
                <w:ins w:id="1866" w:author="蔡振辛 [2]" w:date="2026-09-24T21:08:48Z"/>
                <w:rFonts w:ascii="Times New Roman" w:hAnsi="Times New Roman" w:cs="Times New Roman"/>
              </w:rPr>
            </w:pPr>
            <w:ins w:id="1867" w:author="蔡振辛 [2]" w:date="2026-09-24T21:08:48Z">
              <w:r>
                <w:rPr>
                  <w:rFonts w:ascii="Times New Roman" w:hAnsi="Times New Roman" w:cs="Times New Roman"/>
                </w:rPr>
                <w:t>Xu_2022_CurrPsych</w:t>
              </w:r>
            </w:ins>
          </w:p>
        </w:tc>
        <w:tc>
          <w:tcPr>
            <w:tcW w:w="545" w:type="pct"/>
            <w:tcBorders>
              <w:bottom w:val="single" w:color="auto" w:sz="4" w:space="0"/>
            </w:tcBorders>
            <w:vAlign w:val="center"/>
          </w:tcPr>
          <w:p w14:paraId="1B2C5E82">
            <w:pPr>
              <w:jc w:val="center"/>
              <w:rPr>
                <w:ins w:id="1868" w:author="蔡振辛 [2]" w:date="2026-09-24T21:08:48Z"/>
                <w:rFonts w:ascii="Times New Roman" w:hAnsi="Times New Roman" w:cs="Times New Roman"/>
              </w:rPr>
            </w:pPr>
            <w:ins w:id="1869" w:author="蔡振辛 [2]" w:date="2026-09-24T21:08:48Z">
              <w:r>
                <w:rPr>
                  <w:rFonts w:ascii="Times New Roman" w:hAnsi="Times New Roman" w:cs="Times New Roman"/>
                </w:rPr>
                <w:t>Xu et al. (2022)</w:t>
              </w:r>
            </w:ins>
          </w:p>
        </w:tc>
        <w:tc>
          <w:tcPr>
            <w:tcW w:w="250" w:type="pct"/>
            <w:tcBorders>
              <w:bottom w:val="single" w:color="auto" w:sz="4" w:space="0"/>
            </w:tcBorders>
            <w:vAlign w:val="center"/>
          </w:tcPr>
          <w:p w14:paraId="1B0BA80A">
            <w:pPr>
              <w:jc w:val="center"/>
              <w:rPr>
                <w:ins w:id="1870" w:author="蔡振辛 [2]" w:date="2026-09-24T21:08:48Z"/>
                <w:rFonts w:ascii="Times New Roman" w:hAnsi="Times New Roman" w:cs="Times New Roman"/>
              </w:rPr>
            </w:pPr>
            <w:ins w:id="1871" w:author="蔡振辛 [2]" w:date="2026-09-24T21:08:48Z">
              <w:r>
                <w:rPr>
                  <w:rFonts w:ascii="Times New Roman" w:hAnsi="Times New Roman" w:cs="Times New Roman"/>
                </w:rPr>
                <w:t>Exp1</w:t>
              </w:r>
            </w:ins>
          </w:p>
        </w:tc>
        <w:tc>
          <w:tcPr>
            <w:tcW w:w="341" w:type="pct"/>
            <w:tcBorders>
              <w:bottom w:val="single" w:color="auto" w:sz="4" w:space="0"/>
            </w:tcBorders>
            <w:vAlign w:val="center"/>
          </w:tcPr>
          <w:p w14:paraId="15867B1B">
            <w:pPr>
              <w:jc w:val="center"/>
              <w:rPr>
                <w:ins w:id="1872" w:author="蔡振辛 [2]" w:date="2026-09-24T21:08:48Z"/>
                <w:rFonts w:ascii="Times New Roman" w:hAnsi="Times New Roman" w:cs="Times New Roman"/>
              </w:rPr>
            </w:pPr>
            <w:ins w:id="1873" w:author="蔡振辛 [2]" w:date="2026-09-24T21:08:48Z">
              <w:r>
                <w:rPr>
                  <w:rFonts w:ascii="Times New Roman" w:hAnsi="Times New Roman" w:cs="Times New Roman"/>
                </w:rPr>
                <w:t>China</w:t>
              </w:r>
            </w:ins>
          </w:p>
        </w:tc>
        <w:tc>
          <w:tcPr>
            <w:tcW w:w="374" w:type="pct"/>
            <w:tcBorders>
              <w:bottom w:val="single" w:color="auto" w:sz="4" w:space="0"/>
            </w:tcBorders>
            <w:vAlign w:val="center"/>
          </w:tcPr>
          <w:p w14:paraId="77D8F32C">
            <w:pPr>
              <w:jc w:val="center"/>
              <w:rPr>
                <w:ins w:id="1874" w:author="蔡振辛 [2]" w:date="2026-09-24T21:08:48Z"/>
                <w:rFonts w:ascii="Times New Roman" w:hAnsi="Times New Roman" w:cs="Times New Roman"/>
              </w:rPr>
            </w:pPr>
            <w:ins w:id="1875" w:author="蔡振辛 [2]" w:date="2026-09-24T21:08:48Z">
              <w:r>
                <w:rPr>
                  <w:rFonts w:ascii="Times New Roman" w:hAnsi="Times New Roman" w:cs="Times New Roman"/>
                </w:rPr>
                <w:t>Chinese</w:t>
              </w:r>
            </w:ins>
          </w:p>
        </w:tc>
        <w:tc>
          <w:tcPr>
            <w:tcW w:w="364" w:type="pct"/>
            <w:tcBorders>
              <w:bottom w:val="single" w:color="auto" w:sz="4" w:space="0"/>
            </w:tcBorders>
            <w:vAlign w:val="center"/>
          </w:tcPr>
          <w:p w14:paraId="192AFADA">
            <w:pPr>
              <w:jc w:val="center"/>
              <w:rPr>
                <w:ins w:id="1876" w:author="蔡振辛 [2]" w:date="2026-09-24T21:08:48Z"/>
                <w:rFonts w:ascii="Times New Roman" w:hAnsi="Times New Roman" w:cs="Times New Roman"/>
              </w:rPr>
            </w:pPr>
            <w:ins w:id="1877" w:author="蔡振辛 [2]" w:date="2026-09-24T21:08:48Z">
              <w:r>
                <w:rPr>
                  <w:rFonts w:ascii="Times New Roman" w:hAnsi="Times New Roman" w:cs="Times New Roman"/>
                </w:rPr>
                <w:t>55 (27/28)</w:t>
              </w:r>
            </w:ins>
          </w:p>
        </w:tc>
        <w:tc>
          <w:tcPr>
            <w:tcW w:w="369" w:type="pct"/>
            <w:tcBorders>
              <w:bottom w:val="single" w:color="auto" w:sz="4" w:space="0"/>
            </w:tcBorders>
            <w:vAlign w:val="center"/>
          </w:tcPr>
          <w:p w14:paraId="0FD7DC1F">
            <w:pPr>
              <w:jc w:val="center"/>
              <w:rPr>
                <w:ins w:id="1878" w:author="蔡振辛 [2]" w:date="2026-09-24T21:08:48Z"/>
                <w:rFonts w:ascii="Times New Roman" w:hAnsi="Times New Roman" w:cs="Times New Roman"/>
              </w:rPr>
            </w:pPr>
            <w:ins w:id="1879" w:author="蔡振辛 [2]" w:date="2026-09-24T21:08:48Z">
              <w:r>
                <w:rPr>
                  <w:rFonts w:ascii="Times New Roman" w:hAnsi="Times New Roman" w:cs="Times New Roman"/>
                </w:rPr>
                <w:t>geometric shape</w:t>
              </w:r>
            </w:ins>
          </w:p>
        </w:tc>
        <w:tc>
          <w:tcPr>
            <w:tcW w:w="553" w:type="pct"/>
            <w:tcBorders>
              <w:bottom w:val="single" w:color="auto" w:sz="4" w:space="0"/>
            </w:tcBorders>
            <w:vAlign w:val="center"/>
          </w:tcPr>
          <w:p w14:paraId="184DD360">
            <w:pPr>
              <w:jc w:val="center"/>
              <w:rPr>
                <w:ins w:id="1880" w:author="蔡振辛 [2]" w:date="2026-09-24T21:08:48Z"/>
                <w:rFonts w:ascii="Times New Roman" w:hAnsi="Times New Roman" w:cs="Times New Roman"/>
              </w:rPr>
            </w:pPr>
            <w:ins w:id="1881" w:author="蔡振辛 [2]" w:date="2026-09-24T21:08:48Z">
              <w:r>
                <w:rPr>
                  <w:rFonts w:ascii="Times New Roman" w:hAnsi="Times New Roman" w:cs="Times New Roman"/>
                </w:rPr>
                <w:t>360</w:t>
              </w:r>
            </w:ins>
          </w:p>
        </w:tc>
        <w:tc>
          <w:tcPr>
            <w:tcW w:w="337" w:type="pct"/>
            <w:tcBorders>
              <w:bottom w:val="single" w:color="auto" w:sz="4" w:space="0"/>
            </w:tcBorders>
            <w:vAlign w:val="center"/>
          </w:tcPr>
          <w:p w14:paraId="7978F17A">
            <w:pPr>
              <w:jc w:val="center"/>
              <w:rPr>
                <w:ins w:id="1882" w:author="蔡振辛 [2]" w:date="2026-09-24T21:08:48Z"/>
                <w:rFonts w:ascii="Times New Roman" w:hAnsi="Times New Roman" w:cs="Times New Roman"/>
              </w:rPr>
            </w:pPr>
            <w:ins w:id="1883" w:author="蔡振辛 [2]" w:date="2026-09-24T21:08:48Z">
              <w:r>
                <w:rPr>
                  <w:rFonts w:ascii="Times New Roman" w:hAnsi="Times New Roman" w:cs="Times New Roman"/>
                </w:rPr>
                <w:t>On request</w:t>
              </w:r>
            </w:ins>
          </w:p>
        </w:tc>
        <w:tc>
          <w:tcPr>
            <w:tcW w:w="525" w:type="pct"/>
            <w:tcBorders>
              <w:bottom w:val="single" w:color="auto" w:sz="4" w:space="0"/>
            </w:tcBorders>
            <w:vAlign w:val="center"/>
          </w:tcPr>
          <w:p w14:paraId="0AF3BC76">
            <w:pPr>
              <w:jc w:val="center"/>
              <w:rPr>
                <w:ins w:id="1884" w:author="蔡振辛 [2]" w:date="2026-09-24T21:08:48Z"/>
                <w:rFonts w:ascii="Times New Roman" w:hAnsi="Times New Roman" w:cs="Times New Roman"/>
              </w:rPr>
            </w:pPr>
            <w:ins w:id="1885" w:author="蔡振辛 [2]" w:date="2026-09-24T21:08:48Z">
              <w:r>
                <w:rPr>
                  <w:rFonts w:ascii="Times New Roman" w:hAnsi="Times New Roman" w:cs="Times New Roman"/>
                </w:rPr>
                <w:t>Lab Experiment</w:t>
              </w:r>
            </w:ins>
          </w:p>
        </w:tc>
      </w:tr>
      <w:tr w14:paraId="63890E1A">
        <w:tblPrEx>
          <w:tblCellMar>
            <w:top w:w="0" w:type="dxa"/>
            <w:left w:w="108" w:type="dxa"/>
            <w:bottom w:w="0" w:type="dxa"/>
            <w:right w:w="108" w:type="dxa"/>
          </w:tblCellMar>
        </w:tblPrEx>
        <w:trPr>
          <w:cantSplit/>
          <w:ins w:id="1886" w:author="蔡振辛 [2]" w:date="2026-09-24T21:08:48Z"/>
        </w:trPr>
        <w:tc>
          <w:tcPr>
            <w:tcW w:w="234" w:type="pct"/>
            <w:tcBorders>
              <w:bottom w:val="single" w:color="auto" w:sz="4" w:space="0"/>
            </w:tcBorders>
            <w:vAlign w:val="center"/>
          </w:tcPr>
          <w:p w14:paraId="27D89C7B">
            <w:pPr>
              <w:jc w:val="center"/>
              <w:rPr>
                <w:ins w:id="1887" w:author="蔡振辛 [2]" w:date="2026-09-24T21:08:48Z"/>
                <w:rFonts w:ascii="Times New Roman" w:hAnsi="Times New Roman" w:cs="Times New Roman"/>
              </w:rPr>
            </w:pPr>
            <w:ins w:id="1888" w:author="蔡振辛 [2]" w:date="2026-09-24T21:08:48Z">
              <w:r>
                <w:rPr>
                  <w:rFonts w:ascii="Times New Roman" w:hAnsi="Times New Roman" w:cs="Times New Roman"/>
                </w:rPr>
                <w:t>98</w:t>
              </w:r>
            </w:ins>
          </w:p>
        </w:tc>
        <w:tc>
          <w:tcPr>
            <w:tcW w:w="1103" w:type="pct"/>
            <w:tcBorders>
              <w:bottom w:val="single" w:color="auto" w:sz="4" w:space="0"/>
            </w:tcBorders>
            <w:vAlign w:val="center"/>
          </w:tcPr>
          <w:p w14:paraId="7642136F">
            <w:pPr>
              <w:jc w:val="center"/>
              <w:rPr>
                <w:ins w:id="1889" w:author="蔡振辛 [2]" w:date="2026-09-24T21:08:48Z"/>
                <w:rFonts w:ascii="Times New Roman" w:hAnsi="Times New Roman" w:cs="Times New Roman"/>
              </w:rPr>
            </w:pPr>
            <w:ins w:id="1890" w:author="蔡振辛 [2]" w:date="2026-09-24T21:08:48Z">
              <w:r>
                <w:rPr>
                  <w:rFonts w:ascii="Times New Roman" w:hAnsi="Times New Roman" w:cs="Times New Roman"/>
                </w:rPr>
                <w:t>Xu_2022_CurrPsych</w:t>
              </w:r>
            </w:ins>
          </w:p>
        </w:tc>
        <w:tc>
          <w:tcPr>
            <w:tcW w:w="545" w:type="pct"/>
            <w:tcBorders>
              <w:bottom w:val="single" w:color="auto" w:sz="4" w:space="0"/>
            </w:tcBorders>
            <w:vAlign w:val="center"/>
          </w:tcPr>
          <w:p w14:paraId="0089D714">
            <w:pPr>
              <w:jc w:val="center"/>
              <w:rPr>
                <w:ins w:id="1891" w:author="蔡振辛 [2]" w:date="2026-09-24T21:08:48Z"/>
                <w:rFonts w:ascii="Times New Roman" w:hAnsi="Times New Roman" w:cs="Times New Roman"/>
              </w:rPr>
            </w:pPr>
            <w:ins w:id="1892" w:author="蔡振辛 [2]" w:date="2026-09-24T21:08:48Z">
              <w:r>
                <w:rPr>
                  <w:rFonts w:ascii="Times New Roman" w:hAnsi="Times New Roman" w:cs="Times New Roman"/>
                </w:rPr>
                <w:t>Xu et al. (2022)</w:t>
              </w:r>
            </w:ins>
          </w:p>
        </w:tc>
        <w:tc>
          <w:tcPr>
            <w:tcW w:w="250" w:type="pct"/>
            <w:tcBorders>
              <w:bottom w:val="single" w:color="auto" w:sz="4" w:space="0"/>
            </w:tcBorders>
            <w:vAlign w:val="center"/>
          </w:tcPr>
          <w:p w14:paraId="2B563F20">
            <w:pPr>
              <w:jc w:val="center"/>
              <w:rPr>
                <w:ins w:id="1893" w:author="蔡振辛 [2]" w:date="2026-09-24T21:08:48Z"/>
                <w:rFonts w:ascii="Times New Roman" w:hAnsi="Times New Roman" w:cs="Times New Roman"/>
              </w:rPr>
            </w:pPr>
            <w:ins w:id="1894" w:author="蔡振辛 [2]" w:date="2026-09-24T21:08:48Z">
              <w:r>
                <w:rPr>
                  <w:rFonts w:ascii="Times New Roman" w:hAnsi="Times New Roman" w:cs="Times New Roman"/>
                </w:rPr>
                <w:t>Exp1</w:t>
              </w:r>
            </w:ins>
          </w:p>
        </w:tc>
        <w:tc>
          <w:tcPr>
            <w:tcW w:w="341" w:type="pct"/>
            <w:tcBorders>
              <w:bottom w:val="single" w:color="auto" w:sz="4" w:space="0"/>
            </w:tcBorders>
            <w:vAlign w:val="center"/>
          </w:tcPr>
          <w:p w14:paraId="44A4A156">
            <w:pPr>
              <w:jc w:val="center"/>
              <w:rPr>
                <w:ins w:id="1895" w:author="蔡振辛 [2]" w:date="2026-09-24T21:08:48Z"/>
                <w:rFonts w:ascii="Times New Roman" w:hAnsi="Times New Roman" w:cs="Times New Roman"/>
              </w:rPr>
            </w:pPr>
            <w:ins w:id="1896" w:author="蔡振辛 [2]" w:date="2026-09-24T21:08:48Z">
              <w:r>
                <w:rPr>
                  <w:rFonts w:ascii="Times New Roman" w:hAnsi="Times New Roman" w:cs="Times New Roman"/>
                </w:rPr>
                <w:t>China</w:t>
              </w:r>
            </w:ins>
          </w:p>
        </w:tc>
        <w:tc>
          <w:tcPr>
            <w:tcW w:w="374" w:type="pct"/>
            <w:tcBorders>
              <w:bottom w:val="single" w:color="auto" w:sz="4" w:space="0"/>
            </w:tcBorders>
            <w:vAlign w:val="center"/>
          </w:tcPr>
          <w:p w14:paraId="2464EB8B">
            <w:pPr>
              <w:jc w:val="center"/>
              <w:rPr>
                <w:ins w:id="1897" w:author="蔡振辛 [2]" w:date="2026-09-24T21:08:48Z"/>
                <w:rFonts w:ascii="Times New Roman" w:hAnsi="Times New Roman" w:cs="Times New Roman"/>
              </w:rPr>
            </w:pPr>
            <w:ins w:id="1898" w:author="蔡振辛 [2]" w:date="2026-09-24T21:08:48Z">
              <w:r>
                <w:rPr>
                  <w:rFonts w:ascii="Times New Roman" w:hAnsi="Times New Roman" w:cs="Times New Roman"/>
                </w:rPr>
                <w:t>Chinese</w:t>
              </w:r>
            </w:ins>
          </w:p>
        </w:tc>
        <w:tc>
          <w:tcPr>
            <w:tcW w:w="364" w:type="pct"/>
            <w:tcBorders>
              <w:bottom w:val="single" w:color="auto" w:sz="4" w:space="0"/>
            </w:tcBorders>
            <w:vAlign w:val="center"/>
          </w:tcPr>
          <w:p w14:paraId="2BA1100E">
            <w:pPr>
              <w:jc w:val="center"/>
              <w:rPr>
                <w:ins w:id="1899" w:author="蔡振辛 [2]" w:date="2026-09-24T21:08:48Z"/>
                <w:rFonts w:ascii="Times New Roman" w:hAnsi="Times New Roman" w:cs="Times New Roman"/>
              </w:rPr>
            </w:pPr>
            <w:ins w:id="1900" w:author="蔡振辛 [2]" w:date="2026-09-24T21:08:48Z">
              <w:r>
                <w:rPr>
                  <w:rFonts w:ascii="Times New Roman" w:hAnsi="Times New Roman" w:cs="Times New Roman"/>
                </w:rPr>
                <w:t>50 (24/26)</w:t>
              </w:r>
            </w:ins>
          </w:p>
        </w:tc>
        <w:tc>
          <w:tcPr>
            <w:tcW w:w="369" w:type="pct"/>
            <w:tcBorders>
              <w:bottom w:val="single" w:color="auto" w:sz="4" w:space="0"/>
            </w:tcBorders>
            <w:vAlign w:val="center"/>
          </w:tcPr>
          <w:p w14:paraId="41DD8211">
            <w:pPr>
              <w:jc w:val="center"/>
              <w:rPr>
                <w:ins w:id="1901" w:author="蔡振辛 [2]" w:date="2026-09-24T21:08:48Z"/>
                <w:rFonts w:ascii="Times New Roman" w:hAnsi="Times New Roman" w:cs="Times New Roman"/>
              </w:rPr>
            </w:pPr>
            <w:ins w:id="1902" w:author="蔡振辛 [2]" w:date="2026-09-24T21:08:48Z">
              <w:r>
                <w:rPr>
                  <w:rFonts w:ascii="Times New Roman" w:hAnsi="Times New Roman" w:cs="Times New Roman"/>
                </w:rPr>
                <w:t>geometric shape</w:t>
              </w:r>
            </w:ins>
          </w:p>
        </w:tc>
        <w:tc>
          <w:tcPr>
            <w:tcW w:w="553" w:type="pct"/>
            <w:tcBorders>
              <w:bottom w:val="single" w:color="auto" w:sz="4" w:space="0"/>
            </w:tcBorders>
            <w:vAlign w:val="center"/>
          </w:tcPr>
          <w:p w14:paraId="1800A6F6">
            <w:pPr>
              <w:jc w:val="center"/>
              <w:rPr>
                <w:ins w:id="1903" w:author="蔡振辛 [2]" w:date="2026-09-24T21:08:48Z"/>
                <w:rFonts w:ascii="Times New Roman" w:hAnsi="Times New Roman" w:cs="Times New Roman"/>
              </w:rPr>
            </w:pPr>
            <w:ins w:id="1904" w:author="蔡振辛 [2]" w:date="2026-09-24T21:08:48Z">
              <w:r>
                <w:rPr>
                  <w:rFonts w:ascii="Times New Roman" w:hAnsi="Times New Roman" w:cs="Times New Roman"/>
                </w:rPr>
                <w:t>360</w:t>
              </w:r>
            </w:ins>
          </w:p>
        </w:tc>
        <w:tc>
          <w:tcPr>
            <w:tcW w:w="337" w:type="pct"/>
            <w:tcBorders>
              <w:bottom w:val="single" w:color="auto" w:sz="4" w:space="0"/>
            </w:tcBorders>
            <w:vAlign w:val="center"/>
          </w:tcPr>
          <w:p w14:paraId="04F25AB1">
            <w:pPr>
              <w:jc w:val="center"/>
              <w:rPr>
                <w:ins w:id="1905" w:author="蔡振辛 [2]" w:date="2026-09-24T21:08:48Z"/>
                <w:rFonts w:ascii="Times New Roman" w:hAnsi="Times New Roman" w:cs="Times New Roman"/>
              </w:rPr>
            </w:pPr>
            <w:ins w:id="1906" w:author="蔡振辛 [2]" w:date="2026-09-24T21:08:48Z">
              <w:r>
                <w:rPr>
                  <w:rFonts w:ascii="Times New Roman" w:hAnsi="Times New Roman" w:cs="Times New Roman"/>
                </w:rPr>
                <w:t>On request</w:t>
              </w:r>
            </w:ins>
          </w:p>
        </w:tc>
        <w:tc>
          <w:tcPr>
            <w:tcW w:w="525" w:type="pct"/>
            <w:tcBorders>
              <w:bottom w:val="single" w:color="auto" w:sz="4" w:space="0"/>
            </w:tcBorders>
            <w:vAlign w:val="center"/>
          </w:tcPr>
          <w:p w14:paraId="7573E5A6">
            <w:pPr>
              <w:jc w:val="center"/>
              <w:rPr>
                <w:ins w:id="1907" w:author="蔡振辛 [2]" w:date="2026-09-24T21:08:48Z"/>
                <w:rFonts w:ascii="Times New Roman" w:hAnsi="Times New Roman" w:cs="Times New Roman"/>
              </w:rPr>
            </w:pPr>
            <w:ins w:id="1908" w:author="蔡振辛 [2]" w:date="2026-09-24T21:08:48Z">
              <w:r>
                <w:rPr>
                  <w:rFonts w:ascii="Times New Roman" w:hAnsi="Times New Roman" w:cs="Times New Roman"/>
                </w:rPr>
                <w:t>Lab Experiment</w:t>
              </w:r>
            </w:ins>
          </w:p>
        </w:tc>
      </w:tr>
      <w:tr w14:paraId="0792858A">
        <w:tblPrEx>
          <w:tblCellMar>
            <w:top w:w="0" w:type="dxa"/>
            <w:left w:w="108" w:type="dxa"/>
            <w:bottom w:w="0" w:type="dxa"/>
            <w:right w:w="108" w:type="dxa"/>
          </w:tblCellMar>
        </w:tblPrEx>
        <w:trPr>
          <w:cantSplit/>
          <w:ins w:id="1909" w:author="蔡振辛 [2]" w:date="2026-09-24T21:08:48Z"/>
        </w:trPr>
        <w:tc>
          <w:tcPr>
            <w:tcW w:w="234" w:type="pct"/>
            <w:tcBorders>
              <w:bottom w:val="single" w:color="auto" w:sz="4" w:space="0"/>
            </w:tcBorders>
            <w:vAlign w:val="center"/>
          </w:tcPr>
          <w:p w14:paraId="3C30D4A6">
            <w:pPr>
              <w:jc w:val="center"/>
              <w:rPr>
                <w:ins w:id="1910" w:author="蔡振辛 [2]" w:date="2026-09-24T21:08:48Z"/>
                <w:rFonts w:ascii="Times New Roman" w:hAnsi="Times New Roman" w:cs="Times New Roman"/>
              </w:rPr>
            </w:pPr>
            <w:ins w:id="1911" w:author="蔡振辛 [2]" w:date="2026-09-24T21:08:48Z">
              <w:r>
                <w:rPr>
                  <w:rFonts w:ascii="Times New Roman" w:hAnsi="Times New Roman" w:cs="Times New Roman"/>
                </w:rPr>
                <w:t>99</w:t>
              </w:r>
            </w:ins>
          </w:p>
        </w:tc>
        <w:tc>
          <w:tcPr>
            <w:tcW w:w="1103" w:type="pct"/>
            <w:tcBorders>
              <w:bottom w:val="single" w:color="auto" w:sz="4" w:space="0"/>
            </w:tcBorders>
            <w:vAlign w:val="center"/>
          </w:tcPr>
          <w:p w14:paraId="0D8B0AF9">
            <w:pPr>
              <w:jc w:val="center"/>
              <w:rPr>
                <w:ins w:id="1912" w:author="蔡振辛 [2]" w:date="2026-09-24T21:08:48Z"/>
                <w:rFonts w:ascii="Times New Roman" w:hAnsi="Times New Roman" w:cs="Times New Roman"/>
              </w:rPr>
            </w:pPr>
            <w:ins w:id="1913" w:author="蔡振辛 [2]" w:date="2026-09-24T21:08:48Z">
              <w:r>
                <w:rPr>
                  <w:rFonts w:ascii="Times New Roman" w:hAnsi="Times New Roman" w:cs="Times New Roman"/>
                </w:rPr>
                <w:t>Zhang_2023_NeuroImage</w:t>
              </w:r>
            </w:ins>
          </w:p>
        </w:tc>
        <w:tc>
          <w:tcPr>
            <w:tcW w:w="545" w:type="pct"/>
            <w:tcBorders>
              <w:bottom w:val="single" w:color="auto" w:sz="4" w:space="0"/>
            </w:tcBorders>
            <w:vAlign w:val="center"/>
          </w:tcPr>
          <w:p w14:paraId="60731E79">
            <w:pPr>
              <w:jc w:val="center"/>
              <w:rPr>
                <w:ins w:id="1914" w:author="蔡振辛 [2]" w:date="2026-09-24T21:08:48Z"/>
                <w:rFonts w:ascii="Times New Roman" w:hAnsi="Times New Roman" w:cs="Times New Roman"/>
              </w:rPr>
            </w:pPr>
            <w:ins w:id="1915" w:author="蔡振辛 [2]" w:date="2026-09-24T21:08:48Z">
              <w:r>
                <w:rPr>
                  <w:rFonts w:ascii="Times New Roman" w:hAnsi="Times New Roman" w:cs="Times New Roman"/>
                </w:rPr>
                <w:t>Yongfa Zhang et al. (2023)</w:t>
              </w:r>
            </w:ins>
          </w:p>
        </w:tc>
        <w:tc>
          <w:tcPr>
            <w:tcW w:w="250" w:type="pct"/>
            <w:tcBorders>
              <w:bottom w:val="single" w:color="auto" w:sz="4" w:space="0"/>
            </w:tcBorders>
            <w:vAlign w:val="center"/>
          </w:tcPr>
          <w:p w14:paraId="52E8E2AA">
            <w:pPr>
              <w:jc w:val="center"/>
              <w:rPr>
                <w:ins w:id="1916" w:author="蔡振辛 [2]" w:date="2026-09-24T21:08:48Z"/>
                <w:rFonts w:ascii="Times New Roman" w:hAnsi="Times New Roman" w:cs="Times New Roman"/>
              </w:rPr>
            </w:pPr>
            <w:ins w:id="1917" w:author="蔡振辛 [2]" w:date="2026-09-24T21:08:48Z">
              <w:r>
                <w:rPr>
                  <w:rFonts w:ascii="Times New Roman" w:hAnsi="Times New Roman" w:cs="Times New Roman"/>
                </w:rPr>
                <w:t>Exp1</w:t>
              </w:r>
            </w:ins>
          </w:p>
        </w:tc>
        <w:tc>
          <w:tcPr>
            <w:tcW w:w="341" w:type="pct"/>
            <w:tcBorders>
              <w:bottom w:val="single" w:color="auto" w:sz="4" w:space="0"/>
            </w:tcBorders>
            <w:vAlign w:val="center"/>
          </w:tcPr>
          <w:p w14:paraId="4B6D2A13">
            <w:pPr>
              <w:jc w:val="center"/>
              <w:rPr>
                <w:ins w:id="1918" w:author="蔡振辛 [2]" w:date="2026-09-24T21:08:48Z"/>
                <w:rFonts w:ascii="Times New Roman" w:hAnsi="Times New Roman" w:cs="Times New Roman"/>
              </w:rPr>
            </w:pPr>
            <w:ins w:id="1919" w:author="蔡振辛 [2]" w:date="2026-09-24T21:08:48Z">
              <w:r>
                <w:rPr>
                  <w:rFonts w:ascii="Times New Roman" w:hAnsi="Times New Roman" w:cs="Times New Roman"/>
                </w:rPr>
                <w:t>China</w:t>
              </w:r>
            </w:ins>
          </w:p>
        </w:tc>
        <w:tc>
          <w:tcPr>
            <w:tcW w:w="374" w:type="pct"/>
            <w:tcBorders>
              <w:bottom w:val="single" w:color="auto" w:sz="4" w:space="0"/>
            </w:tcBorders>
            <w:vAlign w:val="center"/>
          </w:tcPr>
          <w:p w14:paraId="536A55A6">
            <w:pPr>
              <w:jc w:val="center"/>
              <w:rPr>
                <w:ins w:id="1920" w:author="蔡振辛 [2]" w:date="2026-09-24T21:08:48Z"/>
                <w:rFonts w:ascii="Times New Roman" w:hAnsi="Times New Roman" w:cs="Times New Roman"/>
              </w:rPr>
            </w:pPr>
            <w:ins w:id="1921" w:author="蔡振辛 [2]" w:date="2026-09-24T21:08:48Z">
              <w:r>
                <w:rPr>
                  <w:rFonts w:ascii="Times New Roman" w:hAnsi="Times New Roman" w:cs="Times New Roman"/>
                </w:rPr>
                <w:t>Chinese</w:t>
              </w:r>
            </w:ins>
          </w:p>
        </w:tc>
        <w:tc>
          <w:tcPr>
            <w:tcW w:w="364" w:type="pct"/>
            <w:tcBorders>
              <w:bottom w:val="single" w:color="auto" w:sz="4" w:space="0"/>
            </w:tcBorders>
            <w:vAlign w:val="center"/>
          </w:tcPr>
          <w:p w14:paraId="26D4AE09">
            <w:pPr>
              <w:jc w:val="center"/>
              <w:rPr>
                <w:ins w:id="1922" w:author="蔡振辛 [2]" w:date="2026-09-24T21:08:48Z"/>
                <w:rFonts w:ascii="Times New Roman" w:hAnsi="Times New Roman" w:cs="Times New Roman"/>
              </w:rPr>
            </w:pPr>
            <w:ins w:id="1923" w:author="蔡振辛 [2]" w:date="2026-09-24T21:08:48Z">
              <w:r>
                <w:rPr>
                  <w:rFonts w:ascii="Times New Roman" w:hAnsi="Times New Roman" w:cs="Times New Roman"/>
                </w:rPr>
                <w:t>346 (172/174)</w:t>
              </w:r>
            </w:ins>
          </w:p>
        </w:tc>
        <w:tc>
          <w:tcPr>
            <w:tcW w:w="369" w:type="pct"/>
            <w:tcBorders>
              <w:bottom w:val="single" w:color="auto" w:sz="4" w:space="0"/>
            </w:tcBorders>
            <w:vAlign w:val="center"/>
          </w:tcPr>
          <w:p w14:paraId="1C5C68BC">
            <w:pPr>
              <w:jc w:val="center"/>
              <w:rPr>
                <w:ins w:id="1924" w:author="蔡振辛 [2]" w:date="2026-09-24T21:08:48Z"/>
                <w:rFonts w:ascii="Times New Roman" w:hAnsi="Times New Roman" w:cs="Times New Roman"/>
              </w:rPr>
            </w:pPr>
            <w:ins w:id="1925" w:author="蔡振辛 [2]" w:date="2026-09-24T21:08:48Z">
              <w:r>
                <w:rPr>
                  <w:rFonts w:ascii="Times New Roman" w:hAnsi="Times New Roman" w:cs="Times New Roman"/>
                </w:rPr>
                <w:t>geometric shape</w:t>
              </w:r>
            </w:ins>
          </w:p>
        </w:tc>
        <w:tc>
          <w:tcPr>
            <w:tcW w:w="553" w:type="pct"/>
            <w:tcBorders>
              <w:bottom w:val="single" w:color="auto" w:sz="4" w:space="0"/>
            </w:tcBorders>
            <w:vAlign w:val="center"/>
          </w:tcPr>
          <w:p w14:paraId="31DD784A">
            <w:pPr>
              <w:jc w:val="center"/>
              <w:rPr>
                <w:ins w:id="1926" w:author="蔡振辛 [2]" w:date="2026-09-24T21:08:48Z"/>
                <w:rFonts w:ascii="Times New Roman" w:hAnsi="Times New Roman" w:cs="Times New Roman"/>
              </w:rPr>
            </w:pPr>
            <w:ins w:id="1927" w:author="蔡振辛 [2]" w:date="2026-09-24T21:08:48Z">
              <w:r>
                <w:rPr>
                  <w:rFonts w:ascii="Times New Roman" w:hAnsi="Times New Roman" w:cs="Times New Roman"/>
                </w:rPr>
                <w:t>96</w:t>
              </w:r>
            </w:ins>
          </w:p>
        </w:tc>
        <w:tc>
          <w:tcPr>
            <w:tcW w:w="337" w:type="pct"/>
            <w:tcBorders>
              <w:bottom w:val="single" w:color="auto" w:sz="4" w:space="0"/>
            </w:tcBorders>
            <w:vAlign w:val="center"/>
          </w:tcPr>
          <w:p w14:paraId="63C8AAE4">
            <w:pPr>
              <w:jc w:val="center"/>
              <w:rPr>
                <w:ins w:id="1928" w:author="蔡振辛 [2]" w:date="2026-09-24T21:08:48Z"/>
                <w:rFonts w:ascii="Times New Roman" w:hAnsi="Times New Roman" w:cs="Times New Roman"/>
              </w:rPr>
            </w:pPr>
            <w:ins w:id="1929" w:author="蔡振辛 [2]" w:date="2026-09-24T21:08:48Z">
              <w:r>
                <w:rPr>
                  <w:rFonts w:ascii="Times New Roman" w:hAnsi="Times New Roman" w:cs="Times New Roman"/>
                </w:rPr>
                <w:t>CC BY-NC-ND</w:t>
              </w:r>
            </w:ins>
          </w:p>
        </w:tc>
        <w:tc>
          <w:tcPr>
            <w:tcW w:w="525" w:type="pct"/>
            <w:tcBorders>
              <w:bottom w:val="single" w:color="auto" w:sz="4" w:space="0"/>
            </w:tcBorders>
            <w:vAlign w:val="center"/>
          </w:tcPr>
          <w:p w14:paraId="095504FD">
            <w:pPr>
              <w:jc w:val="center"/>
              <w:rPr>
                <w:ins w:id="1930" w:author="蔡振辛 [2]" w:date="2026-09-24T21:08:48Z"/>
                <w:rFonts w:ascii="Times New Roman" w:hAnsi="Times New Roman" w:cs="Times New Roman"/>
              </w:rPr>
            </w:pPr>
            <w:ins w:id="1931" w:author="蔡振辛 [2]" w:date="2026-09-24T21:08:48Z">
              <w:r>
                <w:rPr>
                  <w:rFonts w:ascii="Times New Roman" w:hAnsi="Times New Roman" w:cs="Times New Roman"/>
                </w:rPr>
                <w:t>Lab Experiment</w:t>
              </w:r>
            </w:ins>
          </w:p>
        </w:tc>
      </w:tr>
      <w:tr w14:paraId="32374438">
        <w:tblPrEx>
          <w:tblCellMar>
            <w:top w:w="0" w:type="dxa"/>
            <w:left w:w="108" w:type="dxa"/>
            <w:bottom w:w="0" w:type="dxa"/>
            <w:right w:w="108" w:type="dxa"/>
          </w:tblCellMar>
        </w:tblPrEx>
        <w:trPr>
          <w:cantSplit/>
          <w:ins w:id="1932" w:author="蔡振辛 [2]" w:date="2026-09-24T21:08:48Z"/>
        </w:trPr>
        <w:tc>
          <w:tcPr>
            <w:tcW w:w="234" w:type="pct"/>
            <w:tcBorders>
              <w:bottom w:val="single" w:color="auto" w:sz="4" w:space="0"/>
            </w:tcBorders>
            <w:vAlign w:val="center"/>
          </w:tcPr>
          <w:p w14:paraId="3682150B">
            <w:pPr>
              <w:jc w:val="center"/>
              <w:rPr>
                <w:ins w:id="1933" w:author="蔡振辛 [2]" w:date="2026-09-24T21:08:48Z"/>
                <w:rFonts w:ascii="Times New Roman" w:hAnsi="Times New Roman" w:cs="Times New Roman"/>
              </w:rPr>
            </w:pPr>
            <w:ins w:id="1934" w:author="蔡振辛 [2]" w:date="2026-09-24T21:08:48Z">
              <w:r>
                <w:rPr>
                  <w:rFonts w:ascii="Times New Roman" w:hAnsi="Times New Roman" w:cs="Times New Roman"/>
                </w:rPr>
                <w:t>100</w:t>
              </w:r>
            </w:ins>
          </w:p>
        </w:tc>
        <w:tc>
          <w:tcPr>
            <w:tcW w:w="1103" w:type="pct"/>
            <w:tcBorders>
              <w:bottom w:val="single" w:color="auto" w:sz="4" w:space="0"/>
            </w:tcBorders>
            <w:vAlign w:val="center"/>
          </w:tcPr>
          <w:p w14:paraId="4C060DD9">
            <w:pPr>
              <w:jc w:val="center"/>
              <w:rPr>
                <w:ins w:id="1935" w:author="蔡振辛 [2]" w:date="2026-09-24T21:08:48Z"/>
                <w:rFonts w:ascii="Times New Roman" w:hAnsi="Times New Roman" w:cs="Times New Roman"/>
              </w:rPr>
            </w:pPr>
            <w:ins w:id="1936" w:author="蔡振辛 [2]" w:date="2026-09-24T21:08:48Z">
              <w:r>
                <w:rPr>
                  <w:rFonts w:ascii="Times New Roman" w:hAnsi="Times New Roman" w:cs="Times New Roman"/>
                </w:rPr>
                <w:t>Zhang_2024_PsychJ</w:t>
              </w:r>
            </w:ins>
          </w:p>
        </w:tc>
        <w:tc>
          <w:tcPr>
            <w:tcW w:w="545" w:type="pct"/>
            <w:tcBorders>
              <w:bottom w:val="single" w:color="auto" w:sz="4" w:space="0"/>
            </w:tcBorders>
            <w:vAlign w:val="center"/>
          </w:tcPr>
          <w:p w14:paraId="63A7EFFF">
            <w:pPr>
              <w:jc w:val="center"/>
              <w:rPr>
                <w:ins w:id="1937" w:author="蔡振辛 [2]" w:date="2026-09-24T21:08:48Z"/>
                <w:rFonts w:ascii="Times New Roman" w:hAnsi="Times New Roman" w:cs="Times New Roman"/>
              </w:rPr>
            </w:pPr>
            <w:ins w:id="1938" w:author="蔡振辛 [2]" w:date="2026-09-24T21:08:48Z">
              <w:r>
                <w:rPr>
                  <w:rFonts w:ascii="Times New Roman" w:hAnsi="Times New Roman" w:cs="Times New Roman"/>
                </w:rPr>
                <w:t>Zhang et al. (2024)</w:t>
              </w:r>
            </w:ins>
          </w:p>
        </w:tc>
        <w:tc>
          <w:tcPr>
            <w:tcW w:w="250" w:type="pct"/>
            <w:tcBorders>
              <w:bottom w:val="single" w:color="auto" w:sz="4" w:space="0"/>
            </w:tcBorders>
            <w:vAlign w:val="center"/>
          </w:tcPr>
          <w:p w14:paraId="399A70F2">
            <w:pPr>
              <w:jc w:val="center"/>
              <w:rPr>
                <w:ins w:id="1939" w:author="蔡振辛 [2]" w:date="2026-09-24T21:08:48Z"/>
                <w:rFonts w:ascii="Times New Roman" w:hAnsi="Times New Roman" w:cs="Times New Roman"/>
              </w:rPr>
            </w:pPr>
            <w:ins w:id="1940" w:author="蔡振辛 [2]" w:date="2026-09-24T21:08:48Z">
              <w:r>
                <w:rPr>
                  <w:rFonts w:ascii="Times New Roman" w:hAnsi="Times New Roman" w:cs="Times New Roman"/>
                </w:rPr>
                <w:t>Exp1</w:t>
              </w:r>
            </w:ins>
          </w:p>
        </w:tc>
        <w:tc>
          <w:tcPr>
            <w:tcW w:w="341" w:type="pct"/>
            <w:tcBorders>
              <w:bottom w:val="single" w:color="auto" w:sz="4" w:space="0"/>
            </w:tcBorders>
            <w:vAlign w:val="center"/>
          </w:tcPr>
          <w:p w14:paraId="61A17E8C">
            <w:pPr>
              <w:jc w:val="center"/>
              <w:rPr>
                <w:ins w:id="1941" w:author="蔡振辛 [2]" w:date="2026-09-24T21:08:48Z"/>
                <w:rFonts w:ascii="Times New Roman" w:hAnsi="Times New Roman" w:cs="Times New Roman"/>
              </w:rPr>
            </w:pPr>
            <w:ins w:id="1942" w:author="蔡振辛 [2]" w:date="2026-09-24T21:08:48Z">
              <w:r>
                <w:rPr>
                  <w:rFonts w:ascii="Times New Roman" w:hAnsi="Times New Roman" w:cs="Times New Roman"/>
                </w:rPr>
                <w:t>China</w:t>
              </w:r>
            </w:ins>
          </w:p>
        </w:tc>
        <w:tc>
          <w:tcPr>
            <w:tcW w:w="374" w:type="pct"/>
            <w:tcBorders>
              <w:bottom w:val="single" w:color="auto" w:sz="4" w:space="0"/>
            </w:tcBorders>
            <w:vAlign w:val="center"/>
          </w:tcPr>
          <w:p w14:paraId="18B0FB32">
            <w:pPr>
              <w:jc w:val="center"/>
              <w:rPr>
                <w:ins w:id="1943" w:author="蔡振辛 [2]" w:date="2026-09-24T21:08:48Z"/>
                <w:rFonts w:ascii="Times New Roman" w:hAnsi="Times New Roman" w:cs="Times New Roman"/>
              </w:rPr>
            </w:pPr>
            <w:ins w:id="1944" w:author="蔡振辛 [2]" w:date="2026-09-24T21:08:48Z">
              <w:r>
                <w:rPr>
                  <w:rFonts w:ascii="Times New Roman" w:hAnsi="Times New Roman" w:cs="Times New Roman"/>
                </w:rPr>
                <w:t>English</w:t>
              </w:r>
            </w:ins>
          </w:p>
        </w:tc>
        <w:tc>
          <w:tcPr>
            <w:tcW w:w="364" w:type="pct"/>
            <w:tcBorders>
              <w:bottom w:val="single" w:color="auto" w:sz="4" w:space="0"/>
            </w:tcBorders>
            <w:vAlign w:val="center"/>
          </w:tcPr>
          <w:p w14:paraId="1C51C1DC">
            <w:pPr>
              <w:jc w:val="center"/>
              <w:rPr>
                <w:ins w:id="1945" w:author="蔡振辛 [2]" w:date="2026-09-24T21:08:48Z"/>
                <w:rFonts w:ascii="Times New Roman" w:hAnsi="Times New Roman" w:cs="Times New Roman"/>
              </w:rPr>
            </w:pPr>
            <w:ins w:id="1946" w:author="蔡振辛 [2]" w:date="2026-09-24T21:08:48Z">
              <w:r>
                <w:rPr>
                  <w:rFonts w:ascii="Times New Roman" w:hAnsi="Times New Roman" w:cs="Times New Roman"/>
                </w:rPr>
                <w:t>43</w:t>
              </w:r>
            </w:ins>
          </w:p>
        </w:tc>
        <w:tc>
          <w:tcPr>
            <w:tcW w:w="369" w:type="pct"/>
            <w:tcBorders>
              <w:bottom w:val="single" w:color="auto" w:sz="4" w:space="0"/>
            </w:tcBorders>
            <w:vAlign w:val="center"/>
          </w:tcPr>
          <w:p w14:paraId="14D84F39">
            <w:pPr>
              <w:jc w:val="center"/>
              <w:rPr>
                <w:ins w:id="1947" w:author="蔡振辛 [2]" w:date="2026-09-24T21:08:48Z"/>
                <w:rFonts w:ascii="Times New Roman" w:hAnsi="Times New Roman" w:cs="Times New Roman"/>
              </w:rPr>
            </w:pPr>
            <w:ins w:id="1948" w:author="蔡振辛 [2]" w:date="2026-09-24T21:08:48Z">
              <w:r>
                <w:rPr>
                  <w:rFonts w:ascii="Times New Roman" w:hAnsi="Times New Roman" w:cs="Times New Roman"/>
                </w:rPr>
                <w:t>geometric shape</w:t>
              </w:r>
            </w:ins>
          </w:p>
        </w:tc>
        <w:tc>
          <w:tcPr>
            <w:tcW w:w="553" w:type="pct"/>
            <w:tcBorders>
              <w:bottom w:val="single" w:color="auto" w:sz="4" w:space="0"/>
            </w:tcBorders>
            <w:vAlign w:val="center"/>
          </w:tcPr>
          <w:p w14:paraId="418C1C52">
            <w:pPr>
              <w:jc w:val="center"/>
              <w:rPr>
                <w:ins w:id="1949" w:author="蔡振辛 [2]" w:date="2026-09-24T21:08:48Z"/>
                <w:rFonts w:ascii="Times New Roman" w:hAnsi="Times New Roman" w:cs="Times New Roman"/>
              </w:rPr>
            </w:pPr>
            <w:ins w:id="1950" w:author="蔡振辛 [2]" w:date="2026-09-24T21:08:48Z">
              <w:r>
                <w:rPr>
                  <w:rFonts w:ascii="Times New Roman" w:hAnsi="Times New Roman" w:cs="Times New Roman"/>
                </w:rPr>
                <w:t>216</w:t>
              </w:r>
            </w:ins>
          </w:p>
        </w:tc>
        <w:tc>
          <w:tcPr>
            <w:tcW w:w="337" w:type="pct"/>
            <w:tcBorders>
              <w:bottom w:val="single" w:color="auto" w:sz="4" w:space="0"/>
            </w:tcBorders>
            <w:vAlign w:val="center"/>
          </w:tcPr>
          <w:p w14:paraId="6600F347">
            <w:pPr>
              <w:jc w:val="center"/>
              <w:rPr>
                <w:ins w:id="1951" w:author="蔡振辛 [2]" w:date="2026-09-24T21:08:48Z"/>
                <w:rFonts w:ascii="Times New Roman" w:hAnsi="Times New Roman" w:cs="Times New Roman"/>
              </w:rPr>
            </w:pPr>
            <w:ins w:id="1952" w:author="蔡振辛 [2]" w:date="2026-09-24T21:08:48Z">
              <w:r>
                <w:rPr>
                  <w:rFonts w:ascii="Times New Roman" w:hAnsi="Times New Roman" w:cs="Times New Roman"/>
                </w:rPr>
                <w:t>NA</w:t>
              </w:r>
            </w:ins>
          </w:p>
        </w:tc>
        <w:tc>
          <w:tcPr>
            <w:tcW w:w="525" w:type="pct"/>
            <w:tcBorders>
              <w:bottom w:val="single" w:color="auto" w:sz="4" w:space="0"/>
            </w:tcBorders>
            <w:vAlign w:val="center"/>
          </w:tcPr>
          <w:p w14:paraId="16F80649">
            <w:pPr>
              <w:jc w:val="center"/>
              <w:rPr>
                <w:ins w:id="1953" w:author="蔡振辛 [2]" w:date="2026-09-24T21:08:48Z"/>
                <w:rFonts w:ascii="Times New Roman" w:hAnsi="Times New Roman" w:cs="Times New Roman"/>
              </w:rPr>
            </w:pPr>
            <w:ins w:id="1954" w:author="蔡振辛 [2]" w:date="2026-09-24T21:08:48Z">
              <w:r>
                <w:rPr>
                  <w:rFonts w:ascii="Times New Roman" w:hAnsi="Times New Roman" w:cs="Times New Roman"/>
                </w:rPr>
                <w:t>Lab Experiment</w:t>
              </w:r>
            </w:ins>
          </w:p>
        </w:tc>
      </w:tr>
      <w:tr w14:paraId="7B66FF1A">
        <w:tblPrEx>
          <w:tblCellMar>
            <w:top w:w="0" w:type="dxa"/>
            <w:left w:w="108" w:type="dxa"/>
            <w:bottom w:w="0" w:type="dxa"/>
            <w:right w:w="108" w:type="dxa"/>
          </w:tblCellMar>
        </w:tblPrEx>
        <w:trPr>
          <w:cantSplit/>
          <w:ins w:id="1955" w:author="蔡振辛 [2]" w:date="2026-09-24T21:08:48Z"/>
        </w:trPr>
        <w:tc>
          <w:tcPr>
            <w:tcW w:w="234" w:type="pct"/>
            <w:tcBorders>
              <w:bottom w:val="single" w:color="auto" w:sz="4" w:space="0"/>
            </w:tcBorders>
            <w:vAlign w:val="center"/>
          </w:tcPr>
          <w:p w14:paraId="0AAE5ED3">
            <w:pPr>
              <w:jc w:val="center"/>
              <w:rPr>
                <w:ins w:id="1956" w:author="蔡振辛 [2]" w:date="2026-09-24T21:08:48Z"/>
                <w:rFonts w:ascii="Times New Roman" w:hAnsi="Times New Roman" w:cs="Times New Roman"/>
              </w:rPr>
            </w:pPr>
            <w:ins w:id="1957" w:author="蔡振辛 [2]" w:date="2026-09-24T21:08:48Z">
              <w:r>
                <w:rPr>
                  <w:rFonts w:ascii="Times New Roman" w:hAnsi="Times New Roman" w:cs="Times New Roman"/>
                </w:rPr>
                <w:t>101</w:t>
              </w:r>
            </w:ins>
          </w:p>
        </w:tc>
        <w:tc>
          <w:tcPr>
            <w:tcW w:w="1103" w:type="pct"/>
            <w:tcBorders>
              <w:bottom w:val="single" w:color="auto" w:sz="4" w:space="0"/>
            </w:tcBorders>
            <w:vAlign w:val="center"/>
          </w:tcPr>
          <w:p w14:paraId="2557EDE3">
            <w:pPr>
              <w:jc w:val="center"/>
              <w:rPr>
                <w:ins w:id="1958" w:author="蔡振辛 [2]" w:date="2026-09-24T21:08:48Z"/>
                <w:rFonts w:ascii="Times New Roman" w:hAnsi="Times New Roman" w:cs="Times New Roman"/>
              </w:rPr>
            </w:pPr>
            <w:ins w:id="1959" w:author="蔡振辛 [2]" w:date="2026-09-24T21:08:48Z">
              <w:r>
                <w:rPr>
                  <w:rFonts w:ascii="Times New Roman" w:hAnsi="Times New Roman" w:cs="Times New Roman"/>
                </w:rPr>
                <w:t>Zhang_2024_PsychJ</w:t>
              </w:r>
            </w:ins>
          </w:p>
        </w:tc>
        <w:tc>
          <w:tcPr>
            <w:tcW w:w="545" w:type="pct"/>
            <w:tcBorders>
              <w:bottom w:val="single" w:color="auto" w:sz="4" w:space="0"/>
            </w:tcBorders>
            <w:vAlign w:val="center"/>
          </w:tcPr>
          <w:p w14:paraId="38196C7E">
            <w:pPr>
              <w:jc w:val="center"/>
              <w:rPr>
                <w:ins w:id="1960" w:author="蔡振辛 [2]" w:date="2026-09-24T21:08:48Z"/>
                <w:rFonts w:ascii="Times New Roman" w:hAnsi="Times New Roman" w:cs="Times New Roman"/>
              </w:rPr>
            </w:pPr>
            <w:ins w:id="1961" w:author="蔡振辛 [2]" w:date="2026-09-24T21:08:48Z">
              <w:r>
                <w:rPr>
                  <w:rFonts w:ascii="Times New Roman" w:hAnsi="Times New Roman" w:cs="Times New Roman"/>
                </w:rPr>
                <w:t>Zhang et al. (2024)</w:t>
              </w:r>
            </w:ins>
          </w:p>
        </w:tc>
        <w:tc>
          <w:tcPr>
            <w:tcW w:w="250" w:type="pct"/>
            <w:tcBorders>
              <w:bottom w:val="single" w:color="auto" w:sz="4" w:space="0"/>
            </w:tcBorders>
            <w:vAlign w:val="center"/>
          </w:tcPr>
          <w:p w14:paraId="2E6814C3">
            <w:pPr>
              <w:jc w:val="center"/>
              <w:rPr>
                <w:ins w:id="1962" w:author="蔡振辛 [2]" w:date="2026-09-24T21:08:48Z"/>
                <w:rFonts w:ascii="Times New Roman" w:hAnsi="Times New Roman" w:cs="Times New Roman"/>
              </w:rPr>
            </w:pPr>
            <w:ins w:id="1963" w:author="蔡振辛 [2]" w:date="2026-09-24T21:08:48Z">
              <w:r>
                <w:rPr>
                  <w:rFonts w:ascii="Times New Roman" w:hAnsi="Times New Roman" w:cs="Times New Roman"/>
                </w:rPr>
                <w:t>Exp2</w:t>
              </w:r>
            </w:ins>
          </w:p>
        </w:tc>
        <w:tc>
          <w:tcPr>
            <w:tcW w:w="341" w:type="pct"/>
            <w:tcBorders>
              <w:bottom w:val="single" w:color="auto" w:sz="4" w:space="0"/>
            </w:tcBorders>
            <w:vAlign w:val="center"/>
          </w:tcPr>
          <w:p w14:paraId="7D03EEC7">
            <w:pPr>
              <w:jc w:val="center"/>
              <w:rPr>
                <w:ins w:id="1964" w:author="蔡振辛 [2]" w:date="2026-09-24T21:08:48Z"/>
                <w:rFonts w:ascii="Times New Roman" w:hAnsi="Times New Roman" w:cs="Times New Roman"/>
              </w:rPr>
            </w:pPr>
            <w:ins w:id="1965" w:author="蔡振辛 [2]" w:date="2026-09-24T21:08:48Z">
              <w:r>
                <w:rPr>
                  <w:rFonts w:ascii="Times New Roman" w:hAnsi="Times New Roman" w:cs="Times New Roman"/>
                </w:rPr>
                <w:t>China</w:t>
              </w:r>
            </w:ins>
          </w:p>
        </w:tc>
        <w:tc>
          <w:tcPr>
            <w:tcW w:w="374" w:type="pct"/>
            <w:tcBorders>
              <w:bottom w:val="single" w:color="auto" w:sz="4" w:space="0"/>
            </w:tcBorders>
            <w:vAlign w:val="center"/>
          </w:tcPr>
          <w:p w14:paraId="36BF76A9">
            <w:pPr>
              <w:jc w:val="center"/>
              <w:rPr>
                <w:ins w:id="1966" w:author="蔡振辛 [2]" w:date="2026-09-24T21:08:48Z"/>
                <w:rFonts w:ascii="Times New Roman" w:hAnsi="Times New Roman" w:cs="Times New Roman"/>
              </w:rPr>
            </w:pPr>
            <w:ins w:id="1967" w:author="蔡振辛 [2]" w:date="2026-09-24T21:08:48Z">
              <w:r>
                <w:rPr>
                  <w:rFonts w:ascii="Times New Roman" w:hAnsi="Times New Roman" w:cs="Times New Roman"/>
                </w:rPr>
                <w:t>English</w:t>
              </w:r>
            </w:ins>
          </w:p>
        </w:tc>
        <w:tc>
          <w:tcPr>
            <w:tcW w:w="364" w:type="pct"/>
            <w:tcBorders>
              <w:bottom w:val="single" w:color="auto" w:sz="4" w:space="0"/>
            </w:tcBorders>
            <w:vAlign w:val="center"/>
          </w:tcPr>
          <w:p w14:paraId="7B519D39">
            <w:pPr>
              <w:jc w:val="center"/>
              <w:rPr>
                <w:ins w:id="1968" w:author="蔡振辛 [2]" w:date="2026-09-24T21:08:48Z"/>
                <w:rFonts w:ascii="Times New Roman" w:hAnsi="Times New Roman" w:cs="Times New Roman"/>
              </w:rPr>
            </w:pPr>
            <w:ins w:id="1969" w:author="蔡振辛 [2]" w:date="2026-09-24T21:08:48Z">
              <w:r>
                <w:rPr>
                  <w:rFonts w:ascii="Times New Roman" w:hAnsi="Times New Roman" w:cs="Times New Roman"/>
                </w:rPr>
                <w:t>36</w:t>
              </w:r>
            </w:ins>
          </w:p>
        </w:tc>
        <w:tc>
          <w:tcPr>
            <w:tcW w:w="369" w:type="pct"/>
            <w:tcBorders>
              <w:bottom w:val="single" w:color="auto" w:sz="4" w:space="0"/>
            </w:tcBorders>
            <w:vAlign w:val="center"/>
          </w:tcPr>
          <w:p w14:paraId="25D8706E">
            <w:pPr>
              <w:jc w:val="center"/>
              <w:rPr>
                <w:ins w:id="1970" w:author="蔡振辛 [2]" w:date="2026-09-24T21:08:48Z"/>
                <w:rFonts w:ascii="Times New Roman" w:hAnsi="Times New Roman" w:cs="Times New Roman"/>
              </w:rPr>
            </w:pPr>
            <w:ins w:id="1971" w:author="蔡振辛 [2]" w:date="2026-09-24T21:08:48Z">
              <w:r>
                <w:rPr>
                  <w:rFonts w:ascii="Times New Roman" w:hAnsi="Times New Roman" w:cs="Times New Roman"/>
                </w:rPr>
                <w:t>geometric shape</w:t>
              </w:r>
            </w:ins>
          </w:p>
        </w:tc>
        <w:tc>
          <w:tcPr>
            <w:tcW w:w="553" w:type="pct"/>
            <w:tcBorders>
              <w:bottom w:val="single" w:color="auto" w:sz="4" w:space="0"/>
            </w:tcBorders>
            <w:vAlign w:val="center"/>
          </w:tcPr>
          <w:p w14:paraId="479C7807">
            <w:pPr>
              <w:jc w:val="center"/>
              <w:rPr>
                <w:ins w:id="1972" w:author="蔡振辛 [2]" w:date="2026-09-24T21:08:48Z"/>
                <w:rFonts w:ascii="Times New Roman" w:hAnsi="Times New Roman" w:cs="Times New Roman"/>
              </w:rPr>
            </w:pPr>
            <w:ins w:id="1973" w:author="蔡振辛 [2]" w:date="2026-09-24T21:08:48Z">
              <w:r>
                <w:rPr>
                  <w:rFonts w:ascii="Times New Roman" w:hAnsi="Times New Roman" w:cs="Times New Roman"/>
                </w:rPr>
                <w:t>120</w:t>
              </w:r>
            </w:ins>
          </w:p>
        </w:tc>
        <w:tc>
          <w:tcPr>
            <w:tcW w:w="337" w:type="pct"/>
            <w:tcBorders>
              <w:bottom w:val="single" w:color="auto" w:sz="4" w:space="0"/>
            </w:tcBorders>
            <w:vAlign w:val="center"/>
          </w:tcPr>
          <w:p w14:paraId="21C0060D">
            <w:pPr>
              <w:jc w:val="center"/>
              <w:rPr>
                <w:ins w:id="1974" w:author="蔡振辛 [2]" w:date="2026-09-24T21:08:48Z"/>
                <w:rFonts w:ascii="Times New Roman" w:hAnsi="Times New Roman" w:cs="Times New Roman"/>
              </w:rPr>
            </w:pPr>
            <w:ins w:id="1975" w:author="蔡振辛 [2]" w:date="2026-09-24T21:08:48Z">
              <w:r>
                <w:rPr>
                  <w:rFonts w:ascii="Times New Roman" w:hAnsi="Times New Roman" w:cs="Times New Roman"/>
                </w:rPr>
                <w:t>NA</w:t>
              </w:r>
            </w:ins>
          </w:p>
        </w:tc>
        <w:tc>
          <w:tcPr>
            <w:tcW w:w="525" w:type="pct"/>
            <w:tcBorders>
              <w:bottom w:val="single" w:color="auto" w:sz="4" w:space="0"/>
            </w:tcBorders>
            <w:vAlign w:val="center"/>
          </w:tcPr>
          <w:p w14:paraId="59087A4A">
            <w:pPr>
              <w:jc w:val="center"/>
              <w:rPr>
                <w:ins w:id="1976" w:author="蔡振辛 [2]" w:date="2026-09-24T21:08:48Z"/>
                <w:rFonts w:ascii="Times New Roman" w:hAnsi="Times New Roman" w:cs="Times New Roman"/>
              </w:rPr>
            </w:pPr>
            <w:ins w:id="1977" w:author="蔡振辛 [2]" w:date="2026-09-24T21:08:48Z">
              <w:r>
                <w:rPr>
                  <w:rFonts w:ascii="Times New Roman" w:hAnsi="Times New Roman" w:cs="Times New Roman"/>
                </w:rPr>
                <w:t>Lab Experiment</w:t>
              </w:r>
            </w:ins>
          </w:p>
        </w:tc>
      </w:tr>
      <w:tr w14:paraId="302EF0F9">
        <w:tblPrEx>
          <w:tblCellMar>
            <w:top w:w="0" w:type="dxa"/>
            <w:left w:w="108" w:type="dxa"/>
            <w:bottom w:w="0" w:type="dxa"/>
            <w:right w:w="108" w:type="dxa"/>
          </w:tblCellMar>
        </w:tblPrEx>
        <w:trPr>
          <w:cantSplit/>
          <w:ins w:id="1978" w:author="蔡振辛 [2]" w:date="2026-09-24T21:08:48Z"/>
        </w:trPr>
        <w:tc>
          <w:tcPr>
            <w:tcW w:w="234" w:type="pct"/>
            <w:tcBorders>
              <w:bottom w:val="single" w:color="auto" w:sz="4" w:space="0"/>
            </w:tcBorders>
            <w:vAlign w:val="center"/>
          </w:tcPr>
          <w:p w14:paraId="3310AB73">
            <w:pPr>
              <w:jc w:val="center"/>
              <w:rPr>
                <w:ins w:id="1979" w:author="蔡振辛 [2]" w:date="2026-09-24T21:08:48Z"/>
                <w:rFonts w:ascii="Times New Roman" w:hAnsi="Times New Roman" w:cs="Times New Roman"/>
              </w:rPr>
            </w:pPr>
            <w:ins w:id="1980" w:author="蔡振辛 [2]" w:date="2026-09-24T21:08:48Z">
              <w:r>
                <w:rPr>
                  <w:rFonts w:ascii="Times New Roman" w:hAnsi="Times New Roman" w:cs="Times New Roman"/>
                </w:rPr>
                <w:t>102</w:t>
              </w:r>
            </w:ins>
          </w:p>
        </w:tc>
        <w:tc>
          <w:tcPr>
            <w:tcW w:w="1103" w:type="pct"/>
            <w:tcBorders>
              <w:bottom w:val="single" w:color="auto" w:sz="4" w:space="0"/>
            </w:tcBorders>
            <w:vAlign w:val="center"/>
          </w:tcPr>
          <w:p w14:paraId="00E21726">
            <w:pPr>
              <w:jc w:val="center"/>
              <w:rPr>
                <w:ins w:id="1981" w:author="蔡振辛 [2]" w:date="2026-09-24T21:08:48Z"/>
                <w:rFonts w:ascii="Times New Roman" w:hAnsi="Times New Roman" w:cs="Times New Roman"/>
              </w:rPr>
            </w:pPr>
            <w:ins w:id="1982" w:author="蔡振辛 [2]" w:date="2026-09-24T21:08:48Z">
              <w:r>
                <w:rPr>
                  <w:rFonts w:ascii="Times New Roman" w:hAnsi="Times New Roman" w:cs="Times New Roman"/>
                </w:rPr>
                <w:t>Zhang_2026_JNeurosci</w:t>
              </w:r>
            </w:ins>
          </w:p>
        </w:tc>
        <w:tc>
          <w:tcPr>
            <w:tcW w:w="545" w:type="pct"/>
            <w:tcBorders>
              <w:bottom w:val="single" w:color="auto" w:sz="4" w:space="0"/>
            </w:tcBorders>
            <w:vAlign w:val="center"/>
          </w:tcPr>
          <w:p w14:paraId="09159328">
            <w:pPr>
              <w:jc w:val="center"/>
              <w:rPr>
                <w:ins w:id="1983" w:author="蔡振辛 [2]" w:date="2026-09-24T21:08:48Z"/>
                <w:rFonts w:ascii="Times New Roman" w:hAnsi="Times New Roman" w:cs="Times New Roman"/>
              </w:rPr>
            </w:pPr>
            <w:ins w:id="1984" w:author="蔡振辛 [2]" w:date="2026-09-24T21:08:48Z">
              <w:r>
                <w:rPr>
                  <w:rFonts w:ascii="Times New Roman" w:hAnsi="Times New Roman" w:cs="Times New Roman"/>
                </w:rPr>
                <w:t>Zhang (2026)</w:t>
              </w:r>
            </w:ins>
          </w:p>
        </w:tc>
        <w:tc>
          <w:tcPr>
            <w:tcW w:w="250" w:type="pct"/>
            <w:tcBorders>
              <w:bottom w:val="single" w:color="auto" w:sz="4" w:space="0"/>
            </w:tcBorders>
            <w:vAlign w:val="center"/>
          </w:tcPr>
          <w:p w14:paraId="0BC951B9">
            <w:pPr>
              <w:jc w:val="center"/>
              <w:rPr>
                <w:ins w:id="1985" w:author="蔡振辛 [2]" w:date="2026-09-24T21:08:48Z"/>
                <w:rFonts w:ascii="Times New Roman" w:hAnsi="Times New Roman" w:cs="Times New Roman"/>
              </w:rPr>
            </w:pPr>
            <w:ins w:id="1986" w:author="蔡振辛 [2]" w:date="2026-09-24T21:08:48Z">
              <w:r>
                <w:rPr>
                  <w:rFonts w:ascii="Times New Roman" w:hAnsi="Times New Roman" w:cs="Times New Roman"/>
                </w:rPr>
                <w:t>Exp1</w:t>
              </w:r>
            </w:ins>
          </w:p>
        </w:tc>
        <w:tc>
          <w:tcPr>
            <w:tcW w:w="341" w:type="pct"/>
            <w:tcBorders>
              <w:bottom w:val="single" w:color="auto" w:sz="4" w:space="0"/>
            </w:tcBorders>
            <w:vAlign w:val="center"/>
          </w:tcPr>
          <w:p w14:paraId="7D001957">
            <w:pPr>
              <w:jc w:val="center"/>
              <w:rPr>
                <w:ins w:id="1987" w:author="蔡振辛 [2]" w:date="2026-09-24T21:08:48Z"/>
                <w:rFonts w:ascii="Times New Roman" w:hAnsi="Times New Roman" w:cs="Times New Roman"/>
              </w:rPr>
            </w:pPr>
            <w:ins w:id="1988" w:author="蔡振辛 [2]" w:date="2026-09-24T21:08:48Z">
              <w:r>
                <w:rPr>
                  <w:rFonts w:ascii="Times New Roman" w:hAnsi="Times New Roman" w:cs="Times New Roman"/>
                </w:rPr>
                <w:t>China</w:t>
              </w:r>
            </w:ins>
          </w:p>
        </w:tc>
        <w:tc>
          <w:tcPr>
            <w:tcW w:w="374" w:type="pct"/>
            <w:tcBorders>
              <w:bottom w:val="single" w:color="auto" w:sz="4" w:space="0"/>
            </w:tcBorders>
            <w:vAlign w:val="center"/>
          </w:tcPr>
          <w:p w14:paraId="2CB0CFD7">
            <w:pPr>
              <w:jc w:val="center"/>
              <w:rPr>
                <w:ins w:id="1989" w:author="蔡振辛 [2]" w:date="2026-09-24T21:08:48Z"/>
                <w:rFonts w:ascii="Times New Roman" w:hAnsi="Times New Roman" w:cs="Times New Roman"/>
              </w:rPr>
            </w:pPr>
            <w:ins w:id="1990" w:author="蔡振辛 [2]" w:date="2026-09-24T21:08:48Z">
              <w:r>
                <w:rPr>
                  <w:rFonts w:ascii="Times New Roman" w:hAnsi="Times New Roman" w:cs="Times New Roman"/>
                </w:rPr>
                <w:t>English</w:t>
              </w:r>
            </w:ins>
          </w:p>
        </w:tc>
        <w:tc>
          <w:tcPr>
            <w:tcW w:w="364" w:type="pct"/>
            <w:tcBorders>
              <w:bottom w:val="single" w:color="auto" w:sz="4" w:space="0"/>
            </w:tcBorders>
            <w:vAlign w:val="center"/>
          </w:tcPr>
          <w:p w14:paraId="24D144BE">
            <w:pPr>
              <w:jc w:val="center"/>
              <w:rPr>
                <w:ins w:id="1991" w:author="蔡振辛 [2]" w:date="2026-09-24T21:08:48Z"/>
                <w:rFonts w:ascii="Times New Roman" w:hAnsi="Times New Roman" w:cs="Times New Roman"/>
              </w:rPr>
            </w:pPr>
            <w:ins w:id="1992" w:author="蔡振辛 [2]" w:date="2026-09-24T21:08:48Z">
              <w:r>
                <w:rPr>
                  <w:rFonts w:ascii="Times New Roman" w:hAnsi="Times New Roman" w:cs="Times New Roman"/>
                </w:rPr>
                <w:t>59 (27/32)</w:t>
              </w:r>
            </w:ins>
          </w:p>
        </w:tc>
        <w:tc>
          <w:tcPr>
            <w:tcW w:w="369" w:type="pct"/>
            <w:tcBorders>
              <w:bottom w:val="single" w:color="auto" w:sz="4" w:space="0"/>
            </w:tcBorders>
            <w:vAlign w:val="center"/>
          </w:tcPr>
          <w:p w14:paraId="7DF8B5DF">
            <w:pPr>
              <w:jc w:val="center"/>
              <w:rPr>
                <w:ins w:id="1993" w:author="蔡振辛 [2]" w:date="2026-09-24T21:08:48Z"/>
                <w:rFonts w:ascii="Times New Roman" w:hAnsi="Times New Roman" w:cs="Times New Roman"/>
              </w:rPr>
            </w:pPr>
            <w:ins w:id="1994" w:author="蔡振辛 [2]" w:date="2026-09-24T21:08:48Z">
              <w:r>
                <w:rPr>
                  <w:rFonts w:ascii="Times New Roman" w:hAnsi="Times New Roman" w:cs="Times New Roman"/>
                </w:rPr>
                <w:t>geometric shape</w:t>
              </w:r>
            </w:ins>
          </w:p>
        </w:tc>
        <w:tc>
          <w:tcPr>
            <w:tcW w:w="553" w:type="pct"/>
            <w:tcBorders>
              <w:bottom w:val="single" w:color="auto" w:sz="4" w:space="0"/>
            </w:tcBorders>
            <w:vAlign w:val="center"/>
          </w:tcPr>
          <w:p w14:paraId="351D847F">
            <w:pPr>
              <w:jc w:val="center"/>
              <w:rPr>
                <w:ins w:id="1995" w:author="蔡振辛 [2]" w:date="2026-09-24T21:08:48Z"/>
                <w:rFonts w:ascii="Times New Roman" w:hAnsi="Times New Roman" w:cs="Times New Roman"/>
              </w:rPr>
            </w:pPr>
            <w:ins w:id="1996" w:author="蔡振辛 [2]" w:date="2026-09-24T21:08:48Z">
              <w:r>
                <w:rPr>
                  <w:rFonts w:ascii="Times New Roman" w:hAnsi="Times New Roman" w:cs="Times New Roman"/>
                </w:rPr>
                <w:t>450 (5 blocks x 90; incomplete blocks in 17 subjects)</w:t>
              </w:r>
            </w:ins>
          </w:p>
        </w:tc>
        <w:tc>
          <w:tcPr>
            <w:tcW w:w="337" w:type="pct"/>
            <w:tcBorders>
              <w:bottom w:val="single" w:color="auto" w:sz="4" w:space="0"/>
            </w:tcBorders>
            <w:vAlign w:val="center"/>
          </w:tcPr>
          <w:p w14:paraId="75392BB9">
            <w:pPr>
              <w:jc w:val="center"/>
              <w:rPr>
                <w:ins w:id="1997" w:author="蔡振辛 [2]" w:date="2026-09-24T21:08:48Z"/>
                <w:rFonts w:ascii="Times New Roman" w:hAnsi="Times New Roman" w:cs="Times New Roman"/>
              </w:rPr>
            </w:pPr>
            <w:ins w:id="1998" w:author="蔡振辛 [2]" w:date="2026-09-24T21:08:48Z">
              <w:r>
                <w:rPr>
                  <w:rFonts w:ascii="Times New Roman" w:hAnsi="Times New Roman" w:cs="Times New Roman"/>
                </w:rPr>
                <w:t>NA</w:t>
              </w:r>
            </w:ins>
          </w:p>
        </w:tc>
        <w:tc>
          <w:tcPr>
            <w:tcW w:w="525" w:type="pct"/>
            <w:tcBorders>
              <w:bottom w:val="single" w:color="auto" w:sz="4" w:space="0"/>
            </w:tcBorders>
            <w:vAlign w:val="center"/>
          </w:tcPr>
          <w:p w14:paraId="4CDFE3C4">
            <w:pPr>
              <w:jc w:val="center"/>
              <w:rPr>
                <w:ins w:id="1999" w:author="蔡振辛 [2]" w:date="2026-09-24T21:08:48Z"/>
                <w:rFonts w:ascii="Times New Roman" w:hAnsi="Times New Roman" w:cs="Times New Roman"/>
              </w:rPr>
            </w:pPr>
            <w:ins w:id="2000" w:author="蔡振辛 [2]" w:date="2026-09-24T21:08:48Z">
              <w:r>
                <w:rPr>
                  <w:rFonts w:ascii="Times New Roman" w:hAnsi="Times New Roman" w:cs="Times New Roman"/>
                </w:rPr>
                <w:t>Lab Experiment</w:t>
              </w:r>
            </w:ins>
          </w:p>
        </w:tc>
      </w:tr>
      <w:tr w14:paraId="0DC7C894">
        <w:tblPrEx>
          <w:tblCellMar>
            <w:top w:w="0" w:type="dxa"/>
            <w:left w:w="108" w:type="dxa"/>
            <w:bottom w:w="0" w:type="dxa"/>
            <w:right w:w="108" w:type="dxa"/>
          </w:tblCellMar>
        </w:tblPrEx>
        <w:trPr>
          <w:cantSplit/>
          <w:ins w:id="2001" w:author="蔡振辛 [2]" w:date="2026-09-24T21:08:48Z"/>
        </w:trPr>
        <w:tc>
          <w:tcPr>
            <w:tcW w:w="234" w:type="pct"/>
            <w:tcBorders>
              <w:bottom w:val="single" w:color="auto" w:sz="4" w:space="0"/>
            </w:tcBorders>
            <w:vAlign w:val="center"/>
          </w:tcPr>
          <w:p w14:paraId="7A1CC6B7">
            <w:pPr>
              <w:jc w:val="center"/>
              <w:rPr>
                <w:ins w:id="2002" w:author="蔡振辛 [2]" w:date="2026-09-24T21:08:48Z"/>
                <w:rFonts w:ascii="Times New Roman" w:hAnsi="Times New Roman" w:cs="Times New Roman"/>
              </w:rPr>
            </w:pPr>
            <w:ins w:id="2003" w:author="蔡振辛 [2]" w:date="2026-09-24T21:08:48Z">
              <w:r>
                <w:rPr>
                  <w:rFonts w:ascii="Times New Roman" w:hAnsi="Times New Roman" w:cs="Times New Roman"/>
                </w:rPr>
                <w:t>103</w:t>
              </w:r>
            </w:ins>
          </w:p>
        </w:tc>
        <w:tc>
          <w:tcPr>
            <w:tcW w:w="1103" w:type="pct"/>
            <w:tcBorders>
              <w:bottom w:val="single" w:color="auto" w:sz="4" w:space="0"/>
            </w:tcBorders>
            <w:vAlign w:val="center"/>
          </w:tcPr>
          <w:p w14:paraId="6D6EA0CA">
            <w:pPr>
              <w:jc w:val="center"/>
              <w:rPr>
                <w:ins w:id="2004" w:author="蔡振辛 [2]" w:date="2026-09-24T21:08:48Z"/>
                <w:rFonts w:ascii="Times New Roman" w:hAnsi="Times New Roman" w:cs="Times New Roman"/>
              </w:rPr>
            </w:pPr>
            <w:ins w:id="2005" w:author="蔡振辛 [2]" w:date="2026-09-24T21:08:48Z">
              <w:r>
                <w:rPr>
                  <w:rFonts w:ascii="Times New Roman" w:hAnsi="Times New Roman" w:cs="Times New Roman"/>
                </w:rPr>
                <w:t>Zhang_2026_JNeurosci</w:t>
              </w:r>
            </w:ins>
          </w:p>
        </w:tc>
        <w:tc>
          <w:tcPr>
            <w:tcW w:w="545" w:type="pct"/>
            <w:tcBorders>
              <w:bottom w:val="single" w:color="auto" w:sz="4" w:space="0"/>
            </w:tcBorders>
            <w:vAlign w:val="center"/>
          </w:tcPr>
          <w:p w14:paraId="439D3B88">
            <w:pPr>
              <w:jc w:val="center"/>
              <w:rPr>
                <w:ins w:id="2006" w:author="蔡振辛 [2]" w:date="2026-09-24T21:08:48Z"/>
                <w:rFonts w:ascii="Times New Roman" w:hAnsi="Times New Roman" w:cs="Times New Roman"/>
              </w:rPr>
            </w:pPr>
            <w:ins w:id="2007" w:author="蔡振辛 [2]" w:date="2026-09-24T21:08:48Z">
              <w:r>
                <w:rPr>
                  <w:rFonts w:ascii="Times New Roman" w:hAnsi="Times New Roman" w:cs="Times New Roman"/>
                </w:rPr>
                <w:t>Zhang (2026)</w:t>
              </w:r>
            </w:ins>
          </w:p>
        </w:tc>
        <w:tc>
          <w:tcPr>
            <w:tcW w:w="250" w:type="pct"/>
            <w:tcBorders>
              <w:bottom w:val="single" w:color="auto" w:sz="4" w:space="0"/>
            </w:tcBorders>
            <w:vAlign w:val="center"/>
          </w:tcPr>
          <w:p w14:paraId="55B4BA8B">
            <w:pPr>
              <w:jc w:val="center"/>
              <w:rPr>
                <w:ins w:id="2008" w:author="蔡振辛 [2]" w:date="2026-09-24T21:08:48Z"/>
                <w:rFonts w:ascii="Times New Roman" w:hAnsi="Times New Roman" w:cs="Times New Roman"/>
              </w:rPr>
            </w:pPr>
            <w:ins w:id="2009" w:author="蔡振辛 [2]" w:date="2026-09-24T21:08:48Z">
              <w:r>
                <w:rPr>
                  <w:rFonts w:ascii="Times New Roman" w:hAnsi="Times New Roman" w:cs="Times New Roman"/>
                </w:rPr>
                <w:t>Exp1</w:t>
              </w:r>
            </w:ins>
          </w:p>
        </w:tc>
        <w:tc>
          <w:tcPr>
            <w:tcW w:w="341" w:type="pct"/>
            <w:tcBorders>
              <w:bottom w:val="single" w:color="auto" w:sz="4" w:space="0"/>
            </w:tcBorders>
            <w:vAlign w:val="center"/>
          </w:tcPr>
          <w:p w14:paraId="144264A5">
            <w:pPr>
              <w:jc w:val="center"/>
              <w:rPr>
                <w:ins w:id="2010" w:author="蔡振辛 [2]" w:date="2026-09-24T21:08:48Z"/>
                <w:rFonts w:ascii="Times New Roman" w:hAnsi="Times New Roman" w:cs="Times New Roman"/>
              </w:rPr>
            </w:pPr>
            <w:ins w:id="2011" w:author="蔡振辛 [2]" w:date="2026-09-24T21:08:48Z">
              <w:r>
                <w:rPr>
                  <w:rFonts w:ascii="Times New Roman" w:hAnsi="Times New Roman" w:cs="Times New Roman"/>
                </w:rPr>
                <w:t>China</w:t>
              </w:r>
            </w:ins>
          </w:p>
        </w:tc>
        <w:tc>
          <w:tcPr>
            <w:tcW w:w="374" w:type="pct"/>
            <w:tcBorders>
              <w:bottom w:val="single" w:color="auto" w:sz="4" w:space="0"/>
            </w:tcBorders>
            <w:vAlign w:val="center"/>
          </w:tcPr>
          <w:p w14:paraId="010359FC">
            <w:pPr>
              <w:jc w:val="center"/>
              <w:rPr>
                <w:ins w:id="2012" w:author="蔡振辛 [2]" w:date="2026-09-24T21:08:48Z"/>
                <w:rFonts w:ascii="Times New Roman" w:hAnsi="Times New Roman" w:cs="Times New Roman"/>
              </w:rPr>
            </w:pPr>
            <w:ins w:id="2013" w:author="蔡振辛 [2]" w:date="2026-09-24T21:08:48Z">
              <w:r>
                <w:rPr>
                  <w:rFonts w:ascii="Times New Roman" w:hAnsi="Times New Roman" w:cs="Times New Roman"/>
                </w:rPr>
                <w:t>English</w:t>
              </w:r>
            </w:ins>
          </w:p>
        </w:tc>
        <w:tc>
          <w:tcPr>
            <w:tcW w:w="364" w:type="pct"/>
            <w:tcBorders>
              <w:bottom w:val="single" w:color="auto" w:sz="4" w:space="0"/>
            </w:tcBorders>
            <w:vAlign w:val="center"/>
          </w:tcPr>
          <w:p w14:paraId="388EF5D4">
            <w:pPr>
              <w:jc w:val="center"/>
              <w:rPr>
                <w:ins w:id="2014" w:author="蔡振辛 [2]" w:date="2026-09-24T21:08:48Z"/>
                <w:rFonts w:ascii="Times New Roman" w:hAnsi="Times New Roman" w:cs="Times New Roman"/>
              </w:rPr>
            </w:pPr>
            <w:ins w:id="2015" w:author="蔡振辛 [2]" w:date="2026-09-24T21:08:48Z">
              <w:r>
                <w:rPr>
                  <w:rFonts w:ascii="Times New Roman" w:hAnsi="Times New Roman" w:cs="Times New Roman"/>
                </w:rPr>
                <w:t>32 (14/18)</w:t>
              </w:r>
            </w:ins>
          </w:p>
        </w:tc>
        <w:tc>
          <w:tcPr>
            <w:tcW w:w="369" w:type="pct"/>
            <w:tcBorders>
              <w:bottom w:val="single" w:color="auto" w:sz="4" w:space="0"/>
            </w:tcBorders>
            <w:vAlign w:val="center"/>
          </w:tcPr>
          <w:p w14:paraId="6719BA93">
            <w:pPr>
              <w:jc w:val="center"/>
              <w:rPr>
                <w:ins w:id="2016" w:author="蔡振辛 [2]" w:date="2026-09-24T21:08:48Z"/>
                <w:rFonts w:ascii="Times New Roman" w:hAnsi="Times New Roman" w:cs="Times New Roman"/>
              </w:rPr>
            </w:pPr>
            <w:ins w:id="2017" w:author="蔡振辛 [2]" w:date="2026-09-24T21:08:48Z">
              <w:r>
                <w:rPr>
                  <w:rFonts w:ascii="Times New Roman" w:hAnsi="Times New Roman" w:cs="Times New Roman"/>
                </w:rPr>
                <w:t>geometric shape</w:t>
              </w:r>
            </w:ins>
          </w:p>
        </w:tc>
        <w:tc>
          <w:tcPr>
            <w:tcW w:w="553" w:type="pct"/>
            <w:tcBorders>
              <w:bottom w:val="single" w:color="auto" w:sz="4" w:space="0"/>
            </w:tcBorders>
            <w:vAlign w:val="center"/>
          </w:tcPr>
          <w:p w14:paraId="7A37D19F">
            <w:pPr>
              <w:jc w:val="center"/>
              <w:rPr>
                <w:ins w:id="2018" w:author="蔡振辛 [2]" w:date="2026-09-24T21:08:48Z"/>
                <w:rFonts w:ascii="Times New Roman" w:hAnsi="Times New Roman" w:cs="Times New Roman"/>
              </w:rPr>
            </w:pPr>
            <w:ins w:id="2019" w:author="蔡振辛 [2]" w:date="2026-09-24T21:08:48Z">
              <w:r>
                <w:rPr>
                  <w:rFonts w:ascii="Times New Roman" w:hAnsi="Times New Roman" w:cs="Times New Roman"/>
                </w:rPr>
                <w:t>450 (5 blocks x 90; incomplete blocks in 17 subjects)</w:t>
              </w:r>
            </w:ins>
          </w:p>
        </w:tc>
        <w:tc>
          <w:tcPr>
            <w:tcW w:w="337" w:type="pct"/>
            <w:tcBorders>
              <w:bottom w:val="single" w:color="auto" w:sz="4" w:space="0"/>
            </w:tcBorders>
            <w:vAlign w:val="center"/>
          </w:tcPr>
          <w:p w14:paraId="66D56646">
            <w:pPr>
              <w:jc w:val="center"/>
              <w:rPr>
                <w:ins w:id="2020" w:author="蔡振辛 [2]" w:date="2026-09-24T21:08:48Z"/>
                <w:rFonts w:ascii="Times New Roman" w:hAnsi="Times New Roman" w:cs="Times New Roman"/>
              </w:rPr>
            </w:pPr>
            <w:ins w:id="2021" w:author="蔡振辛 [2]" w:date="2026-09-24T21:08:48Z">
              <w:r>
                <w:rPr>
                  <w:rFonts w:ascii="Times New Roman" w:hAnsi="Times New Roman" w:cs="Times New Roman"/>
                </w:rPr>
                <w:t>NA</w:t>
              </w:r>
            </w:ins>
          </w:p>
        </w:tc>
        <w:tc>
          <w:tcPr>
            <w:tcW w:w="525" w:type="pct"/>
            <w:tcBorders>
              <w:bottom w:val="single" w:color="auto" w:sz="4" w:space="0"/>
            </w:tcBorders>
            <w:vAlign w:val="center"/>
          </w:tcPr>
          <w:p w14:paraId="20CEA1D9">
            <w:pPr>
              <w:jc w:val="center"/>
              <w:rPr>
                <w:ins w:id="2022" w:author="蔡振辛 [2]" w:date="2026-09-24T21:08:48Z"/>
                <w:rFonts w:ascii="Times New Roman" w:hAnsi="Times New Roman" w:cs="Times New Roman"/>
              </w:rPr>
            </w:pPr>
            <w:ins w:id="2023" w:author="蔡振辛 [2]" w:date="2026-09-24T21:08:48Z">
              <w:r>
                <w:rPr>
                  <w:rFonts w:ascii="Times New Roman" w:hAnsi="Times New Roman" w:cs="Times New Roman"/>
                </w:rPr>
                <w:t>Lab Experiment</w:t>
              </w:r>
            </w:ins>
          </w:p>
        </w:tc>
      </w:tr>
      <w:tr w14:paraId="73BFB673">
        <w:tblPrEx>
          <w:tblCellMar>
            <w:top w:w="0" w:type="dxa"/>
            <w:left w:w="108" w:type="dxa"/>
            <w:bottom w:w="0" w:type="dxa"/>
            <w:right w:w="108" w:type="dxa"/>
          </w:tblCellMar>
        </w:tblPrEx>
        <w:trPr>
          <w:cantSplit/>
          <w:ins w:id="2024" w:author="蔡振辛 [2]" w:date="2026-09-24T21:08:48Z"/>
        </w:trPr>
        <w:tc>
          <w:tcPr>
            <w:tcW w:w="234" w:type="pct"/>
            <w:tcBorders>
              <w:bottom w:val="single" w:color="auto" w:sz="4" w:space="0"/>
            </w:tcBorders>
            <w:vAlign w:val="center"/>
          </w:tcPr>
          <w:p w14:paraId="05ACDC23">
            <w:pPr>
              <w:jc w:val="center"/>
              <w:rPr>
                <w:ins w:id="2025" w:author="蔡振辛 [2]" w:date="2026-09-24T21:08:48Z"/>
                <w:rFonts w:ascii="Times New Roman" w:hAnsi="Times New Roman" w:cs="Times New Roman"/>
              </w:rPr>
            </w:pPr>
            <w:ins w:id="2026" w:author="蔡振辛 [2]" w:date="2026-09-24T21:08:48Z">
              <w:r>
                <w:rPr>
                  <w:rFonts w:ascii="Times New Roman" w:hAnsi="Times New Roman" w:cs="Times New Roman"/>
                </w:rPr>
                <w:t>104</w:t>
              </w:r>
            </w:ins>
          </w:p>
        </w:tc>
        <w:tc>
          <w:tcPr>
            <w:tcW w:w="1103" w:type="pct"/>
            <w:tcBorders>
              <w:bottom w:val="single" w:color="auto" w:sz="4" w:space="0"/>
            </w:tcBorders>
            <w:vAlign w:val="center"/>
          </w:tcPr>
          <w:p w14:paraId="7467FDA7">
            <w:pPr>
              <w:jc w:val="center"/>
              <w:rPr>
                <w:ins w:id="2027" w:author="蔡振辛 [2]" w:date="2026-09-24T21:08:48Z"/>
                <w:rFonts w:ascii="Times New Roman" w:hAnsi="Times New Roman" w:cs="Times New Roman"/>
              </w:rPr>
            </w:pPr>
            <w:ins w:id="2028" w:author="蔡振辛 [2]" w:date="2026-09-24T21:08:48Z">
              <w:r>
                <w:rPr>
                  <w:rFonts w:ascii="Times New Roman" w:hAnsi="Times New Roman" w:cs="Times New Roman"/>
                </w:rPr>
                <w:t>Zhao_2026_PsychonBullRev</w:t>
              </w:r>
            </w:ins>
          </w:p>
        </w:tc>
        <w:tc>
          <w:tcPr>
            <w:tcW w:w="545" w:type="pct"/>
            <w:tcBorders>
              <w:bottom w:val="single" w:color="auto" w:sz="4" w:space="0"/>
            </w:tcBorders>
            <w:vAlign w:val="center"/>
          </w:tcPr>
          <w:p w14:paraId="52E479D7">
            <w:pPr>
              <w:jc w:val="center"/>
              <w:rPr>
                <w:ins w:id="2029" w:author="蔡振辛 [2]" w:date="2026-09-24T21:08:48Z"/>
                <w:rFonts w:ascii="Times New Roman" w:hAnsi="Times New Roman" w:cs="Times New Roman"/>
              </w:rPr>
            </w:pPr>
            <w:ins w:id="2030" w:author="蔡振辛 [2]" w:date="2026-09-24T21:08:48Z">
              <w:r>
                <w:rPr>
                  <w:rFonts w:ascii="Times New Roman" w:hAnsi="Times New Roman" w:cs="Times New Roman"/>
                </w:rPr>
                <w:t>Zhao &amp; Wang (2026)</w:t>
              </w:r>
            </w:ins>
          </w:p>
        </w:tc>
        <w:tc>
          <w:tcPr>
            <w:tcW w:w="250" w:type="pct"/>
            <w:tcBorders>
              <w:bottom w:val="single" w:color="auto" w:sz="4" w:space="0"/>
            </w:tcBorders>
            <w:vAlign w:val="center"/>
          </w:tcPr>
          <w:p w14:paraId="5BB47527">
            <w:pPr>
              <w:jc w:val="center"/>
              <w:rPr>
                <w:ins w:id="2031" w:author="蔡振辛 [2]" w:date="2026-09-24T21:08:48Z"/>
                <w:rFonts w:ascii="Times New Roman" w:hAnsi="Times New Roman" w:cs="Times New Roman"/>
              </w:rPr>
            </w:pPr>
            <w:ins w:id="2032" w:author="蔡振辛 [2]" w:date="2026-09-24T21:08:48Z">
              <w:r>
                <w:rPr>
                  <w:rFonts w:ascii="Times New Roman" w:hAnsi="Times New Roman" w:cs="Times New Roman"/>
                </w:rPr>
                <w:t>Exp1</w:t>
              </w:r>
            </w:ins>
          </w:p>
        </w:tc>
        <w:tc>
          <w:tcPr>
            <w:tcW w:w="341" w:type="pct"/>
            <w:tcBorders>
              <w:bottom w:val="single" w:color="auto" w:sz="4" w:space="0"/>
            </w:tcBorders>
            <w:vAlign w:val="center"/>
          </w:tcPr>
          <w:p w14:paraId="3826B3C4">
            <w:pPr>
              <w:jc w:val="center"/>
              <w:rPr>
                <w:ins w:id="2033" w:author="蔡振辛 [2]" w:date="2026-09-24T21:08:48Z"/>
                <w:rFonts w:ascii="Times New Roman" w:hAnsi="Times New Roman" w:cs="Times New Roman"/>
              </w:rPr>
            </w:pPr>
            <w:ins w:id="2034" w:author="蔡振辛 [2]" w:date="2026-09-24T21:08:48Z">
              <w:r>
                <w:rPr>
                  <w:rFonts w:ascii="Times New Roman" w:hAnsi="Times New Roman" w:cs="Times New Roman"/>
                </w:rPr>
                <w:t>China</w:t>
              </w:r>
            </w:ins>
          </w:p>
        </w:tc>
        <w:tc>
          <w:tcPr>
            <w:tcW w:w="374" w:type="pct"/>
            <w:tcBorders>
              <w:bottom w:val="single" w:color="auto" w:sz="4" w:space="0"/>
            </w:tcBorders>
            <w:vAlign w:val="center"/>
          </w:tcPr>
          <w:p w14:paraId="6A371EBE">
            <w:pPr>
              <w:jc w:val="center"/>
              <w:rPr>
                <w:ins w:id="2035" w:author="蔡振辛 [2]" w:date="2026-09-24T21:08:48Z"/>
                <w:rFonts w:ascii="Times New Roman" w:hAnsi="Times New Roman" w:cs="Times New Roman"/>
              </w:rPr>
            </w:pPr>
          </w:p>
        </w:tc>
        <w:tc>
          <w:tcPr>
            <w:tcW w:w="364" w:type="pct"/>
            <w:tcBorders>
              <w:bottom w:val="single" w:color="auto" w:sz="4" w:space="0"/>
            </w:tcBorders>
            <w:vAlign w:val="center"/>
          </w:tcPr>
          <w:p w14:paraId="088C5290">
            <w:pPr>
              <w:jc w:val="center"/>
              <w:rPr>
                <w:ins w:id="2036" w:author="蔡振辛 [2]" w:date="2026-09-24T21:08:48Z"/>
                <w:rFonts w:ascii="Times New Roman" w:hAnsi="Times New Roman" w:cs="Times New Roman"/>
              </w:rPr>
            </w:pPr>
            <w:ins w:id="2037" w:author="蔡振辛 [2]" w:date="2026-09-24T21:08:48Z">
              <w:r>
                <w:rPr>
                  <w:rFonts w:ascii="Times New Roman" w:hAnsi="Times New Roman" w:cs="Times New Roman"/>
                </w:rPr>
                <w:t>45 (12/33)</w:t>
              </w:r>
            </w:ins>
          </w:p>
        </w:tc>
        <w:tc>
          <w:tcPr>
            <w:tcW w:w="369" w:type="pct"/>
            <w:tcBorders>
              <w:bottom w:val="single" w:color="auto" w:sz="4" w:space="0"/>
            </w:tcBorders>
            <w:vAlign w:val="center"/>
          </w:tcPr>
          <w:p w14:paraId="1A98D82E">
            <w:pPr>
              <w:jc w:val="center"/>
              <w:rPr>
                <w:ins w:id="2038" w:author="蔡振辛 [2]" w:date="2026-09-24T21:08:48Z"/>
                <w:rFonts w:ascii="Times New Roman" w:hAnsi="Times New Roman" w:cs="Times New Roman"/>
              </w:rPr>
            </w:pPr>
            <w:ins w:id="2039" w:author="蔡振辛 [2]" w:date="2026-09-24T21:08:48Z">
              <w:r>
                <w:rPr>
                  <w:rFonts w:ascii="Times New Roman" w:hAnsi="Times New Roman" w:cs="Times New Roman"/>
                </w:rPr>
                <w:t>geometric shape</w:t>
              </w:r>
            </w:ins>
          </w:p>
        </w:tc>
        <w:tc>
          <w:tcPr>
            <w:tcW w:w="553" w:type="pct"/>
            <w:tcBorders>
              <w:bottom w:val="single" w:color="auto" w:sz="4" w:space="0"/>
            </w:tcBorders>
            <w:vAlign w:val="center"/>
          </w:tcPr>
          <w:p w14:paraId="534573A1">
            <w:pPr>
              <w:jc w:val="center"/>
              <w:rPr>
                <w:ins w:id="2040" w:author="蔡振辛 [2]" w:date="2026-09-24T21:08:48Z"/>
                <w:rFonts w:ascii="Times New Roman" w:hAnsi="Times New Roman" w:cs="Times New Roman"/>
              </w:rPr>
            </w:pPr>
            <w:ins w:id="2041" w:author="蔡振辛 [2]" w:date="2026-09-24T21:08:48Z">
              <w:r>
                <w:rPr>
                  <w:rFonts w:ascii="Times New Roman" w:hAnsi="Times New Roman" w:cs="Times New Roman"/>
                </w:rPr>
                <w:t>360</w:t>
              </w:r>
            </w:ins>
          </w:p>
        </w:tc>
        <w:tc>
          <w:tcPr>
            <w:tcW w:w="337" w:type="pct"/>
            <w:tcBorders>
              <w:bottom w:val="single" w:color="auto" w:sz="4" w:space="0"/>
            </w:tcBorders>
            <w:vAlign w:val="center"/>
          </w:tcPr>
          <w:p w14:paraId="27ADCDBD">
            <w:pPr>
              <w:jc w:val="center"/>
              <w:rPr>
                <w:ins w:id="2042" w:author="蔡振辛 [2]" w:date="2026-09-24T21:08:48Z"/>
                <w:rFonts w:ascii="Times New Roman" w:hAnsi="Times New Roman" w:cs="Times New Roman"/>
              </w:rPr>
            </w:pPr>
            <w:ins w:id="2043" w:author="蔡振辛 [2]" w:date="2026-09-24T21:08:48Z">
              <w:r>
                <w:rPr>
                  <w:rFonts w:ascii="Times New Roman" w:hAnsi="Times New Roman" w:cs="Times New Roman"/>
                </w:rPr>
                <w:t>NA</w:t>
              </w:r>
            </w:ins>
          </w:p>
        </w:tc>
        <w:tc>
          <w:tcPr>
            <w:tcW w:w="525" w:type="pct"/>
            <w:tcBorders>
              <w:bottom w:val="single" w:color="auto" w:sz="4" w:space="0"/>
            </w:tcBorders>
            <w:vAlign w:val="center"/>
          </w:tcPr>
          <w:p w14:paraId="7D811BCD">
            <w:pPr>
              <w:jc w:val="center"/>
              <w:rPr>
                <w:ins w:id="2044" w:author="蔡振辛 [2]" w:date="2026-09-24T21:08:48Z"/>
                <w:rFonts w:ascii="Times New Roman" w:hAnsi="Times New Roman" w:cs="Times New Roman"/>
              </w:rPr>
            </w:pPr>
            <w:ins w:id="2045" w:author="蔡振辛 [2]" w:date="2026-09-24T21:08:48Z">
              <w:r>
                <w:rPr>
                  <w:rFonts w:ascii="Times New Roman" w:hAnsi="Times New Roman" w:cs="Times New Roman"/>
                </w:rPr>
                <w:t>Lab Experiment</w:t>
              </w:r>
            </w:ins>
          </w:p>
        </w:tc>
      </w:tr>
      <w:tr w14:paraId="0DBD3B73">
        <w:tblPrEx>
          <w:tblCellMar>
            <w:top w:w="0" w:type="dxa"/>
            <w:left w:w="108" w:type="dxa"/>
            <w:bottom w:w="0" w:type="dxa"/>
            <w:right w:w="108" w:type="dxa"/>
          </w:tblCellMar>
        </w:tblPrEx>
        <w:trPr>
          <w:cantSplit/>
          <w:ins w:id="2046" w:author="蔡振辛 [2]" w:date="2026-09-24T21:08:48Z"/>
        </w:trPr>
        <w:tc>
          <w:tcPr>
            <w:tcW w:w="234" w:type="pct"/>
            <w:tcBorders>
              <w:bottom w:val="single" w:color="auto" w:sz="4" w:space="0"/>
            </w:tcBorders>
            <w:vAlign w:val="center"/>
          </w:tcPr>
          <w:p w14:paraId="567D5C5D">
            <w:pPr>
              <w:jc w:val="center"/>
              <w:rPr>
                <w:ins w:id="2047" w:author="蔡振辛 [2]" w:date="2026-09-24T21:08:48Z"/>
                <w:rFonts w:ascii="Times New Roman" w:hAnsi="Times New Roman" w:cs="Times New Roman"/>
              </w:rPr>
            </w:pPr>
            <w:ins w:id="2048" w:author="蔡振辛 [2]" w:date="2026-09-24T21:08:48Z">
              <w:r>
                <w:rPr>
                  <w:rFonts w:ascii="Times New Roman" w:hAnsi="Times New Roman" w:cs="Times New Roman"/>
                </w:rPr>
                <w:t>105</w:t>
              </w:r>
            </w:ins>
          </w:p>
        </w:tc>
        <w:tc>
          <w:tcPr>
            <w:tcW w:w="1103" w:type="pct"/>
            <w:tcBorders>
              <w:bottom w:val="single" w:color="auto" w:sz="4" w:space="0"/>
            </w:tcBorders>
            <w:vAlign w:val="center"/>
          </w:tcPr>
          <w:p w14:paraId="18305D37">
            <w:pPr>
              <w:jc w:val="center"/>
              <w:rPr>
                <w:ins w:id="2049" w:author="蔡振辛 [2]" w:date="2026-09-24T21:08:48Z"/>
                <w:rFonts w:ascii="Times New Roman" w:hAnsi="Times New Roman" w:cs="Times New Roman"/>
              </w:rPr>
            </w:pPr>
            <w:ins w:id="2050" w:author="蔡振辛 [2]" w:date="2026-09-24T21:08:48Z">
              <w:r>
                <w:rPr>
                  <w:rFonts w:ascii="Times New Roman" w:hAnsi="Times New Roman" w:cs="Times New Roman"/>
                </w:rPr>
                <w:t>Zhao_2026_PsychonBullRev</w:t>
              </w:r>
            </w:ins>
          </w:p>
        </w:tc>
        <w:tc>
          <w:tcPr>
            <w:tcW w:w="545" w:type="pct"/>
            <w:tcBorders>
              <w:bottom w:val="single" w:color="auto" w:sz="4" w:space="0"/>
            </w:tcBorders>
            <w:vAlign w:val="center"/>
          </w:tcPr>
          <w:p w14:paraId="3CFC88D7">
            <w:pPr>
              <w:jc w:val="center"/>
              <w:rPr>
                <w:ins w:id="2051" w:author="蔡振辛 [2]" w:date="2026-09-24T21:08:48Z"/>
                <w:rFonts w:ascii="Times New Roman" w:hAnsi="Times New Roman" w:cs="Times New Roman"/>
              </w:rPr>
            </w:pPr>
            <w:ins w:id="2052" w:author="蔡振辛 [2]" w:date="2026-09-24T21:08:48Z">
              <w:r>
                <w:rPr>
                  <w:rFonts w:ascii="Times New Roman" w:hAnsi="Times New Roman" w:cs="Times New Roman"/>
                </w:rPr>
                <w:t>Zhao &amp; Wang (2026)</w:t>
              </w:r>
            </w:ins>
          </w:p>
        </w:tc>
        <w:tc>
          <w:tcPr>
            <w:tcW w:w="250" w:type="pct"/>
            <w:tcBorders>
              <w:bottom w:val="single" w:color="auto" w:sz="4" w:space="0"/>
            </w:tcBorders>
            <w:vAlign w:val="center"/>
          </w:tcPr>
          <w:p w14:paraId="0671F7EC">
            <w:pPr>
              <w:jc w:val="center"/>
              <w:rPr>
                <w:ins w:id="2053" w:author="蔡振辛 [2]" w:date="2026-09-24T21:08:48Z"/>
                <w:rFonts w:ascii="Times New Roman" w:hAnsi="Times New Roman" w:cs="Times New Roman"/>
              </w:rPr>
            </w:pPr>
            <w:ins w:id="2054" w:author="蔡振辛 [2]" w:date="2026-09-24T21:08:48Z">
              <w:r>
                <w:rPr>
                  <w:rFonts w:ascii="Times New Roman" w:hAnsi="Times New Roman" w:cs="Times New Roman"/>
                </w:rPr>
                <w:t>Exp2</w:t>
              </w:r>
            </w:ins>
          </w:p>
        </w:tc>
        <w:tc>
          <w:tcPr>
            <w:tcW w:w="341" w:type="pct"/>
            <w:tcBorders>
              <w:bottom w:val="single" w:color="auto" w:sz="4" w:space="0"/>
            </w:tcBorders>
            <w:vAlign w:val="center"/>
          </w:tcPr>
          <w:p w14:paraId="29D01DD7">
            <w:pPr>
              <w:jc w:val="center"/>
              <w:rPr>
                <w:ins w:id="2055" w:author="蔡振辛 [2]" w:date="2026-09-24T21:08:48Z"/>
                <w:rFonts w:ascii="Times New Roman" w:hAnsi="Times New Roman" w:cs="Times New Roman"/>
              </w:rPr>
            </w:pPr>
            <w:ins w:id="2056" w:author="蔡振辛 [2]" w:date="2026-09-24T21:08:48Z">
              <w:r>
                <w:rPr>
                  <w:rFonts w:ascii="Times New Roman" w:hAnsi="Times New Roman" w:cs="Times New Roman"/>
                </w:rPr>
                <w:t>China</w:t>
              </w:r>
            </w:ins>
          </w:p>
        </w:tc>
        <w:tc>
          <w:tcPr>
            <w:tcW w:w="374" w:type="pct"/>
            <w:tcBorders>
              <w:bottom w:val="single" w:color="auto" w:sz="4" w:space="0"/>
            </w:tcBorders>
            <w:vAlign w:val="center"/>
          </w:tcPr>
          <w:p w14:paraId="15C92493">
            <w:pPr>
              <w:jc w:val="center"/>
              <w:rPr>
                <w:ins w:id="2057" w:author="蔡振辛 [2]" w:date="2026-09-24T21:08:48Z"/>
                <w:rFonts w:ascii="Times New Roman" w:hAnsi="Times New Roman" w:cs="Times New Roman"/>
              </w:rPr>
            </w:pPr>
          </w:p>
        </w:tc>
        <w:tc>
          <w:tcPr>
            <w:tcW w:w="364" w:type="pct"/>
            <w:tcBorders>
              <w:bottom w:val="single" w:color="auto" w:sz="4" w:space="0"/>
            </w:tcBorders>
            <w:vAlign w:val="center"/>
          </w:tcPr>
          <w:p w14:paraId="1482A186">
            <w:pPr>
              <w:jc w:val="center"/>
              <w:rPr>
                <w:ins w:id="2058" w:author="蔡振辛 [2]" w:date="2026-09-24T21:08:48Z"/>
                <w:rFonts w:ascii="Times New Roman" w:hAnsi="Times New Roman" w:cs="Times New Roman"/>
              </w:rPr>
            </w:pPr>
            <w:ins w:id="2059" w:author="蔡振辛 [2]" w:date="2026-09-24T21:08:48Z">
              <w:r>
                <w:rPr>
                  <w:rFonts w:ascii="Times New Roman" w:hAnsi="Times New Roman" w:cs="Times New Roman"/>
                </w:rPr>
                <w:t>47 (18/29)</w:t>
              </w:r>
            </w:ins>
          </w:p>
        </w:tc>
        <w:tc>
          <w:tcPr>
            <w:tcW w:w="369" w:type="pct"/>
            <w:tcBorders>
              <w:bottom w:val="single" w:color="auto" w:sz="4" w:space="0"/>
            </w:tcBorders>
            <w:vAlign w:val="center"/>
          </w:tcPr>
          <w:p w14:paraId="516857E0">
            <w:pPr>
              <w:jc w:val="center"/>
              <w:rPr>
                <w:ins w:id="2060" w:author="蔡振辛 [2]" w:date="2026-09-24T21:08:48Z"/>
                <w:rFonts w:ascii="Times New Roman" w:hAnsi="Times New Roman" w:cs="Times New Roman"/>
              </w:rPr>
            </w:pPr>
            <w:ins w:id="2061" w:author="蔡振辛 [2]" w:date="2026-09-24T21:08:48Z">
              <w:r>
                <w:rPr>
                  <w:rFonts w:ascii="Times New Roman" w:hAnsi="Times New Roman" w:cs="Times New Roman"/>
                </w:rPr>
                <w:t>geometric shape</w:t>
              </w:r>
            </w:ins>
          </w:p>
        </w:tc>
        <w:tc>
          <w:tcPr>
            <w:tcW w:w="553" w:type="pct"/>
            <w:tcBorders>
              <w:bottom w:val="single" w:color="auto" w:sz="4" w:space="0"/>
            </w:tcBorders>
            <w:vAlign w:val="center"/>
          </w:tcPr>
          <w:p w14:paraId="4D937698">
            <w:pPr>
              <w:jc w:val="center"/>
              <w:rPr>
                <w:ins w:id="2062" w:author="蔡振辛 [2]" w:date="2026-09-24T21:08:48Z"/>
                <w:rFonts w:ascii="Times New Roman" w:hAnsi="Times New Roman" w:cs="Times New Roman"/>
              </w:rPr>
            </w:pPr>
            <w:ins w:id="2063" w:author="蔡振辛 [2]" w:date="2026-09-24T21:08:48Z">
              <w:r>
                <w:rPr>
                  <w:rFonts w:ascii="Times New Roman" w:hAnsi="Times New Roman" w:cs="Times New Roman"/>
                </w:rPr>
                <w:t>360</w:t>
              </w:r>
            </w:ins>
          </w:p>
        </w:tc>
        <w:tc>
          <w:tcPr>
            <w:tcW w:w="337" w:type="pct"/>
            <w:tcBorders>
              <w:bottom w:val="single" w:color="auto" w:sz="4" w:space="0"/>
            </w:tcBorders>
            <w:vAlign w:val="center"/>
          </w:tcPr>
          <w:p w14:paraId="16055029">
            <w:pPr>
              <w:jc w:val="center"/>
              <w:rPr>
                <w:ins w:id="2064" w:author="蔡振辛 [2]" w:date="2026-09-24T21:08:48Z"/>
                <w:rFonts w:ascii="Times New Roman" w:hAnsi="Times New Roman" w:cs="Times New Roman"/>
              </w:rPr>
            </w:pPr>
            <w:ins w:id="2065" w:author="蔡振辛 [2]" w:date="2026-09-24T21:08:48Z">
              <w:r>
                <w:rPr>
                  <w:rFonts w:ascii="Times New Roman" w:hAnsi="Times New Roman" w:cs="Times New Roman"/>
                </w:rPr>
                <w:t>NA</w:t>
              </w:r>
            </w:ins>
          </w:p>
        </w:tc>
        <w:tc>
          <w:tcPr>
            <w:tcW w:w="525" w:type="pct"/>
            <w:tcBorders>
              <w:bottom w:val="single" w:color="auto" w:sz="4" w:space="0"/>
            </w:tcBorders>
            <w:vAlign w:val="center"/>
          </w:tcPr>
          <w:p w14:paraId="1F000DF6">
            <w:pPr>
              <w:jc w:val="center"/>
              <w:rPr>
                <w:ins w:id="2066" w:author="蔡振辛 [2]" w:date="2026-09-24T21:08:48Z"/>
                <w:rFonts w:ascii="Times New Roman" w:hAnsi="Times New Roman" w:cs="Times New Roman"/>
              </w:rPr>
            </w:pPr>
            <w:ins w:id="2067" w:author="蔡振辛 [2]" w:date="2026-09-24T21:08:48Z">
              <w:r>
                <w:rPr>
                  <w:rFonts w:ascii="Times New Roman" w:hAnsi="Times New Roman" w:cs="Times New Roman"/>
                </w:rPr>
                <w:t>Lab Experiment</w:t>
              </w:r>
            </w:ins>
          </w:p>
        </w:tc>
      </w:tr>
      <w:tr w14:paraId="14DE4C0D">
        <w:tblPrEx>
          <w:tblCellMar>
            <w:top w:w="0" w:type="dxa"/>
            <w:left w:w="108" w:type="dxa"/>
            <w:bottom w:w="0" w:type="dxa"/>
            <w:right w:w="108" w:type="dxa"/>
          </w:tblCellMar>
        </w:tblPrEx>
        <w:trPr>
          <w:cantSplit/>
          <w:ins w:id="2068" w:author="蔡振辛 [2]" w:date="2026-09-24T21:08:48Z"/>
        </w:trPr>
        <w:tc>
          <w:tcPr>
            <w:tcW w:w="234" w:type="pct"/>
            <w:tcBorders>
              <w:bottom w:val="single" w:color="auto" w:sz="4" w:space="0"/>
            </w:tcBorders>
            <w:vAlign w:val="center"/>
          </w:tcPr>
          <w:p w14:paraId="39E9416E">
            <w:pPr>
              <w:jc w:val="center"/>
              <w:rPr>
                <w:ins w:id="2069" w:author="蔡振辛 [2]" w:date="2026-09-24T21:08:48Z"/>
                <w:rFonts w:ascii="Times New Roman" w:hAnsi="Times New Roman" w:cs="Times New Roman"/>
              </w:rPr>
            </w:pPr>
            <w:ins w:id="2070" w:author="蔡振辛 [2]" w:date="2026-09-24T21:08:48Z">
              <w:r>
                <w:rPr>
                  <w:rFonts w:ascii="Times New Roman" w:hAnsi="Times New Roman" w:cs="Times New Roman"/>
                </w:rPr>
                <w:t>106</w:t>
              </w:r>
            </w:ins>
          </w:p>
        </w:tc>
        <w:tc>
          <w:tcPr>
            <w:tcW w:w="1103" w:type="pct"/>
            <w:tcBorders>
              <w:bottom w:val="single" w:color="auto" w:sz="4" w:space="0"/>
            </w:tcBorders>
            <w:vAlign w:val="center"/>
          </w:tcPr>
          <w:p w14:paraId="768C4B8E">
            <w:pPr>
              <w:jc w:val="center"/>
              <w:rPr>
                <w:ins w:id="2071" w:author="蔡振辛 [2]" w:date="2026-09-24T21:08:48Z"/>
                <w:rFonts w:ascii="Times New Roman" w:hAnsi="Times New Roman" w:cs="Times New Roman"/>
              </w:rPr>
            </w:pPr>
            <w:ins w:id="2072" w:author="蔡振辛 [2]" w:date="2026-09-24T21:08:48Z">
              <w:r>
                <w:rPr>
                  <w:rFonts w:ascii="Times New Roman" w:hAnsi="Times New Roman" w:cs="Times New Roman"/>
                </w:rPr>
                <w:t>Zhao_2026_PsychonBullRev</w:t>
              </w:r>
            </w:ins>
          </w:p>
        </w:tc>
        <w:tc>
          <w:tcPr>
            <w:tcW w:w="545" w:type="pct"/>
            <w:tcBorders>
              <w:bottom w:val="single" w:color="auto" w:sz="4" w:space="0"/>
            </w:tcBorders>
            <w:vAlign w:val="center"/>
          </w:tcPr>
          <w:p w14:paraId="6D6E51F0">
            <w:pPr>
              <w:jc w:val="center"/>
              <w:rPr>
                <w:ins w:id="2073" w:author="蔡振辛 [2]" w:date="2026-09-24T21:08:48Z"/>
                <w:rFonts w:ascii="Times New Roman" w:hAnsi="Times New Roman" w:cs="Times New Roman"/>
              </w:rPr>
            </w:pPr>
            <w:ins w:id="2074" w:author="蔡振辛 [2]" w:date="2026-09-24T21:08:48Z">
              <w:r>
                <w:rPr>
                  <w:rFonts w:ascii="Times New Roman" w:hAnsi="Times New Roman" w:cs="Times New Roman"/>
                </w:rPr>
                <w:t>Zhao &amp; Wang (2026)</w:t>
              </w:r>
            </w:ins>
          </w:p>
        </w:tc>
        <w:tc>
          <w:tcPr>
            <w:tcW w:w="250" w:type="pct"/>
            <w:tcBorders>
              <w:bottom w:val="single" w:color="auto" w:sz="4" w:space="0"/>
            </w:tcBorders>
            <w:vAlign w:val="center"/>
          </w:tcPr>
          <w:p w14:paraId="0BC189C8">
            <w:pPr>
              <w:jc w:val="center"/>
              <w:rPr>
                <w:ins w:id="2075" w:author="蔡振辛 [2]" w:date="2026-09-24T21:08:48Z"/>
                <w:rFonts w:ascii="Times New Roman" w:hAnsi="Times New Roman" w:cs="Times New Roman"/>
              </w:rPr>
            </w:pPr>
            <w:ins w:id="2076" w:author="蔡振辛 [2]" w:date="2026-09-24T21:08:48Z">
              <w:r>
                <w:rPr>
                  <w:rFonts w:ascii="Times New Roman" w:hAnsi="Times New Roman" w:cs="Times New Roman"/>
                </w:rPr>
                <w:t>Exp3</w:t>
              </w:r>
            </w:ins>
          </w:p>
        </w:tc>
        <w:tc>
          <w:tcPr>
            <w:tcW w:w="341" w:type="pct"/>
            <w:tcBorders>
              <w:bottom w:val="single" w:color="auto" w:sz="4" w:space="0"/>
            </w:tcBorders>
            <w:vAlign w:val="center"/>
          </w:tcPr>
          <w:p w14:paraId="1A3E831D">
            <w:pPr>
              <w:jc w:val="center"/>
              <w:rPr>
                <w:ins w:id="2077" w:author="蔡振辛 [2]" w:date="2026-09-24T21:08:48Z"/>
                <w:rFonts w:ascii="Times New Roman" w:hAnsi="Times New Roman" w:cs="Times New Roman"/>
              </w:rPr>
            </w:pPr>
            <w:ins w:id="2078" w:author="蔡振辛 [2]" w:date="2026-09-24T21:08:48Z">
              <w:r>
                <w:rPr>
                  <w:rFonts w:ascii="Times New Roman" w:hAnsi="Times New Roman" w:cs="Times New Roman"/>
                </w:rPr>
                <w:t>China</w:t>
              </w:r>
            </w:ins>
          </w:p>
        </w:tc>
        <w:tc>
          <w:tcPr>
            <w:tcW w:w="374" w:type="pct"/>
            <w:tcBorders>
              <w:bottom w:val="single" w:color="auto" w:sz="4" w:space="0"/>
            </w:tcBorders>
            <w:vAlign w:val="center"/>
          </w:tcPr>
          <w:p w14:paraId="5535BF2D">
            <w:pPr>
              <w:jc w:val="center"/>
              <w:rPr>
                <w:ins w:id="2079" w:author="蔡振辛 [2]" w:date="2026-09-24T21:08:48Z"/>
                <w:rFonts w:ascii="Times New Roman" w:hAnsi="Times New Roman" w:cs="Times New Roman"/>
              </w:rPr>
            </w:pPr>
          </w:p>
        </w:tc>
        <w:tc>
          <w:tcPr>
            <w:tcW w:w="364" w:type="pct"/>
            <w:tcBorders>
              <w:bottom w:val="single" w:color="auto" w:sz="4" w:space="0"/>
            </w:tcBorders>
            <w:vAlign w:val="center"/>
          </w:tcPr>
          <w:p w14:paraId="380BA521">
            <w:pPr>
              <w:jc w:val="center"/>
              <w:rPr>
                <w:ins w:id="2080" w:author="蔡振辛 [2]" w:date="2026-09-24T21:08:48Z"/>
                <w:rFonts w:ascii="Times New Roman" w:hAnsi="Times New Roman" w:cs="Times New Roman"/>
              </w:rPr>
            </w:pPr>
            <w:ins w:id="2081" w:author="蔡振辛 [2]" w:date="2026-09-24T21:08:48Z">
              <w:r>
                <w:rPr>
                  <w:rFonts w:ascii="Times New Roman" w:hAnsi="Times New Roman" w:cs="Times New Roman"/>
                </w:rPr>
                <w:t>22 (12/10)</w:t>
              </w:r>
            </w:ins>
          </w:p>
        </w:tc>
        <w:tc>
          <w:tcPr>
            <w:tcW w:w="369" w:type="pct"/>
            <w:tcBorders>
              <w:bottom w:val="single" w:color="auto" w:sz="4" w:space="0"/>
            </w:tcBorders>
            <w:vAlign w:val="center"/>
          </w:tcPr>
          <w:p w14:paraId="150797C7">
            <w:pPr>
              <w:jc w:val="center"/>
              <w:rPr>
                <w:ins w:id="2082" w:author="蔡振辛 [2]" w:date="2026-09-24T21:08:48Z"/>
                <w:rFonts w:ascii="Times New Roman" w:hAnsi="Times New Roman" w:cs="Times New Roman"/>
              </w:rPr>
            </w:pPr>
            <w:ins w:id="2083" w:author="蔡振辛 [2]" w:date="2026-09-24T21:08:48Z">
              <w:r>
                <w:rPr>
                  <w:rFonts w:ascii="Times New Roman" w:hAnsi="Times New Roman" w:cs="Times New Roman"/>
                </w:rPr>
                <w:t>geometric shape</w:t>
              </w:r>
            </w:ins>
          </w:p>
        </w:tc>
        <w:tc>
          <w:tcPr>
            <w:tcW w:w="553" w:type="pct"/>
            <w:tcBorders>
              <w:bottom w:val="single" w:color="auto" w:sz="4" w:space="0"/>
            </w:tcBorders>
            <w:vAlign w:val="center"/>
          </w:tcPr>
          <w:p w14:paraId="61A6C5BA">
            <w:pPr>
              <w:jc w:val="center"/>
              <w:rPr>
                <w:ins w:id="2084" w:author="蔡振辛 [2]" w:date="2026-09-24T21:08:48Z"/>
                <w:rFonts w:ascii="Times New Roman" w:hAnsi="Times New Roman" w:cs="Times New Roman"/>
              </w:rPr>
            </w:pPr>
            <w:ins w:id="2085" w:author="蔡振辛 [2]" w:date="2026-09-24T21:08:48Z">
              <w:r>
                <w:rPr>
                  <w:rFonts w:ascii="Times New Roman" w:hAnsi="Times New Roman" w:cs="Times New Roman"/>
                </w:rPr>
                <w:t>360</w:t>
              </w:r>
            </w:ins>
          </w:p>
        </w:tc>
        <w:tc>
          <w:tcPr>
            <w:tcW w:w="337" w:type="pct"/>
            <w:tcBorders>
              <w:bottom w:val="single" w:color="auto" w:sz="4" w:space="0"/>
            </w:tcBorders>
            <w:vAlign w:val="center"/>
          </w:tcPr>
          <w:p w14:paraId="43B21AE8">
            <w:pPr>
              <w:jc w:val="center"/>
              <w:rPr>
                <w:ins w:id="2086" w:author="蔡振辛 [2]" w:date="2026-09-24T21:08:48Z"/>
                <w:rFonts w:ascii="Times New Roman" w:hAnsi="Times New Roman" w:cs="Times New Roman"/>
              </w:rPr>
            </w:pPr>
            <w:ins w:id="2087" w:author="蔡振辛 [2]" w:date="2026-09-24T21:08:48Z">
              <w:r>
                <w:rPr>
                  <w:rFonts w:ascii="Times New Roman" w:hAnsi="Times New Roman" w:cs="Times New Roman"/>
                </w:rPr>
                <w:t>NA</w:t>
              </w:r>
            </w:ins>
          </w:p>
        </w:tc>
        <w:tc>
          <w:tcPr>
            <w:tcW w:w="525" w:type="pct"/>
            <w:tcBorders>
              <w:bottom w:val="single" w:color="auto" w:sz="4" w:space="0"/>
            </w:tcBorders>
            <w:vAlign w:val="center"/>
          </w:tcPr>
          <w:p w14:paraId="21D664CA">
            <w:pPr>
              <w:jc w:val="center"/>
              <w:rPr>
                <w:ins w:id="2088" w:author="蔡振辛 [2]" w:date="2026-09-24T21:08:48Z"/>
                <w:rFonts w:ascii="Times New Roman" w:hAnsi="Times New Roman" w:cs="Times New Roman"/>
              </w:rPr>
            </w:pPr>
            <w:ins w:id="2089" w:author="蔡振辛 [2]" w:date="2026-09-24T21:08:48Z">
              <w:r>
                <w:rPr>
                  <w:rFonts w:ascii="Times New Roman" w:hAnsi="Times New Roman" w:cs="Times New Roman"/>
                </w:rPr>
                <w:t>Lab Experiment</w:t>
              </w:r>
            </w:ins>
          </w:p>
        </w:tc>
      </w:tr>
      <w:tr w14:paraId="7964B138">
        <w:tblPrEx>
          <w:tblCellMar>
            <w:top w:w="0" w:type="dxa"/>
            <w:left w:w="108" w:type="dxa"/>
            <w:bottom w:w="0" w:type="dxa"/>
            <w:right w:w="108" w:type="dxa"/>
          </w:tblCellMar>
        </w:tblPrEx>
        <w:trPr>
          <w:cantSplit/>
          <w:ins w:id="2090" w:author="蔡振辛 [2]" w:date="2026-09-24T21:08:48Z"/>
        </w:trPr>
        <w:tc>
          <w:tcPr>
            <w:tcW w:w="234" w:type="pct"/>
            <w:tcBorders>
              <w:bottom w:val="single" w:color="auto" w:sz="4" w:space="0"/>
            </w:tcBorders>
            <w:vAlign w:val="center"/>
          </w:tcPr>
          <w:p w14:paraId="3436D9F9">
            <w:pPr>
              <w:jc w:val="center"/>
              <w:rPr>
                <w:ins w:id="2091" w:author="蔡振辛 [2]" w:date="2026-09-24T21:08:48Z"/>
                <w:rFonts w:ascii="Times New Roman" w:hAnsi="Times New Roman" w:cs="Times New Roman"/>
              </w:rPr>
            </w:pPr>
            <w:ins w:id="2092" w:author="蔡振辛 [2]" w:date="2026-09-24T21:08:48Z">
              <w:r>
                <w:rPr>
                  <w:rFonts w:ascii="Times New Roman" w:hAnsi="Times New Roman" w:cs="Times New Roman"/>
                </w:rPr>
                <w:t>107</w:t>
              </w:r>
            </w:ins>
          </w:p>
        </w:tc>
        <w:tc>
          <w:tcPr>
            <w:tcW w:w="1103" w:type="pct"/>
            <w:tcBorders>
              <w:bottom w:val="single" w:color="auto" w:sz="4" w:space="0"/>
            </w:tcBorders>
            <w:vAlign w:val="center"/>
          </w:tcPr>
          <w:p w14:paraId="374DEF2D">
            <w:pPr>
              <w:jc w:val="center"/>
              <w:rPr>
                <w:ins w:id="2093" w:author="蔡振辛 [2]" w:date="2026-09-24T21:08:48Z"/>
                <w:rFonts w:ascii="Times New Roman" w:hAnsi="Times New Roman" w:cs="Times New Roman"/>
              </w:rPr>
            </w:pPr>
            <w:ins w:id="2094" w:author="蔡振辛 [2]" w:date="2026-09-24T21:08:48Z">
              <w:r>
                <w:rPr>
                  <w:rFonts w:ascii="Times New Roman" w:hAnsi="Times New Roman" w:cs="Times New Roman"/>
                </w:rPr>
                <w:t>Zhao_2026_PsychonBullRev</w:t>
              </w:r>
            </w:ins>
          </w:p>
        </w:tc>
        <w:tc>
          <w:tcPr>
            <w:tcW w:w="545" w:type="pct"/>
            <w:tcBorders>
              <w:bottom w:val="single" w:color="auto" w:sz="4" w:space="0"/>
            </w:tcBorders>
            <w:vAlign w:val="center"/>
          </w:tcPr>
          <w:p w14:paraId="3B8352FD">
            <w:pPr>
              <w:jc w:val="center"/>
              <w:rPr>
                <w:ins w:id="2095" w:author="蔡振辛 [2]" w:date="2026-09-24T21:08:48Z"/>
                <w:rFonts w:ascii="Times New Roman" w:hAnsi="Times New Roman" w:cs="Times New Roman"/>
              </w:rPr>
            </w:pPr>
            <w:ins w:id="2096" w:author="蔡振辛 [2]" w:date="2026-09-24T21:08:48Z">
              <w:r>
                <w:rPr>
                  <w:rFonts w:ascii="Times New Roman" w:hAnsi="Times New Roman" w:cs="Times New Roman"/>
                </w:rPr>
                <w:t>Zhao &amp; Wang (2026)</w:t>
              </w:r>
            </w:ins>
          </w:p>
        </w:tc>
        <w:tc>
          <w:tcPr>
            <w:tcW w:w="250" w:type="pct"/>
            <w:tcBorders>
              <w:bottom w:val="single" w:color="auto" w:sz="4" w:space="0"/>
            </w:tcBorders>
            <w:vAlign w:val="center"/>
          </w:tcPr>
          <w:p w14:paraId="33D62C95">
            <w:pPr>
              <w:jc w:val="center"/>
              <w:rPr>
                <w:ins w:id="2097" w:author="蔡振辛 [2]" w:date="2026-09-24T21:08:48Z"/>
                <w:rFonts w:ascii="Times New Roman" w:hAnsi="Times New Roman" w:cs="Times New Roman"/>
              </w:rPr>
            </w:pPr>
            <w:ins w:id="2098" w:author="蔡振辛 [2]" w:date="2026-09-24T21:08:48Z">
              <w:r>
                <w:rPr>
                  <w:rFonts w:ascii="Times New Roman" w:hAnsi="Times New Roman" w:cs="Times New Roman"/>
                </w:rPr>
                <w:t>Exp3</w:t>
              </w:r>
            </w:ins>
          </w:p>
        </w:tc>
        <w:tc>
          <w:tcPr>
            <w:tcW w:w="341" w:type="pct"/>
            <w:tcBorders>
              <w:bottom w:val="single" w:color="auto" w:sz="4" w:space="0"/>
            </w:tcBorders>
            <w:vAlign w:val="center"/>
          </w:tcPr>
          <w:p w14:paraId="734A0BE2">
            <w:pPr>
              <w:jc w:val="center"/>
              <w:rPr>
                <w:ins w:id="2099" w:author="蔡振辛 [2]" w:date="2026-09-24T21:08:48Z"/>
                <w:rFonts w:ascii="Times New Roman" w:hAnsi="Times New Roman" w:cs="Times New Roman"/>
              </w:rPr>
            </w:pPr>
            <w:ins w:id="2100" w:author="蔡振辛 [2]" w:date="2026-09-24T21:08:48Z">
              <w:r>
                <w:rPr>
                  <w:rFonts w:ascii="Times New Roman" w:hAnsi="Times New Roman" w:cs="Times New Roman"/>
                </w:rPr>
                <w:t>China</w:t>
              </w:r>
            </w:ins>
          </w:p>
        </w:tc>
        <w:tc>
          <w:tcPr>
            <w:tcW w:w="374" w:type="pct"/>
            <w:tcBorders>
              <w:bottom w:val="single" w:color="auto" w:sz="4" w:space="0"/>
            </w:tcBorders>
            <w:vAlign w:val="center"/>
          </w:tcPr>
          <w:p w14:paraId="3C666E83">
            <w:pPr>
              <w:jc w:val="center"/>
              <w:rPr>
                <w:ins w:id="2101" w:author="蔡振辛 [2]" w:date="2026-09-24T21:08:48Z"/>
                <w:rFonts w:ascii="Times New Roman" w:hAnsi="Times New Roman" w:cs="Times New Roman"/>
              </w:rPr>
            </w:pPr>
          </w:p>
        </w:tc>
        <w:tc>
          <w:tcPr>
            <w:tcW w:w="364" w:type="pct"/>
            <w:tcBorders>
              <w:bottom w:val="single" w:color="auto" w:sz="4" w:space="0"/>
            </w:tcBorders>
            <w:vAlign w:val="center"/>
          </w:tcPr>
          <w:p w14:paraId="3E9468FD">
            <w:pPr>
              <w:jc w:val="center"/>
              <w:rPr>
                <w:ins w:id="2102" w:author="蔡振辛 [2]" w:date="2026-09-24T21:08:48Z"/>
                <w:rFonts w:ascii="Times New Roman" w:hAnsi="Times New Roman" w:cs="Times New Roman"/>
              </w:rPr>
            </w:pPr>
            <w:ins w:id="2103" w:author="蔡振辛 [2]" w:date="2026-09-24T21:08:48Z">
              <w:r>
                <w:rPr>
                  <w:rFonts w:ascii="Times New Roman" w:hAnsi="Times New Roman" w:cs="Times New Roman"/>
                </w:rPr>
                <w:t>22 (13/9)</w:t>
              </w:r>
            </w:ins>
          </w:p>
        </w:tc>
        <w:tc>
          <w:tcPr>
            <w:tcW w:w="369" w:type="pct"/>
            <w:tcBorders>
              <w:bottom w:val="single" w:color="auto" w:sz="4" w:space="0"/>
            </w:tcBorders>
            <w:vAlign w:val="center"/>
          </w:tcPr>
          <w:p w14:paraId="6809233D">
            <w:pPr>
              <w:jc w:val="center"/>
              <w:rPr>
                <w:ins w:id="2104" w:author="蔡振辛 [2]" w:date="2026-09-24T21:08:48Z"/>
                <w:rFonts w:ascii="Times New Roman" w:hAnsi="Times New Roman" w:cs="Times New Roman"/>
              </w:rPr>
            </w:pPr>
            <w:ins w:id="2105" w:author="蔡振辛 [2]" w:date="2026-09-24T21:08:48Z">
              <w:r>
                <w:rPr>
                  <w:rFonts w:ascii="Times New Roman" w:hAnsi="Times New Roman" w:cs="Times New Roman"/>
                </w:rPr>
                <w:t>geometric shape</w:t>
              </w:r>
            </w:ins>
          </w:p>
        </w:tc>
        <w:tc>
          <w:tcPr>
            <w:tcW w:w="553" w:type="pct"/>
            <w:tcBorders>
              <w:bottom w:val="single" w:color="auto" w:sz="4" w:space="0"/>
            </w:tcBorders>
            <w:vAlign w:val="center"/>
          </w:tcPr>
          <w:p w14:paraId="7B333EE2">
            <w:pPr>
              <w:jc w:val="center"/>
              <w:rPr>
                <w:ins w:id="2106" w:author="蔡振辛 [2]" w:date="2026-09-24T21:08:48Z"/>
                <w:rFonts w:ascii="Times New Roman" w:hAnsi="Times New Roman" w:cs="Times New Roman"/>
              </w:rPr>
            </w:pPr>
            <w:ins w:id="2107" w:author="蔡振辛 [2]" w:date="2026-09-24T21:08:48Z">
              <w:r>
                <w:rPr>
                  <w:rFonts w:ascii="Times New Roman" w:hAnsi="Times New Roman" w:cs="Times New Roman"/>
                </w:rPr>
                <w:t>360</w:t>
              </w:r>
            </w:ins>
          </w:p>
        </w:tc>
        <w:tc>
          <w:tcPr>
            <w:tcW w:w="337" w:type="pct"/>
            <w:tcBorders>
              <w:bottom w:val="single" w:color="auto" w:sz="4" w:space="0"/>
            </w:tcBorders>
            <w:vAlign w:val="center"/>
          </w:tcPr>
          <w:p w14:paraId="0A29018F">
            <w:pPr>
              <w:jc w:val="center"/>
              <w:rPr>
                <w:ins w:id="2108" w:author="蔡振辛 [2]" w:date="2026-09-24T21:08:48Z"/>
                <w:rFonts w:ascii="Times New Roman" w:hAnsi="Times New Roman" w:cs="Times New Roman"/>
              </w:rPr>
            </w:pPr>
            <w:ins w:id="2109" w:author="蔡振辛 [2]" w:date="2026-09-24T21:08:48Z">
              <w:r>
                <w:rPr>
                  <w:rFonts w:ascii="Times New Roman" w:hAnsi="Times New Roman" w:cs="Times New Roman"/>
                </w:rPr>
                <w:t>NA</w:t>
              </w:r>
            </w:ins>
          </w:p>
        </w:tc>
        <w:tc>
          <w:tcPr>
            <w:tcW w:w="525" w:type="pct"/>
            <w:tcBorders>
              <w:bottom w:val="single" w:color="auto" w:sz="4" w:space="0"/>
            </w:tcBorders>
            <w:vAlign w:val="center"/>
          </w:tcPr>
          <w:p w14:paraId="41221E7A">
            <w:pPr>
              <w:jc w:val="center"/>
              <w:rPr>
                <w:ins w:id="2110" w:author="蔡振辛 [2]" w:date="2026-09-24T21:08:48Z"/>
                <w:rFonts w:ascii="Times New Roman" w:hAnsi="Times New Roman" w:cs="Times New Roman"/>
              </w:rPr>
            </w:pPr>
            <w:ins w:id="2111" w:author="蔡振辛 [2]" w:date="2026-09-24T21:08:48Z">
              <w:r>
                <w:rPr>
                  <w:rFonts w:ascii="Times New Roman" w:hAnsi="Times New Roman" w:cs="Times New Roman"/>
                </w:rPr>
                <w:t>Lab Experiment</w:t>
              </w:r>
            </w:ins>
          </w:p>
        </w:tc>
      </w:tr>
    </w:tbl>
    <w:p w14:paraId="51C88E16">
      <w:pPr>
        <w:spacing w:before="60" w:after="200"/>
        <w:jc w:val="left"/>
      </w:pPr>
      <w:r>
        <w:rPr>
          <w:rFonts w:ascii="Times New Roman" w:hAnsi="Times New Roman"/>
          <w:i/>
          <w:iCs/>
          <w:sz w:val="20"/>
          <w:szCs w:val="20"/>
        </w:rPr>
        <w:t xml:space="preserve">Note. </w:t>
      </w:r>
      <w:del w:id="2112" w:author="蔡振辛 [2]" w:date="2026-09-24T21:08:48Z">
        <w:r>
          <w:rPr>
            <w:rFonts w:ascii="Times New Roman" w:hAnsi="Times New Roman"/>
            <w:i/>
            <w:iCs/>
            <w:sz w:val="20"/>
            <w:szCs w:val="20"/>
          </w:rPr>
          <w:delText>k</w:delText>
        </w:r>
      </w:del>
      <w:ins w:id="2113" w:author="蔡振辛 [2]" w:date="2026-09-24T21:08:48Z">
        <w:r>
          <w:rPr>
            <w:rFonts w:ascii="Times New Roman" w:hAnsi="Times New Roman"/>
            <w:i/>
            <w:iCs/>
            <w:sz w:val="20"/>
            <w:szCs w:val="20"/>
          </w:rPr>
          <w:t>N</w:t>
        </w:r>
      </w:ins>
      <w:r>
        <w:rPr>
          <w:rFonts w:ascii="Times New Roman" w:hAnsi="Times New Roman"/>
          <w:i/>
          <w:iCs/>
          <w:sz w:val="20"/>
          <w:szCs w:val="20"/>
        </w:rPr>
        <w:t xml:space="preserve"> = number of </w:t>
      </w:r>
      <w:del w:id="2114" w:author="蔡振辛 [2]" w:date="2026-09-24T21:08:48Z">
        <w:r>
          <w:rPr>
            <w:rFonts w:ascii="Times New Roman" w:hAnsi="Times New Roman"/>
            <w:i/>
            <w:iCs/>
            <w:sz w:val="20"/>
            <w:szCs w:val="20"/>
          </w:rPr>
          <w:delText>experiments</w:delText>
        </w:r>
      </w:del>
      <w:ins w:id="2115" w:author="蔡振辛 [2]" w:date="2026-09-24T21:08:48Z">
        <w:r>
          <w:rPr>
            <w:rFonts w:ascii="Times New Roman" w:hAnsi="Times New Roman"/>
            <w:i/>
            <w:iCs/>
            <w:sz w:val="20"/>
            <w:szCs w:val="20"/>
          </w:rPr>
          <w:t>participants retained in the minimally preprocessed data of each experiment-by-participant-group entry; Trials = number of test trials per participant as documented in the master index; Exp_Implement = laboratory or online administration as documented in the experiment-level JSON metadata</w:t>
        </w:r>
      </w:ins>
      <w:r>
        <w:rPr>
          <w:rFonts w:ascii="Times New Roman" w:hAnsi="Times New Roman"/>
          <w:i/>
          <w:iCs/>
          <w:sz w:val="20"/>
          <w:szCs w:val="20"/>
        </w:rPr>
        <w:t>. The diversity of countries, languages, stimulus modalities, and experimental designs ensures that future re-analyses can address a broad range of scientific questions—from the robustness and generalisability of the SPE across cultures and stimulus formats, to the identification of experimental design parameters that moderate the magnitude of the effect.</w:t>
      </w:r>
    </w:p>
    <w:p w14:paraId="4B62BB43">
      <w:pPr>
        <w:spacing w:line="240" w:lineRule="auto"/>
        <w:ind w:firstLine="0"/>
        <w:rPr>
          <w:rFonts w:ascii="Times New Roman" w:hAnsi="Times New Roman" w:cs="Times New Roman" w:eastAsiaTheme="minorEastAsia"/>
          <w:sz w:val="24"/>
          <w:lang w:bidi="ar"/>
        </w:rPr>
      </w:pPr>
      <w:r>
        <w:rPr>
          <w:rFonts w:ascii="Times New Roman" w:hAnsi="Times New Roman" w:cs="Times New Roman" w:eastAsiaTheme="minorEastAsia"/>
          <w:sz w:val="24"/>
          <w:lang w:bidi="ar"/>
        </w:rPr>
        <w:br w:type="page"/>
      </w:r>
    </w:p>
    <w:p w14:paraId="582B7332">
      <w:pPr>
        <w:spacing w:line="240" w:lineRule="auto"/>
        <w:ind w:firstLine="0"/>
        <w:rPr>
          <w:rFonts w:ascii="Times New Roman" w:hAnsi="Times New Roman" w:cs="Times New Roman" w:eastAsiaTheme="minorEastAsia"/>
          <w:sz w:val="24"/>
          <w:lang w:bidi="ar"/>
        </w:rPr>
      </w:pPr>
    </w:p>
    <w:p w14:paraId="1B0026AF">
      <w:pPr>
        <w:spacing w:line="480" w:lineRule="auto"/>
        <w:ind w:firstLine="720"/>
        <w:rPr>
          <w:rFonts w:ascii="Times New Roman" w:hAnsi="Times New Roman" w:cs="Times New Roman" w:eastAsiaTheme="minorEastAsia"/>
          <w:sz w:val="24"/>
          <w:lang w:bidi="ar"/>
        </w:rPr>
        <w:sectPr>
          <w:pgSz w:w="16838" w:h="11906" w:orient="landscape"/>
          <w:pgMar w:top="1440" w:right="1440" w:bottom="1440" w:left="1440" w:header="851" w:footer="992" w:gutter="0"/>
          <w:cols w:space="425" w:num="1"/>
          <w:docGrid w:type="lines" w:linePitch="312" w:charSpace="0"/>
        </w:sectPr>
      </w:pPr>
    </w:p>
    <w:p w14:paraId="3F69BD6C">
      <w:pPr>
        <w:spacing w:line="480" w:lineRule="auto"/>
        <w:ind w:firstLine="720"/>
        <w:rPr>
          <w:rFonts w:ascii="Times New Roman" w:hAnsi="Times New Roman" w:cs="Times New Roman" w:eastAsiaTheme="minorEastAsia"/>
          <w:sz w:val="24"/>
        </w:rPr>
      </w:pPr>
      <w:r>
        <w:rPr>
          <w:rFonts w:ascii="Times New Roman" w:hAnsi="Times New Roman" w:cs="Times New Roman" w:eastAsiaTheme="minorEastAsia"/>
          <w:sz w:val="24"/>
          <w:lang w:bidi="ar"/>
        </w:rPr>
        <w:t>As we mentioned in the section Folder Structure, data files include both raw trial-level data files shared from each team (e.g., "Amodeo_2024_CABN_Exp1_raw.csv") and minimally preprocessed data files (e.g., "Amodeo_2024_CABN_Exp1_Clean.csv"), both are stored in experiment-specific subfolders (see Section XXX). The corresponding codebook (e.g., "</w:t>
      </w:r>
      <w:ins w:id="2116" w:author="蔡振辛 [2]" w:date="2026-09-24T21:08:48Z">
        <w:r>
          <w:rPr>
            <w:rFonts w:ascii="Times New Roman" w:hAnsi="Times New Roman" w:cs="Times New Roman" w:eastAsiaTheme="minorEastAsia"/>
            <w:sz w:val="24"/>
            <w:lang w:bidi="ar"/>
          </w:rPr>
          <w:t>Codebook_</w:t>
        </w:r>
      </w:ins>
      <w:r>
        <w:rPr>
          <w:rFonts w:ascii="Times New Roman" w:hAnsi="Times New Roman" w:cs="Times New Roman" w:eastAsiaTheme="minorEastAsia"/>
          <w:sz w:val="24"/>
          <w:lang w:bidi="ar"/>
        </w:rPr>
        <w:t xml:space="preserve">Amodeo_2024_CABN_Exp1_Clean.xlsx") describes each column (see Figure 3). Basic information such as participant index (Subject), matching condition (Matching; matching or nonmatching), shape stimulus (Shape), label stimulus (Label), reaction time in milliseconds (RT_ms) and seconds (RT_sec), and response accuracy (ACC) are included in all experiments. The identity columns for both shape and label in data files were standardized into </w:t>
      </w:r>
      <w:del w:id="2117" w:author="蔡振辛 [2]" w:date="2026-09-24T21:08:48Z">
        <w:r>
          <w:rPr>
            <w:rFonts w:ascii="Times New Roman" w:hAnsi="Times New Roman" w:cs="Times New Roman" w:eastAsiaTheme="minorEastAsia"/>
            <w:sz w:val="24"/>
            <w:lang w:bidi="ar"/>
          </w:rPr>
          <w:delText>five</w:delText>
        </w:r>
      </w:del>
      <w:ins w:id="2118" w:author="蔡振辛 [2]" w:date="2026-09-24T21:08:48Z">
        <w:r>
          <w:rPr>
            <w:rFonts w:ascii="Times New Roman" w:hAnsi="Times New Roman" w:cs="Times New Roman" w:eastAsiaTheme="minorEastAsia"/>
            <w:sz w:val="24"/>
            <w:lang w:bidi="ar"/>
          </w:rPr>
          <w:t>six</w:t>
        </w:r>
      </w:ins>
      <w:r>
        <w:rPr>
          <w:rFonts w:ascii="Times New Roman" w:hAnsi="Times New Roman" w:cs="Times New Roman" w:eastAsiaTheme="minorEastAsia"/>
          <w:sz w:val="24"/>
          <w:lang w:bidi="ar"/>
        </w:rPr>
        <w:t xml:space="preserve"> categories: Self, Close, Acquaintance, Celebrity, Stranger, </w:t>
      </w:r>
      <w:ins w:id="2119" w:author="蔡振辛 [2]" w:date="2026-09-24T21:08:48Z">
        <w:r>
          <w:rPr>
            <w:rFonts w:ascii="Times New Roman" w:hAnsi="Times New Roman" w:cs="Times New Roman" w:eastAsiaTheme="minorEastAsia"/>
            <w:sz w:val="24"/>
            <w:lang w:bidi="ar"/>
          </w:rPr>
          <w:t>a</w:t>
        </w:r>
      </w:ins>
      <w:r>
        <w:rPr>
          <w:rFonts w:ascii="Times New Roman" w:hAnsi="Times New Roman" w:cs="Times New Roman" w:eastAsiaTheme="minorEastAsia"/>
          <w:sz w:val="24"/>
          <w:lang w:bidi="ar"/>
        </w:rPr>
        <w:t>n</w:t>
      </w:r>
      <w:ins w:id="2120" w:author="蔡振辛 [2]" w:date="2026-09-24T21:08:48Z">
        <w:r>
          <w:rPr>
            <w:rFonts w:ascii="Times New Roman" w:hAnsi="Times New Roman" w:cs="Times New Roman" w:eastAsiaTheme="minorEastAsia"/>
            <w:sz w:val="24"/>
            <w:lang w:bidi="ar"/>
          </w:rPr>
          <w:t>d N</w:t>
        </w:r>
      </w:ins>
      <w:r>
        <w:rPr>
          <w:rFonts w:ascii="Times New Roman" w:hAnsi="Times New Roman" w:cs="Times New Roman" w:eastAsiaTheme="minorEastAsia"/>
          <w:sz w:val="24"/>
          <w:lang w:bidi="ar"/>
        </w:rPr>
        <w:t xml:space="preserve">onPerson </w:t>
      </w:r>
      <w:ins w:id="2121" w:author="蔡振辛 [2]" w:date="2026-09-24T21:08:48Z">
        <w:r>
          <w:rPr>
            <w:rFonts w:ascii="Times New Roman" w:hAnsi="Times New Roman" w:cs="Times New Roman" w:eastAsiaTheme="minorEastAsia"/>
            <w:sz w:val="24"/>
            <w:lang w:bidi="ar"/>
          </w:rPr>
          <w:t>(Sun et al., 2023)</w:t>
        </w:r>
      </w:ins>
      <w:r>
        <w:rPr>
          <w:rFonts w:ascii="Times New Roman" w:hAnsi="Times New Roman" w:cs="Times New Roman" w:eastAsiaTheme="minorEastAsia"/>
          <w:sz w:val="24"/>
          <w:lang w:bidi="ar"/>
        </w:rPr>
        <w:t>. For clarity, we kept the original identity names ("Origin_Identity"), the English-translated identity names ("English_Identity"), and the standardised identity categories ("Standardised_Identity"). The minimally preprocessed data files may also include additional fields that describe the experimental design, such as block number, trial number within block, experimental phase or session, specific stimulus features (e.g., face gender, voice accent, emotional valence), and participant response keys. We expect these minimally preprocessed data files will be valuable for researchers interested in re-using this database.</w:t>
      </w:r>
    </w:p>
    <w:p w14:paraId="67372093">
      <w:pPr>
        <w:spacing w:line="480" w:lineRule="auto"/>
      </w:pPr>
      <w:r>
        <w:drawing>
          <wp:inline distT="0" distB="0" distL="114300" distR="114300">
            <wp:extent cx="5723890" cy="1417320"/>
            <wp:effectExtent l="0" t="0" r="3810" b="508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
                    <a:stretch>
                      <a:fillRect/>
                    </a:stretch>
                  </pic:blipFill>
                  <pic:spPr>
                    <a:xfrm>
                      <a:off x="0" y="0"/>
                      <a:ext cx="5723890" cy="1417320"/>
                    </a:xfrm>
                    <a:prstGeom prst="rect">
                      <a:avLst/>
                    </a:prstGeom>
                    <a:noFill/>
                    <a:ln>
                      <a:noFill/>
                    </a:ln>
                  </pic:spPr>
                </pic:pic>
              </a:graphicData>
            </a:graphic>
          </wp:inline>
        </w:drawing>
      </w:r>
    </w:p>
    <w:p w14:paraId="3FFD8F0A">
      <w:pPr>
        <w:pStyle w:val="4"/>
        <w:jc w:val="center"/>
        <w:rPr>
          <w:rFonts w:ascii="Times New Roman" w:hAnsi="Times New Roman" w:cs="Times New Roman" w:eastAsiaTheme="minorEastAsia"/>
          <w:sz w:val="24"/>
          <w:lang w:bidi="ar"/>
        </w:rPr>
      </w:pPr>
      <w:r>
        <w:rPr>
          <w:rFonts w:ascii="Times New Roman" w:hAnsi="Times New Roman" w:eastAsia="sans-serif" w:cs="Times New Roman"/>
          <w:b/>
          <w:bCs/>
          <w:i/>
          <w:iCs/>
          <w:kern w:val="0"/>
          <w:sz w:val="24"/>
          <w:lang w:bidi="ar"/>
        </w:rPr>
        <w:t xml:space="preserve">Figure </w:t>
      </w:r>
      <w:del w:id="2122" w:author="蔡振辛 [2]" w:date="2026-09-24T21:08:48Z">
        <w:r>
          <w:rPr>
            <w:rFonts w:ascii="Times New Roman" w:hAnsi="Times New Roman" w:eastAsia="sans-serif" w:cs="Times New Roman"/>
            <w:b/>
            <w:bCs/>
            <w:i/>
            <w:iCs/>
            <w:kern w:val="0"/>
            <w:sz w:val="24"/>
            <w:lang w:bidi="ar"/>
          </w:rPr>
          <w:delText xml:space="preserve">  </w:delText>
        </w:r>
      </w:del>
      <w:del w:id="2123" w:author="蔡振辛 [2]" w:date="2026-09-24T21:08:48Z">
        <w:r>
          <w:rPr>
            <w:rFonts w:ascii="Times New Roman" w:hAnsi="Times New Roman" w:eastAsia="sans-serif" w:cs="Times New Roman"/>
            <w:i/>
            <w:iCs/>
            <w:kern w:val="0"/>
            <w:sz w:val="24"/>
            <w:lang w:bidi="ar"/>
          </w:rPr>
          <w:delText>Raw</w:delText>
        </w:r>
      </w:del>
      <w:ins w:id="2124" w:author="蔡振辛 [2]" w:date="2026-09-24T21:08:48Z">
        <w:r>
          <w:rPr>
            <w:rFonts w:ascii="Times New Roman" w:hAnsi="Times New Roman" w:eastAsia="sans-serif" w:cs="Times New Roman"/>
            <w:b/>
            <w:bCs/>
            <w:i/>
            <w:iCs/>
            <w:kern w:val="0"/>
            <w:sz w:val="24"/>
            <w:lang w:bidi="ar"/>
          </w:rPr>
          <w:t>3. Standardized</w:t>
        </w:r>
      </w:ins>
      <w:r>
        <w:rPr>
          <w:rFonts w:ascii="Times New Roman" w:hAnsi="Times New Roman" w:eastAsia="sans-serif" w:cs="Times New Roman"/>
          <w:b/>
          <w:bCs/>
          <w:i/>
          <w:iCs/>
          <w:kern w:val="0"/>
          <w:sz w:val="24"/>
          <w:lang w:bidi="ar"/>
        </w:rPr>
        <w:t xml:space="preserve"> codebook of </w:t>
      </w:r>
      <w:ins w:id="2125" w:author="蔡振辛 [2]" w:date="2026-09-24T21:08:48Z">
        <w:r>
          <w:rPr>
            <w:rFonts w:ascii="Times New Roman" w:hAnsi="Times New Roman" w:eastAsia="sans-serif" w:cs="Times New Roman"/>
            <w:b/>
            <w:bCs/>
            <w:i/>
            <w:iCs/>
            <w:kern w:val="0"/>
            <w:sz w:val="24"/>
            <w:lang w:bidi="ar"/>
          </w:rPr>
          <w:t xml:space="preserve">the </w:t>
        </w:r>
      </w:ins>
      <w:r>
        <w:rPr>
          <w:rFonts w:ascii="Times New Roman" w:hAnsi="Times New Roman" w:eastAsia="sans-serif" w:cs="Times New Roman"/>
          <w:b/>
          <w:bCs/>
          <w:i/>
          <w:iCs/>
          <w:kern w:val="0"/>
          <w:sz w:val="24"/>
          <w:lang w:bidi="ar"/>
        </w:rPr>
        <w:t>experimental dataset variables</w:t>
      </w:r>
      <w:ins w:id="2126" w:author="蔡振辛 [2]" w:date="2026-09-24T21:08:48Z">
        <w:r>
          <w:rPr>
            <w:rFonts w:ascii="Times New Roman" w:hAnsi="Times New Roman" w:eastAsia="sans-serif" w:cs="Times New Roman"/>
            <w:b/>
            <w:bCs/>
            <w:i/>
            <w:iCs/>
            <w:kern w:val="0"/>
            <w:sz w:val="24"/>
            <w:lang w:bidi="ar"/>
          </w:rPr>
          <w:t>.</w:t>
        </w:r>
      </w:ins>
    </w:p>
    <w:p w14:paraId="43136B5C">
      <w:pPr>
        <w:widowControl/>
        <w:spacing w:before="240" w:line="360" w:lineRule="auto"/>
        <w:jc w:val="left"/>
        <w:rPr>
          <w:rFonts w:ascii="Times New Roman" w:hAnsi="Times New Roman" w:cs="Times New Roman"/>
          <w:kern w:val="0"/>
          <w:sz w:val="24"/>
        </w:rPr>
      </w:pPr>
      <w:r>
        <w:rPr>
          <w:rFonts w:ascii="Times New Roman" w:hAnsi="Times New Roman" w:eastAsia="Whitney-Semibold" w:cs="Times New Roman"/>
          <w:b/>
          <w:bCs/>
          <w:color w:val="000000"/>
          <w:kern w:val="0"/>
          <w:sz w:val="28"/>
          <w:szCs w:val="28"/>
        </w:rPr>
        <w:t xml:space="preserve">Example uses of the </w:t>
      </w:r>
      <w:r>
        <w:rPr>
          <w:rFonts w:hint="eastAsia" w:ascii="Times New Roman" w:hAnsi="Times New Roman" w:eastAsia="Whitney-Semibold" w:cs="Times New Roman"/>
          <w:b/>
          <w:bCs/>
          <w:color w:val="000000"/>
          <w:kern w:val="0"/>
          <w:sz w:val="28"/>
          <w:szCs w:val="28"/>
        </w:rPr>
        <w:t>SPE</w:t>
      </w:r>
      <w:r>
        <w:rPr>
          <w:rFonts w:ascii="Times New Roman" w:hAnsi="Times New Roman" w:eastAsia="Whitney-Semibold" w:cs="Times New Roman"/>
          <w:b/>
          <w:bCs/>
          <w:color w:val="000000"/>
          <w:kern w:val="0"/>
          <w:sz w:val="28"/>
          <w:szCs w:val="28"/>
        </w:rPr>
        <w:t xml:space="preserve"> Database</w:t>
      </w:r>
    </w:p>
    <w:p w14:paraId="3F81A89B">
      <w:pPr>
        <w:widowControl/>
        <w:spacing w:line="480" w:lineRule="auto"/>
        <w:ind w:firstLine="480" w:firstLineChars="200"/>
        <w:rPr>
          <w:rFonts w:ascii="Times New Roman" w:hAnsi="Times New Roman" w:cs="Times New Roman" w:eastAsiaTheme="minorEastAsia"/>
          <w:sz w:val="24"/>
          <w:lang w:bidi="ar"/>
        </w:rPr>
      </w:pPr>
      <w:r>
        <w:rPr>
          <w:rFonts w:hint="eastAsia" w:ascii="Times New Roman" w:hAnsi="Times New Roman" w:cs="Times New Roman" w:eastAsiaTheme="minorEastAsia"/>
          <w:sz w:val="24"/>
          <w:lang w:bidi="ar"/>
        </w:rPr>
        <w:t xml:space="preserve">The Self-Prioritization Database provides a valuable resource for both methodological and theoretical investigations of </w:t>
      </w:r>
      <w:r>
        <w:rPr>
          <w:rFonts w:ascii="Times New Roman" w:hAnsi="Times New Roman" w:cs="Times New Roman" w:eastAsiaTheme="minorEastAsia"/>
          <w:sz w:val="24"/>
          <w:lang w:bidi="ar"/>
        </w:rPr>
        <w:t xml:space="preserve">the </w:t>
      </w:r>
      <w:r>
        <w:rPr>
          <w:rFonts w:hint="eastAsia" w:ascii="Times New Roman" w:hAnsi="Times New Roman" w:cs="Times New Roman" w:eastAsiaTheme="minorEastAsia"/>
          <w:sz w:val="24"/>
          <w:lang w:bidi="ar"/>
        </w:rPr>
        <w:t>self-prioritization</w:t>
      </w:r>
      <w:r>
        <w:rPr>
          <w:rFonts w:ascii="Times New Roman" w:hAnsi="Times New Roman" w:cs="Times New Roman" w:eastAsiaTheme="minorEastAsia"/>
          <w:sz w:val="24"/>
          <w:lang w:bidi="ar"/>
        </w:rPr>
        <w:t xml:space="preserve"> effect. For example, the standardized schema allows researcher</w:t>
      </w:r>
      <w:r>
        <w:rPr>
          <w:rFonts w:hint="eastAsia" w:ascii="Times New Roman" w:hAnsi="Times New Roman" w:cs="Times New Roman" w:eastAsiaTheme="minorEastAsia"/>
          <w:sz w:val="24"/>
          <w:lang w:bidi="ar"/>
        </w:rPr>
        <w:t xml:space="preserve"> to develop and test cognitive models of self-prioritization effects; investigate how experimental design parameters shape these effects; clarify the cross-cultural universality and cultural specificity of self-prioritization; and evaluate the robustness and generalizability of findings across laboratory-based and online settings. To demonstrate the unique value of large-scale standardized datasets, we present three examples addressing questions that cannot be adequately examined using </w:t>
      </w:r>
      <w:r>
        <w:rPr>
          <w:rFonts w:ascii="Times New Roman" w:hAnsi="Times New Roman" w:cs="Times New Roman" w:eastAsiaTheme="minorEastAsia"/>
          <w:sz w:val="24"/>
          <w:lang w:bidi="ar"/>
        </w:rPr>
        <w:t xml:space="preserve">data from </w:t>
      </w:r>
      <w:r>
        <w:rPr>
          <w:rFonts w:hint="eastAsia" w:ascii="Times New Roman" w:hAnsi="Times New Roman" w:cs="Times New Roman" w:eastAsiaTheme="minorEastAsia"/>
          <w:sz w:val="24"/>
          <w:lang w:bidi="ar"/>
        </w:rPr>
        <w:t>individual studies alone.</w:t>
      </w:r>
    </w:p>
    <w:p w14:paraId="5B0A8242">
      <w:pPr>
        <w:widowControl/>
        <w:spacing w:line="480" w:lineRule="auto"/>
        <w:jc w:val="left"/>
        <w:rPr>
          <w:rFonts w:ascii="Times New Roman" w:hAnsi="Times New Roman" w:cs="Times New Roman" w:eastAsiaTheme="minorEastAsia"/>
          <w:b/>
          <w:bCs/>
          <w:sz w:val="24"/>
        </w:rPr>
      </w:pPr>
      <w:r>
        <w:rPr>
          <w:rFonts w:ascii="Times New Roman" w:hAnsi="Times New Roman" w:cs="Times New Roman" w:eastAsiaTheme="minorEastAsia"/>
          <w:b/>
          <w:bCs/>
          <w:sz w:val="24"/>
        </w:rPr>
        <w:t xml:space="preserve">The </w:t>
      </w:r>
      <w:r>
        <w:rPr>
          <w:rFonts w:hint="eastAsia" w:ascii="Times New Roman" w:hAnsi="Times New Roman" w:cs="Times New Roman" w:eastAsiaTheme="minorEastAsia"/>
          <w:b/>
          <w:bCs/>
          <w:sz w:val="24"/>
        </w:rPr>
        <w:t>M</w:t>
      </w:r>
      <w:r>
        <w:rPr>
          <w:rFonts w:ascii="Times New Roman" w:hAnsi="Times New Roman" w:cs="Times New Roman" w:eastAsiaTheme="minorEastAsia"/>
          <w:b/>
          <w:bCs/>
          <w:sz w:val="24"/>
        </w:rPr>
        <w:t xml:space="preserve">agnitude of Self-Prioritization Effect </w:t>
      </w:r>
      <w:r>
        <w:rPr>
          <w:rFonts w:hint="eastAsia" w:ascii="Times New Roman" w:hAnsi="Times New Roman" w:cs="Times New Roman" w:eastAsiaTheme="minorEastAsia"/>
          <w:b/>
          <w:bCs/>
          <w:sz w:val="24"/>
        </w:rPr>
        <w:t>Varies Across</w:t>
      </w:r>
      <w:r>
        <w:rPr>
          <w:rFonts w:ascii="Times New Roman" w:hAnsi="Times New Roman" w:cs="Times New Roman" w:eastAsiaTheme="minorEastAsia"/>
          <w:b/>
          <w:bCs/>
          <w:sz w:val="24"/>
        </w:rPr>
        <w:t xml:space="preserve"> Social Distance</w:t>
      </w:r>
    </w:p>
    <w:p w14:paraId="6DA6776A">
      <w:pPr>
        <w:widowControl/>
        <w:spacing w:line="480" w:lineRule="auto"/>
        <w:ind w:firstLine="720"/>
        <w:rPr>
          <w:rFonts w:ascii="Times New Roman" w:hAnsi="Times New Roman" w:cs="Times New Roman" w:eastAsiaTheme="minorEastAsia"/>
          <w:sz w:val="24"/>
          <w:lang w:bidi="ar"/>
        </w:rPr>
      </w:pPr>
      <w:r>
        <w:rPr>
          <w:rFonts w:hint="eastAsia" w:ascii="Times New Roman" w:hAnsi="Times New Roman" w:cs="Times New Roman" w:eastAsiaTheme="minorEastAsia"/>
          <w:sz w:val="24"/>
          <w:lang w:bidi="ar"/>
        </w:rPr>
        <w:t xml:space="preserve">The self-prioritization effect (SPE) is typically quantified as the performance difference between self-referential and other-referential conditions. However, different categories of others have been used as baseline conditions when estimating SPE magnitude. Existing studies have yielded inconsistent estimates of the self-prioritization effect (SPE) magnitude. Nevertheless, a systematic examination of how baseline selection affects SPE magnitude remains lacking. Leveraging the large-scale sample size of the SPE database, we compared the effect size of the SPE across five standardized baselines </w:t>
      </w:r>
      <w:ins w:id="2127" w:author="蔡振辛 [2]" w:date="2026-09-24T21:08:48Z">
        <w:r>
          <w:rPr>
            <w:rFonts w:hint="eastAsia" w:ascii="Times New Roman" w:hAnsi="Times New Roman" w:cs="Times New Roman" w:eastAsiaTheme="minorEastAsia"/>
            <w:sz w:val="24"/>
            <w:lang w:bidi="ar"/>
          </w:rPr>
          <w:t>(Sun et al., 2023)</w:t>
        </w:r>
      </w:ins>
      <w:r>
        <w:rPr>
          <w:rFonts w:hint="eastAsia" w:ascii="Times New Roman" w:hAnsi="Times New Roman" w:cs="Times New Roman" w:eastAsiaTheme="minorEastAsia"/>
          <w:sz w:val="24"/>
          <w:lang w:bidi="ar"/>
        </w:rPr>
        <w:t xml:space="preserve">: Non-person, Stranger, Celebrity, Acquaintance, and Close Other. Standardized effect sizes (Cohen's d) were computed at the participant level by contrasting self-related trials against each baseline condition separately, using a pooled standard deviation. </w:t>
      </w:r>
      <w:del w:id="2128" w:author="蔡振辛 [2]" w:date="2026-09-24T21:08:48Z">
        <w:r>
          <w:rPr>
            <w:rFonts w:hint="eastAsia" w:ascii="Times New Roman" w:hAnsi="Times New Roman" w:cs="Times New Roman" w:eastAsiaTheme="minorEastAsia"/>
            <w:sz w:val="24"/>
            <w:lang w:bidi="ar"/>
          </w:rPr>
          <w:delText>A li</w:delText>
        </w:r>
      </w:del>
      <w:ins w:id="2129" w:author="蔡振辛 [2]" w:date="2026-09-24T21:08:48Z">
        <w:r>
          <w:rPr>
            <w:rFonts w:hint="eastAsia" w:ascii="Times New Roman" w:hAnsi="Times New Roman" w:cs="Times New Roman" w:eastAsiaTheme="minorEastAsia"/>
            <w:sz w:val="24"/>
            <w:lang w:bidi="ar"/>
          </w:rPr>
          <w:t>Reaction-time based effect sizes were computed on correct trials with respo</w:t>
        </w:r>
      </w:ins>
      <w:r>
        <w:rPr>
          <w:rFonts w:hint="eastAsia" w:ascii="Times New Roman" w:hAnsi="Times New Roman" w:cs="Times New Roman" w:eastAsiaTheme="minorEastAsia"/>
          <w:sz w:val="24"/>
          <w:lang w:bidi="ar"/>
        </w:rPr>
        <w:t>n</w:t>
      </w:r>
      <w:ins w:id="2130" w:author="蔡振辛 [2]" w:date="2026-09-24T21:08:48Z">
        <w:r>
          <w:rPr>
            <w:rFonts w:hint="eastAsia" w:ascii="Times New Roman" w:hAnsi="Times New Roman" w:cs="Times New Roman" w:eastAsiaTheme="minorEastAsia"/>
            <w:sz w:val="24"/>
            <w:lang w:bidi="ar"/>
          </w:rPr>
          <w:t>s</w:t>
        </w:r>
      </w:ins>
      <w:r>
        <w:rPr>
          <w:rFonts w:hint="eastAsia" w:ascii="Times New Roman" w:hAnsi="Times New Roman" w:cs="Times New Roman" w:eastAsiaTheme="minorEastAsia"/>
          <w:sz w:val="24"/>
          <w:lang w:bidi="ar"/>
        </w:rPr>
        <w:t>e</w:t>
      </w:r>
      <w:del w:id="2131" w:author="蔡振辛 [2]" w:date="2026-09-24T21:08:48Z">
        <w:r>
          <w:rPr>
            <w:rFonts w:hint="eastAsia" w:ascii="Times New Roman" w:hAnsi="Times New Roman" w:cs="Times New Roman" w:eastAsiaTheme="minorEastAsia"/>
            <w:sz w:val="24"/>
            <w:lang w:bidi="ar"/>
          </w:rPr>
          <w:delText>ar mi</w:delText>
        </w:r>
      </w:del>
      <w:ins w:id="2132" w:author="蔡振辛 [2]" w:date="2026-09-24T21:08:48Z">
        <w:r>
          <w:rPr>
            <w:rFonts w:hint="eastAsia" w:ascii="Times New Roman" w:hAnsi="Times New Roman" w:cs="Times New Roman" w:eastAsiaTheme="minorEastAsia"/>
            <w:sz w:val="24"/>
            <w:lang w:bidi="ar"/>
          </w:rPr>
          <w:t xml:space="preserve"> times above 0 ms and no longer than 10,000 ms; accuracy-based effect sizes were computed on trials with a valid response (0 = error, 1 = correct). Because participant identifiers are unique only within a dataset, participants were nested within datasets (that is, the random effect was defined on the dataset-by-participant key). A linear mi</w:t>
        </w:r>
      </w:ins>
      <w:r>
        <w:rPr>
          <w:rFonts w:hint="eastAsia" w:ascii="Times New Roman" w:hAnsi="Times New Roman" w:cs="Times New Roman" w:eastAsiaTheme="minorEastAsia"/>
          <w:sz w:val="24"/>
          <w:lang w:bidi="ar"/>
        </w:rPr>
        <w:t xml:space="preserve">xed-effects model without intercept was then fitted to the participant-level Cohen's d values, with </w:t>
      </w:r>
      <w:ins w:id="2133" w:author="蔡振辛 [2]" w:date="2026-09-24T21:08:48Z">
        <w:r>
          <w:rPr>
            <w:rFonts w:hint="eastAsia" w:ascii="Times New Roman" w:hAnsi="Times New Roman" w:cs="Times New Roman" w:eastAsiaTheme="minorEastAsia"/>
            <w:sz w:val="24"/>
            <w:lang w:bidi="ar"/>
          </w:rPr>
          <w:t xml:space="preserve">this nested </w:t>
        </w:r>
      </w:ins>
      <w:r>
        <w:rPr>
          <w:rFonts w:hint="eastAsia" w:ascii="Times New Roman" w:hAnsi="Times New Roman" w:cs="Times New Roman" w:eastAsiaTheme="minorEastAsia"/>
          <w:sz w:val="24"/>
          <w:lang w:bidi="ar"/>
        </w:rPr>
        <w:t>participant</w:t>
      </w:r>
      <w:del w:id="2134" w:author="蔡振辛 [2]" w:date="2026-09-24T21:08:48Z">
        <w:r>
          <w:rPr>
            <w:rFonts w:hint="eastAsia" w:ascii="Times New Roman" w:hAnsi="Times New Roman" w:cs="Times New Roman" w:eastAsiaTheme="minorEastAsia"/>
            <w:sz w:val="24"/>
            <w:lang w:bidi="ar"/>
          </w:rPr>
          <w:delText>s</w:delText>
        </w:r>
      </w:del>
      <w:r>
        <w:rPr>
          <w:rFonts w:hint="eastAsia" w:ascii="Times New Roman" w:hAnsi="Times New Roman" w:cs="Times New Roman" w:eastAsiaTheme="minorEastAsia"/>
          <w:sz w:val="24"/>
          <w:lang w:bidi="ar"/>
        </w:rPr>
        <w:t xml:space="preserve"> </w:t>
      </w:r>
      <w:ins w:id="2135" w:author="蔡振辛 [2]" w:date="2026-09-24T21:08:48Z">
        <w:r>
          <w:rPr>
            <w:rFonts w:hint="eastAsia" w:ascii="Times New Roman" w:hAnsi="Times New Roman" w:cs="Times New Roman" w:eastAsiaTheme="minorEastAsia"/>
            <w:sz w:val="24"/>
            <w:lang w:bidi="ar"/>
          </w:rPr>
          <w:t xml:space="preserve">term </w:t>
        </w:r>
      </w:ins>
      <w:r>
        <w:rPr>
          <w:rFonts w:hint="eastAsia" w:ascii="Times New Roman" w:hAnsi="Times New Roman" w:cs="Times New Roman" w:eastAsiaTheme="minorEastAsia"/>
          <w:sz w:val="24"/>
          <w:lang w:bidi="ar"/>
        </w:rPr>
        <w:t xml:space="preserve">as a random intercept and data source as an additional variance component. From this model, 10,000 multivariate normal samples were drawn from the estimated fixed-effects distribution to obtain the posterior-like distributions of each identity's SPE magnitude. For consistency, we use positive Cohen's d for SPE (i.e., faster reaction times or higher accuracy for self relative to other identities). </w:t>
      </w:r>
    </w:p>
    <w:p w14:paraId="076667CF">
      <w:pPr>
        <w:pStyle w:val="8"/>
        <w:widowControl/>
        <w:spacing w:beforeAutospacing="0" w:afterAutospacing="0" w:line="360" w:lineRule="auto"/>
        <w:jc w:val="both"/>
        <w:rPr>
          <w:rFonts w:ascii="Times New Roman" w:hAnsi="Times New Roman"/>
        </w:rPr>
      </w:pPr>
      <w:del w:id="2136" w:author="蔡振辛 [2]" w:date="2026-09-24T21:08:48Z">
        <w:r>
          <w:rPr/>
          <w:drawing>
            <wp:inline distT="0" distB="0" distL="114300" distR="114300">
              <wp:extent cx="5242560" cy="5767070"/>
              <wp:effectExtent l="0" t="0" r="2540" b="1143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9"/>
                      <a:stretch>
                        <a:fillRect/>
                      </a:stretch>
                    </pic:blipFill>
                    <pic:spPr>
                      <a:xfrm>
                        <a:off x="0" y="0"/>
                        <a:ext cx="5242560" cy="5767070"/>
                      </a:xfrm>
                      <a:prstGeom prst="rect">
                        <a:avLst/>
                      </a:prstGeom>
                      <a:noFill/>
                      <a:ln>
                        <a:noFill/>
                      </a:ln>
                    </pic:spPr>
                  </pic:pic>
                </a:graphicData>
              </a:graphic>
            </wp:inline>
          </w:drawing>
        </w:r>
      </w:del>
      <w:ins w:id="2138" w:author="蔡振辛 [2]" w:date="2026-09-24T21:08:48Z">
        <w:r>
          <w:rPr/>
          <w:drawing>
            <wp:inline distT="0" distB="0" distL="114300" distR="114300">
              <wp:extent cx="5242560" cy="5766435"/>
              <wp:effectExtent l="0" t="0" r="2540" b="1143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
                      <a:stretch>
                        <a:fillRect/>
                      </a:stretch>
                    </pic:blipFill>
                    <pic:spPr>
                      <a:xfrm>
                        <a:off x="0" y="0"/>
                        <a:ext cx="5242560" cy="5766816"/>
                      </a:xfrm>
                      <a:prstGeom prst="rect">
                        <a:avLst/>
                      </a:prstGeom>
                      <a:noFill/>
                      <a:ln>
                        <a:noFill/>
                      </a:ln>
                    </pic:spPr>
                  </pic:pic>
                </a:graphicData>
              </a:graphic>
            </wp:inline>
          </w:drawing>
        </w:r>
      </w:ins>
    </w:p>
    <w:p w14:paraId="74D8D131">
      <w:pPr>
        <w:pStyle w:val="4"/>
        <w:jc w:val="center"/>
        <w:rPr>
          <w:rFonts w:ascii="Times New Roman" w:hAnsi="Times New Roman" w:eastAsia="sans-serif" w:cs="Times New Roman"/>
          <w:i/>
          <w:iCs/>
          <w:kern w:val="0"/>
          <w:sz w:val="24"/>
          <w:lang w:bidi="ar"/>
        </w:rPr>
      </w:pPr>
      <w:r>
        <w:rPr>
          <w:rFonts w:ascii="Times New Roman" w:hAnsi="Times New Roman" w:eastAsia="sans-serif" w:cs="Times New Roman"/>
          <w:b/>
          <w:bCs/>
          <w:i/>
          <w:iCs/>
          <w:kern w:val="0"/>
          <w:sz w:val="24"/>
          <w:lang w:bidi="ar"/>
        </w:rPr>
        <w:t xml:space="preserve">Figure </w:t>
      </w:r>
      <w:ins w:id="2140" w:author="蔡振辛 [2]" w:date="2026-09-24T21:08:48Z">
        <w:r>
          <w:rPr>
            <w:rFonts w:ascii="Times New Roman" w:hAnsi="Times New Roman" w:eastAsia="sans-serif" w:cs="Times New Roman"/>
            <w:b/>
            <w:bCs/>
            <w:i/>
            <w:iCs/>
            <w:kern w:val="0"/>
            <w:sz w:val="24"/>
            <w:lang w:bidi="ar"/>
          </w:rPr>
          <w:t>4.</w:t>
        </w:r>
      </w:ins>
      <w:r>
        <w:rPr>
          <w:rFonts w:ascii="Times New Roman" w:hAnsi="Times New Roman" w:eastAsia="sans-serif" w:cs="Times New Roman"/>
          <w:b/>
          <w:bCs/>
          <w:i/>
          <w:iCs/>
          <w:kern w:val="0"/>
          <w:sz w:val="24"/>
          <w:lang w:bidi="ar"/>
        </w:rPr>
        <w:t xml:space="preserve"> Self-prioritization effects along the social distance continuum and pairwise comparisons across social identities</w:t>
      </w:r>
      <w:del w:id="2141" w:author="蔡振辛 [2]" w:date="2026-09-24T21:08:48Z">
        <w:r>
          <w:rPr>
            <w:rFonts w:ascii="Times New Roman" w:hAnsi="Times New Roman" w:eastAsia="sans-serif" w:cs="Times New Roman"/>
            <w:i/>
            <w:iCs/>
            <w:kern w:val="0"/>
            <w:sz w:val="24"/>
            <w:lang w:bidi="ar"/>
          </w:rPr>
          <w:delText>.</w:delText>
        </w:r>
      </w:del>
      <w:r>
        <w:rPr>
          <w:rFonts w:ascii="Times New Roman" w:hAnsi="Times New Roman" w:eastAsia="sans-serif" w:cs="Times New Roman"/>
          <w:b/>
          <w:bCs/>
          <w:i/>
          <w:iCs/>
          <w:kern w:val="0"/>
          <w:sz w:val="24"/>
          <w:lang w:bidi="ar"/>
        </w:rPr>
        <w:t>.</w:t>
      </w:r>
    </w:p>
    <w:p w14:paraId="5EE52825">
      <w:pPr>
        <w:widowControl/>
        <w:spacing w:line="480" w:lineRule="auto"/>
        <w:ind w:firstLine="720"/>
        <w:rPr>
          <w:rFonts w:ascii="Times New Roman" w:hAnsi="Times New Roman" w:cs="Times New Roman" w:eastAsiaTheme="minorEastAsia"/>
          <w:sz w:val="24"/>
          <w:lang w:bidi="ar"/>
        </w:rPr>
      </w:pPr>
      <w:r>
        <w:rPr>
          <w:rFonts w:hint="eastAsia" w:ascii="Times New Roman" w:hAnsi="Times New Roman" w:cs="Times New Roman" w:eastAsiaTheme="minorEastAsia"/>
          <w:sz w:val="24"/>
          <w:lang w:bidi="ar"/>
        </w:rPr>
        <w:t xml:space="preserve">For reaction time (RT), </w:t>
      </w:r>
      <w:del w:id="2142" w:author="蔡振辛 [2]" w:date="2026-09-24T21:08:48Z">
        <w:r>
          <w:rPr>
            <w:rFonts w:hint="eastAsia" w:ascii="Times New Roman" w:hAnsi="Times New Roman" w:cs="Times New Roman" w:eastAsiaTheme="minorEastAsia"/>
            <w:sz w:val="24"/>
            <w:lang w:bidi="ar"/>
          </w:rPr>
          <w:delText>robust</w:delText>
        </w:r>
      </w:del>
      <w:ins w:id="2143" w:author="蔡振辛 [2]" w:date="2026-09-24T21:08:48Z">
        <w:r>
          <w:rPr>
            <w:rFonts w:hint="eastAsia" w:ascii="Times New Roman" w:hAnsi="Times New Roman" w:cs="Times New Roman" w:eastAsiaTheme="minorEastAsia"/>
            <w:sz w:val="24"/>
            <w:lang w:bidi="ar"/>
          </w:rPr>
          <w:t>the</w:t>
        </w:r>
      </w:ins>
      <w:r>
        <w:rPr>
          <w:rFonts w:hint="eastAsia" w:ascii="Times New Roman" w:hAnsi="Times New Roman" w:cs="Times New Roman" w:eastAsiaTheme="minorEastAsia"/>
          <w:sz w:val="24"/>
          <w:lang w:bidi="ar"/>
        </w:rPr>
        <w:t xml:space="preserve"> SPE</w:t>
      </w:r>
      <w:del w:id="2144" w:author="蔡振辛 [2]" w:date="2026-09-24T21:08:48Z">
        <w:r>
          <w:rPr>
            <w:rFonts w:hint="eastAsia" w:ascii="Times New Roman" w:hAnsi="Times New Roman" w:cs="Times New Roman" w:eastAsiaTheme="minorEastAsia"/>
            <w:sz w:val="24"/>
            <w:lang w:bidi="ar"/>
          </w:rPr>
          <w:delText>s</w:delText>
        </w:r>
      </w:del>
      <w:r>
        <w:rPr>
          <w:rFonts w:hint="eastAsia" w:ascii="Times New Roman" w:hAnsi="Times New Roman" w:cs="Times New Roman" w:eastAsiaTheme="minorEastAsia"/>
          <w:sz w:val="24"/>
          <w:lang w:bidi="ar"/>
        </w:rPr>
        <w:t xml:space="preserve"> w</w:t>
      </w:r>
      <w:del w:id="2145" w:author="蔡振辛 [2]" w:date="2026-09-24T21:08:48Z">
        <w:r>
          <w:rPr>
            <w:rFonts w:hint="eastAsia" w:ascii="Times New Roman" w:hAnsi="Times New Roman" w:cs="Times New Roman" w:eastAsiaTheme="minorEastAsia"/>
            <w:sz w:val="24"/>
            <w:lang w:bidi="ar"/>
          </w:rPr>
          <w:delText xml:space="preserve">ere observed across all five </w:delText>
        </w:r>
      </w:del>
      <w:del w:id="2146" w:author="蔡振辛 [2]" w:date="2026-09-24T21:08:48Z">
        <w:r>
          <w:rPr>
            <w:rFonts w:ascii="Times New Roman" w:hAnsi="Times New Roman" w:cs="Times New Roman" w:eastAsiaTheme="minorEastAsia"/>
            <w:sz w:val="24"/>
            <w:lang w:bidi="ar"/>
          </w:rPr>
          <w:delText>baseline</w:delText>
        </w:r>
      </w:del>
      <w:del w:id="2147" w:author="蔡振辛 [2]" w:date="2026-09-24T21:08:48Z">
        <w:r>
          <w:rPr>
            <w:rFonts w:hint="eastAsia" w:ascii="Times New Roman" w:hAnsi="Times New Roman" w:cs="Times New Roman" w:eastAsiaTheme="minorEastAsia"/>
            <w:sz w:val="24"/>
            <w:lang w:bidi="ar"/>
          </w:rPr>
          <w:delText xml:space="preserve"> conditions, with all effect sizes signif</w:delText>
        </w:r>
      </w:del>
      <w:ins w:id="2148" w:author="蔡振辛 [2]" w:date="2026-09-24T21:08:48Z">
        <w:r>
          <w:rPr>
            <w:rFonts w:hint="eastAsia" w:ascii="Times New Roman" w:hAnsi="Times New Roman" w:cs="Times New Roman" w:eastAsiaTheme="minorEastAsia"/>
            <w:sz w:val="24"/>
            <w:lang w:bidi="ar"/>
          </w:rPr>
          <w:t>as positive for all five baseline conditions: every bootstrap distribution of the part</w:t>
        </w:r>
      </w:ins>
      <w:r>
        <w:rPr>
          <w:rFonts w:hint="eastAsia" w:ascii="Times New Roman" w:hAnsi="Times New Roman" w:cs="Times New Roman" w:eastAsiaTheme="minorEastAsia"/>
          <w:sz w:val="24"/>
          <w:lang w:bidi="ar"/>
        </w:rPr>
        <w:t>ic</w:t>
      </w:r>
      <w:ins w:id="2149" w:author="蔡振辛 [2]" w:date="2026-09-24T21:08:48Z">
        <w:r>
          <w:rPr>
            <w:rFonts w:hint="eastAsia" w:ascii="Times New Roman" w:hAnsi="Times New Roman" w:cs="Times New Roman" w:eastAsiaTheme="minorEastAsia"/>
            <w:sz w:val="24"/>
            <w:lang w:bidi="ar"/>
          </w:rPr>
          <w:t>ip</w:t>
        </w:r>
      </w:ins>
      <w:r>
        <w:rPr>
          <w:rFonts w:hint="eastAsia" w:ascii="Times New Roman" w:hAnsi="Times New Roman" w:cs="Times New Roman" w:eastAsiaTheme="minorEastAsia"/>
          <w:sz w:val="24"/>
          <w:lang w:bidi="ar"/>
        </w:rPr>
        <w:t>ant</w:t>
      </w:r>
      <w:del w:id="2150" w:author="蔡振辛 [2]" w:date="2026-09-24T21:08:48Z">
        <w:r>
          <w:rPr>
            <w:rFonts w:hint="eastAsia" w:ascii="Times New Roman" w:hAnsi="Times New Roman" w:cs="Times New Roman" w:eastAsiaTheme="minorEastAsia"/>
            <w:sz w:val="24"/>
            <w:lang w:bidi="ar"/>
          </w:rPr>
          <w:delText xml:space="preserve">ly greater than zero (all 95% CIs excluded zero; all </w:delText>
        </w:r>
      </w:del>
      <w:del w:id="2151" w:author="蔡振辛 [2]" w:date="2026-09-24T21:08:48Z">
        <w:r>
          <w:rPr>
            <w:rFonts w:hint="eastAsia" w:ascii="Times New Roman" w:hAnsi="Times New Roman" w:cs="Times New Roman" w:eastAsiaTheme="minorEastAsia"/>
            <w:i/>
            <w:iCs/>
            <w:sz w:val="24"/>
            <w:lang w:bidi="ar"/>
          </w:rPr>
          <w:delText>ps</w:delText>
        </w:r>
      </w:del>
      <w:del w:id="2152" w:author="蔡振辛 [2]" w:date="2026-09-24T21:08:48Z">
        <w:r>
          <w:rPr>
            <w:rFonts w:hint="eastAsia" w:ascii="Times New Roman" w:hAnsi="Times New Roman" w:cs="Times New Roman" w:eastAsiaTheme="minorEastAsia"/>
            <w:sz w:val="24"/>
            <w:lang w:bidi="ar"/>
          </w:rPr>
          <w:delText xml:space="preserve"> &lt; .001</w:delText>
        </w:r>
      </w:del>
      <w:ins w:id="2153" w:author="蔡振辛 [2]" w:date="2026-09-24T21:08:48Z">
        <w:r>
          <w:rPr>
            <w:rFonts w:hint="eastAsia" w:ascii="Times New Roman" w:hAnsi="Times New Roman" w:cs="Times New Roman" w:eastAsiaTheme="minorEastAsia"/>
            <w:sz w:val="24"/>
            <w:lang w:bidi="ar"/>
          </w:rPr>
          <w:t>-level Cohen's d lay entirely above zero (all 95% confidence intervals excluded zero; see Figure 4A</w:t>
        </w:r>
      </w:ins>
      <w:r>
        <w:rPr>
          <w:rFonts w:hint="eastAsia" w:ascii="Times New Roman" w:hAnsi="Times New Roman" w:cs="Times New Roman" w:eastAsiaTheme="minorEastAsia"/>
          <w:sz w:val="24"/>
          <w:lang w:bidi="ar"/>
        </w:rPr>
        <w:t>). The magnitude of the SPE</w:t>
      </w:r>
      <w:ins w:id="2154" w:author="蔡振辛 [2]" w:date="2026-09-24T21:08:48Z">
        <w:r>
          <w:rPr>
            <w:rFonts w:hint="eastAsia" w:ascii="Times New Roman" w:hAnsi="Times New Roman" w:cs="Times New Roman" w:eastAsiaTheme="minorEastAsia"/>
            <w:sz w:val="24"/>
            <w:lang w:bidi="ar"/>
          </w:rPr>
          <w:t>,</w:t>
        </w:r>
      </w:ins>
      <w:r>
        <w:rPr>
          <w:rFonts w:hint="eastAsia" w:ascii="Times New Roman" w:hAnsi="Times New Roman" w:cs="Times New Roman" w:eastAsiaTheme="minorEastAsia"/>
          <w:sz w:val="24"/>
          <w:lang w:bidi="ar"/>
        </w:rPr>
        <w:t xml:space="preserve"> </w:t>
      </w:r>
      <w:ins w:id="2155" w:author="蔡振辛 [2]" w:date="2026-09-24T21:08:48Z">
        <w:r>
          <w:rPr>
            <w:rFonts w:hint="eastAsia" w:ascii="Times New Roman" w:hAnsi="Times New Roman" w:cs="Times New Roman" w:eastAsiaTheme="minorEastAsia"/>
            <w:sz w:val="24"/>
            <w:lang w:bidi="ar"/>
          </w:rPr>
          <w:t xml:space="preserve">however, </w:t>
        </w:r>
      </w:ins>
      <w:r>
        <w:rPr>
          <w:rFonts w:hint="eastAsia" w:ascii="Times New Roman" w:hAnsi="Times New Roman" w:cs="Times New Roman" w:eastAsiaTheme="minorEastAsia"/>
          <w:sz w:val="24"/>
          <w:lang w:bidi="ar"/>
        </w:rPr>
        <w:t xml:space="preserve">differed </w:t>
      </w:r>
      <w:del w:id="2156" w:author="蔡振辛 [2]" w:date="2026-09-24T21:08:48Z">
        <w:r>
          <w:rPr>
            <w:rFonts w:hint="eastAsia" w:ascii="Times New Roman" w:hAnsi="Times New Roman" w:cs="Times New Roman" w:eastAsiaTheme="minorEastAsia"/>
            <w:sz w:val="24"/>
            <w:lang w:bidi="ar"/>
          </w:rPr>
          <w:delText>systematically across</w:delText>
        </w:r>
      </w:del>
      <w:ins w:id="2157" w:author="蔡振辛 [2]" w:date="2026-09-24T21:08:49Z">
        <w:r>
          <w:rPr>
            <w:rFonts w:hint="eastAsia" w:ascii="Times New Roman" w:hAnsi="Times New Roman" w:cs="Times New Roman" w:eastAsiaTheme="minorEastAsia"/>
            <w:sz w:val="24"/>
            <w:lang w:bidi="ar"/>
          </w:rPr>
          <w:t>only between some</w:t>
        </w:r>
      </w:ins>
      <w:r>
        <w:rPr>
          <w:rFonts w:hint="eastAsia" w:ascii="Times New Roman" w:hAnsi="Times New Roman" w:cs="Times New Roman" w:eastAsiaTheme="minorEastAsia"/>
          <w:sz w:val="24"/>
          <w:lang w:bidi="ar"/>
        </w:rPr>
        <w:t xml:space="preserve"> baselines (see Figure </w:t>
      </w:r>
      <w:del w:id="2158" w:author="蔡振辛 [2]" w:date="2026-09-24T21:08:49Z">
        <w:r>
          <w:rPr>
            <w:rFonts w:hint="eastAsia" w:ascii="Times New Roman" w:hAnsi="Times New Roman" w:cs="Times New Roman" w:eastAsiaTheme="minorEastAsia"/>
            <w:sz w:val="24"/>
            <w:lang w:bidi="ar"/>
          </w:rPr>
          <w:delText>3</w:delText>
        </w:r>
      </w:del>
      <w:ins w:id="2159" w:author="蔡振辛 [2]" w:date="2026-09-24T21:08:49Z">
        <w:r>
          <w:rPr>
            <w:rFonts w:hint="eastAsia" w:ascii="Times New Roman" w:hAnsi="Times New Roman" w:cs="Times New Roman" w:eastAsiaTheme="minorEastAsia"/>
            <w:sz w:val="24"/>
            <w:lang w:bidi="ar"/>
          </w:rPr>
          <w:t>4</w:t>
        </w:r>
      </w:ins>
      <w:r>
        <w:rPr>
          <w:rFonts w:hint="eastAsia" w:ascii="Times New Roman" w:hAnsi="Times New Roman" w:cs="Times New Roman" w:eastAsiaTheme="minorEastAsia"/>
          <w:sz w:val="24"/>
          <w:lang w:bidi="ar"/>
        </w:rPr>
        <w:t xml:space="preserve">). To test whether the magnitude </w:t>
      </w:r>
      <w:ins w:id="2160" w:author="蔡振辛 [2]" w:date="2026-09-24T21:08:49Z">
        <w:r>
          <w:rPr>
            <w:rFonts w:hint="eastAsia" w:ascii="Times New Roman" w:hAnsi="Times New Roman" w:cs="Times New Roman" w:eastAsiaTheme="minorEastAsia"/>
            <w:sz w:val="24"/>
            <w:lang w:bidi="ar"/>
          </w:rPr>
          <w:t xml:space="preserve">differed </w:t>
        </w:r>
      </w:ins>
      <w:r>
        <w:rPr>
          <w:rFonts w:hint="eastAsia" w:ascii="Times New Roman" w:hAnsi="Times New Roman" w:cs="Times New Roman" w:eastAsiaTheme="minorEastAsia"/>
          <w:sz w:val="24"/>
          <w:lang w:bidi="ar"/>
        </w:rPr>
        <w:t xml:space="preserve">statistically </w:t>
      </w:r>
      <w:del w:id="2161" w:author="蔡振辛 [2]" w:date="2026-09-24T21:08:49Z">
        <w:r>
          <w:rPr>
            <w:rFonts w:hint="eastAsia" w:ascii="Times New Roman" w:hAnsi="Times New Roman" w:cs="Times New Roman" w:eastAsiaTheme="minorEastAsia"/>
            <w:sz w:val="24"/>
            <w:lang w:bidi="ar"/>
          </w:rPr>
          <w:delText xml:space="preserve">differ </w:delText>
        </w:r>
      </w:del>
      <w:r>
        <w:rPr>
          <w:rFonts w:hint="eastAsia" w:ascii="Times New Roman" w:hAnsi="Times New Roman" w:cs="Times New Roman" w:eastAsiaTheme="minorEastAsia"/>
          <w:sz w:val="24"/>
          <w:lang w:bidi="ar"/>
        </w:rPr>
        <w:t>between SPE</w:t>
      </w:r>
      <w:ins w:id="2162" w:author="蔡振辛 [2]" w:date="2026-09-24T21:08:49Z">
        <w:r>
          <w:rPr>
            <w:rFonts w:hint="eastAsia" w:ascii="Times New Roman" w:hAnsi="Times New Roman" w:cs="Times New Roman" w:eastAsiaTheme="minorEastAsia"/>
            <w:sz w:val="24"/>
            <w:lang w:bidi="ar"/>
          </w:rPr>
          <w:t>s</w:t>
        </w:r>
      </w:ins>
      <w:r>
        <w:rPr>
          <w:rFonts w:hint="eastAsia" w:ascii="Times New Roman" w:hAnsi="Times New Roman" w:cs="Times New Roman" w:eastAsiaTheme="minorEastAsia"/>
          <w:sz w:val="24"/>
          <w:lang w:bidi="ar"/>
        </w:rPr>
        <w:t xml:space="preserve"> calculated </w:t>
      </w:r>
      <w:del w:id="2163" w:author="蔡振辛 [2]" w:date="2026-09-24T21:08:49Z">
        <w:r>
          <w:rPr>
            <w:rFonts w:ascii="Times New Roman" w:hAnsi="Times New Roman" w:cs="Times New Roman" w:eastAsiaTheme="minorEastAsia"/>
            <w:sz w:val="24"/>
            <w:lang w:bidi="ar"/>
          </w:rPr>
          <w:delText>by</w:delText>
        </w:r>
      </w:del>
      <w:ins w:id="2164" w:author="蔡振辛 [2]" w:date="2026-09-24T21:08:49Z">
        <w:r>
          <w:rPr>
            <w:rFonts w:hint="eastAsia" w:ascii="Times New Roman" w:hAnsi="Times New Roman" w:cs="Times New Roman" w:eastAsiaTheme="minorEastAsia"/>
            <w:sz w:val="24"/>
            <w:lang w:bidi="ar"/>
          </w:rPr>
          <w:t>with</w:t>
        </w:r>
      </w:ins>
      <w:r>
        <w:rPr>
          <w:rFonts w:hint="eastAsia" w:ascii="Times New Roman" w:hAnsi="Times New Roman" w:cs="Times New Roman" w:eastAsiaTheme="minorEastAsia"/>
          <w:sz w:val="24"/>
          <w:lang w:bidi="ar"/>
        </w:rPr>
        <w:t xml:space="preserve"> different baselines, we computed these effect sizes pairwise</w:t>
      </w:r>
      <w:del w:id="2165" w:author="蔡振辛 [2]" w:date="2026-09-24T21:08:49Z">
        <w:r>
          <w:rPr>
            <w:rFonts w:ascii="Times New Roman" w:hAnsi="Times New Roman" w:cs="Times New Roman" w:eastAsiaTheme="minorEastAsia"/>
            <w:sz w:val="24"/>
            <w:lang w:bidi="ar"/>
          </w:rPr>
          <w:delText>ly</w:delText>
        </w:r>
      </w:del>
      <w:r>
        <w:rPr>
          <w:rFonts w:hint="eastAsia" w:ascii="Times New Roman" w:hAnsi="Times New Roman" w:cs="Times New Roman" w:eastAsiaTheme="minorEastAsia"/>
          <w:sz w:val="24"/>
          <w:lang w:bidi="ar"/>
        </w:rPr>
        <w:t xml:space="preserve"> (Δ = dA − dB) using the </w:t>
      </w:r>
      <w:del w:id="2166" w:author="蔡振辛 [2]" w:date="2026-09-24T21:08:49Z">
        <w:r>
          <w:rPr>
            <w:rFonts w:hint="eastAsia" w:ascii="Times New Roman" w:hAnsi="Times New Roman" w:cs="Times New Roman" w:eastAsiaTheme="minorEastAsia"/>
            <w:sz w:val="24"/>
            <w:lang w:bidi="ar"/>
          </w:rPr>
          <w:delText>m</w:delText>
        </w:r>
      </w:del>
      <w:ins w:id="2167" w:author="蔡振辛 [2]" w:date="2026-09-24T21:08:49Z">
        <w:r>
          <w:rPr>
            <w:rFonts w:hint="eastAsia" w:ascii="Times New Roman" w:hAnsi="Times New Roman" w:cs="Times New Roman" w:eastAsiaTheme="minorEastAsia"/>
            <w:sz w:val="24"/>
            <w:lang w:bidi="ar"/>
          </w:rPr>
          <w:t>same m</w:t>
        </w:r>
      </w:ins>
      <w:r>
        <w:rPr>
          <w:rFonts w:hint="eastAsia" w:ascii="Times New Roman" w:hAnsi="Times New Roman" w:cs="Times New Roman" w:eastAsiaTheme="minorEastAsia"/>
          <w:sz w:val="24"/>
          <w:lang w:bidi="ar"/>
        </w:rPr>
        <w:t>odel-based sampling approach</w:t>
      </w:r>
      <w:del w:id="2168" w:author="蔡振辛 [2]" w:date="2026-09-24T21:08:49Z">
        <w:r>
          <w:rPr>
            <w:rFonts w:ascii="Times New Roman" w:hAnsi="Times New Roman" w:cs="Times New Roman" w:eastAsiaTheme="minorEastAsia"/>
            <w:sz w:val="24"/>
            <w:lang w:bidi="ar"/>
          </w:rPr>
          <w:delText>. We infer the</w:delText>
        </w:r>
      </w:del>
      <w:ins w:id="2169" w:author="蔡振辛 [2]" w:date="2026-09-24T21:08:49Z">
        <w:r>
          <w:rPr>
            <w:rFonts w:hint="eastAsia" w:ascii="Times New Roman" w:hAnsi="Times New Roman" w:cs="Times New Roman" w:eastAsiaTheme="minorEastAsia"/>
            <w:sz w:val="24"/>
            <w:lang w:bidi="ar"/>
          </w:rPr>
          <w:t>, and inferred a</w:t>
        </w:r>
      </w:ins>
      <w:r>
        <w:rPr>
          <w:rFonts w:hint="eastAsia" w:ascii="Times New Roman" w:hAnsi="Times New Roman" w:cs="Times New Roman" w:eastAsiaTheme="minorEastAsia"/>
          <w:sz w:val="24"/>
          <w:lang w:bidi="ar"/>
        </w:rPr>
        <w:t xml:space="preserve"> difference </w:t>
      </w:r>
      <w:del w:id="2170" w:author="蔡振辛 [2]" w:date="2026-09-24T21:08:49Z">
        <w:r>
          <w:rPr>
            <w:rFonts w:ascii="Times New Roman" w:hAnsi="Times New Roman" w:cs="Times New Roman" w:eastAsiaTheme="minorEastAsia"/>
            <w:sz w:val="24"/>
            <w:lang w:bidi="ar"/>
          </w:rPr>
          <w:delText>exist if</w:delText>
        </w:r>
      </w:del>
      <w:ins w:id="2171" w:author="蔡振辛 [2]" w:date="2026-09-24T21:08:49Z">
        <w:r>
          <w:rPr>
            <w:rFonts w:hint="eastAsia" w:ascii="Times New Roman" w:hAnsi="Times New Roman" w:cs="Times New Roman" w:eastAsiaTheme="minorEastAsia"/>
            <w:sz w:val="24"/>
            <w:lang w:bidi="ar"/>
          </w:rPr>
          <w:t>when</w:t>
        </w:r>
      </w:ins>
      <w:r>
        <w:rPr>
          <w:rFonts w:hint="eastAsia" w:ascii="Times New Roman" w:hAnsi="Times New Roman" w:cs="Times New Roman" w:eastAsiaTheme="minorEastAsia"/>
          <w:sz w:val="24"/>
          <w:lang w:bidi="ar"/>
        </w:rPr>
        <w:t xml:space="preserve"> the bootstrap 95% CI </w:t>
      </w:r>
      <w:del w:id="2172" w:author="蔡振辛 [2]" w:date="2026-09-24T21:08:49Z">
        <w:r>
          <w:rPr>
            <w:rFonts w:ascii="Times New Roman" w:hAnsi="Times New Roman" w:cs="Times New Roman" w:eastAsiaTheme="minorEastAsia"/>
            <w:sz w:val="24"/>
            <w:lang w:bidi="ar"/>
          </w:rPr>
          <w:delText>does not in</w:delText>
        </w:r>
      </w:del>
      <w:ins w:id="2173" w:author="蔡振辛 [2]" w:date="2026-09-24T21:08:49Z">
        <w:r>
          <w:rPr>
            <w:rFonts w:hint="eastAsia" w:ascii="Times New Roman" w:hAnsi="Times New Roman" w:cs="Times New Roman" w:eastAsiaTheme="minorEastAsia"/>
            <w:sz w:val="24"/>
            <w:lang w:bidi="ar"/>
          </w:rPr>
          <w:t>ex</w:t>
        </w:r>
      </w:ins>
      <w:r>
        <w:rPr>
          <w:rFonts w:hint="eastAsia" w:ascii="Times New Roman" w:hAnsi="Times New Roman" w:cs="Times New Roman" w:eastAsiaTheme="minorEastAsia"/>
          <w:sz w:val="24"/>
          <w:lang w:bidi="ar"/>
        </w:rPr>
        <w:t>clude</w:t>
      </w:r>
      <w:ins w:id="2174" w:author="蔡振辛 [2]" w:date="2026-09-24T21:08:49Z">
        <w:r>
          <w:rPr>
            <w:rFonts w:hint="eastAsia" w:ascii="Times New Roman" w:hAnsi="Times New Roman" w:cs="Times New Roman" w:eastAsiaTheme="minorEastAsia"/>
            <w:sz w:val="24"/>
            <w:lang w:bidi="ar"/>
          </w:rPr>
          <w:t>d</w:t>
        </w:r>
      </w:ins>
      <w:r>
        <w:rPr>
          <w:rFonts w:hint="eastAsia" w:ascii="Times New Roman" w:hAnsi="Times New Roman" w:cs="Times New Roman" w:eastAsiaTheme="minorEastAsia"/>
          <w:sz w:val="24"/>
          <w:lang w:bidi="ar"/>
        </w:rPr>
        <w:t xml:space="preserve"> zero (see Figure </w:t>
      </w:r>
      <w:del w:id="2175" w:author="蔡振辛 [2]" w:date="2026-09-24T21:08:49Z">
        <w:r>
          <w:rPr>
            <w:rFonts w:hint="eastAsia" w:ascii="Times New Roman" w:hAnsi="Times New Roman" w:cs="Times New Roman" w:eastAsiaTheme="minorEastAsia"/>
            <w:sz w:val="24"/>
            <w:lang w:bidi="ar"/>
          </w:rPr>
          <w:delText>3</w:delText>
        </w:r>
      </w:del>
      <w:ins w:id="2176" w:author="蔡振辛 [2]" w:date="2026-09-24T21:08:49Z">
        <w:r>
          <w:rPr>
            <w:rFonts w:hint="eastAsia" w:ascii="Times New Roman" w:hAnsi="Times New Roman" w:cs="Times New Roman" w:eastAsiaTheme="minorEastAsia"/>
            <w:sz w:val="24"/>
            <w:lang w:bidi="ar"/>
          </w:rPr>
          <w:t>4</w:t>
        </w:r>
      </w:ins>
      <w:r>
        <w:rPr>
          <w:rFonts w:hint="eastAsia" w:ascii="Times New Roman" w:hAnsi="Times New Roman" w:cs="Times New Roman" w:eastAsiaTheme="minorEastAsia"/>
          <w:sz w:val="24"/>
          <w:lang w:bidi="ar"/>
        </w:rPr>
        <w:t xml:space="preserve">C and </w:t>
      </w:r>
      <w:del w:id="2177" w:author="蔡振辛 [2]" w:date="2026-09-24T21:08:49Z">
        <w:r>
          <w:rPr>
            <w:rFonts w:hint="eastAsia" w:ascii="Times New Roman" w:hAnsi="Times New Roman" w:cs="Times New Roman" w:eastAsiaTheme="minorEastAsia"/>
            <w:sz w:val="24"/>
            <w:lang w:bidi="ar"/>
          </w:rPr>
          <w:delText>3</w:delText>
        </w:r>
      </w:del>
      <w:ins w:id="2178" w:author="蔡振辛 [2]" w:date="2026-09-24T21:08:49Z">
        <w:r>
          <w:rPr>
            <w:rFonts w:hint="eastAsia" w:ascii="Times New Roman" w:hAnsi="Times New Roman" w:cs="Times New Roman" w:eastAsiaTheme="minorEastAsia"/>
            <w:sz w:val="24"/>
            <w:lang w:bidi="ar"/>
          </w:rPr>
          <w:t>4</w:t>
        </w:r>
      </w:ins>
      <w:r>
        <w:rPr>
          <w:rFonts w:hint="eastAsia" w:ascii="Times New Roman" w:hAnsi="Times New Roman" w:cs="Times New Roman" w:eastAsiaTheme="minorEastAsia"/>
          <w:sz w:val="24"/>
          <w:lang w:bidi="ar"/>
        </w:rPr>
        <w:t xml:space="preserve">D). </w:t>
      </w:r>
    </w:p>
    <w:p w14:paraId="1C51ABEE">
      <w:pPr>
        <w:widowControl/>
        <w:spacing w:line="480" w:lineRule="auto"/>
        <w:ind w:firstLine="720"/>
        <w:rPr>
          <w:rFonts w:ascii="Times New Roman" w:hAnsi="Times New Roman" w:cs="Times New Roman" w:eastAsiaTheme="minorEastAsia"/>
          <w:sz w:val="24"/>
          <w:lang w:bidi="ar"/>
        </w:rPr>
      </w:pPr>
      <w:r>
        <w:rPr>
          <w:rFonts w:hint="eastAsia" w:ascii="Times New Roman" w:hAnsi="Times New Roman" w:cs="Times New Roman" w:eastAsiaTheme="minorEastAsia"/>
          <w:sz w:val="24"/>
          <w:lang w:bidi="ar"/>
        </w:rPr>
        <w:t xml:space="preserve">For RT, </w:t>
      </w:r>
      <w:del w:id="2179" w:author="蔡振辛 [2]" w:date="2026-09-24T21:08:49Z">
        <w:r>
          <w:rPr>
            <w:rFonts w:hint="eastAsia" w:ascii="Times New Roman" w:hAnsi="Times New Roman" w:cs="Times New Roman" w:eastAsiaTheme="minorEastAsia"/>
            <w:sz w:val="24"/>
            <w:lang w:bidi="ar"/>
          </w:rPr>
          <w:delText>8</w:delText>
        </w:r>
      </w:del>
      <w:ins w:id="2180" w:author="蔡振辛 [2]" w:date="2026-09-24T21:08:49Z">
        <w:r>
          <w:rPr>
            <w:rFonts w:hint="eastAsia" w:ascii="Times New Roman" w:hAnsi="Times New Roman" w:cs="Times New Roman" w:eastAsiaTheme="minorEastAsia"/>
            <w:sz w:val="24"/>
            <w:lang w:bidi="ar"/>
          </w:rPr>
          <w:t>3</w:t>
        </w:r>
      </w:ins>
      <w:r>
        <w:rPr>
          <w:rFonts w:hint="eastAsia" w:ascii="Times New Roman" w:hAnsi="Times New Roman" w:cs="Times New Roman" w:eastAsiaTheme="minorEastAsia"/>
          <w:sz w:val="24"/>
          <w:lang w:bidi="ar"/>
        </w:rPr>
        <w:t xml:space="preserve"> of the 10 pairwise comparisons were statistically significant</w:t>
      </w:r>
      <w:del w:id="2181" w:author="蔡振辛 [2]" w:date="2026-09-24T21:08:49Z">
        <w:r>
          <w:rPr>
            <w:rFonts w:hint="eastAsia" w:ascii="Times New Roman" w:hAnsi="Times New Roman" w:cs="Times New Roman" w:eastAsiaTheme="minorEastAsia"/>
            <w:sz w:val="24"/>
            <w:lang w:bidi="ar"/>
          </w:rPr>
          <w:delText>. The Celebrity</w:delText>
        </w:r>
      </w:del>
      <w:del w:id="2182" w:author="蔡振辛 [2]" w:date="2026-09-24T21:08:49Z">
        <w:r>
          <w:rPr>
            <w:rFonts w:ascii="Times New Roman" w:hAnsi="Times New Roman" w:cs="Times New Roman" w:eastAsiaTheme="minorEastAsia"/>
            <w:sz w:val="24"/>
            <w:lang w:bidi="ar"/>
          </w:rPr>
          <w:delText xml:space="preserve">-based </w:delText>
        </w:r>
      </w:del>
      <w:del w:id="2183" w:author="蔡振辛 [2]" w:date="2026-09-24T21:08:49Z">
        <w:r>
          <w:rPr>
            <w:rFonts w:hint="eastAsia" w:ascii="Times New Roman" w:hAnsi="Times New Roman" w:cs="Times New Roman" w:eastAsiaTheme="minorEastAsia"/>
            <w:sz w:val="24"/>
            <w:lang w:bidi="ar"/>
          </w:rPr>
          <w:delText xml:space="preserve">SPE was significantly larger than that those derived from Acquaintance (Δ = 0.42, 95% CI [0.24, 0.60], </w:delText>
        </w:r>
      </w:del>
      <w:del w:id="2184" w:author="蔡振辛 [2]" w:date="2026-09-24T21:08:49Z">
        <w:r>
          <w:rPr>
            <w:rFonts w:hint="eastAsia" w:ascii="Times New Roman" w:hAnsi="Times New Roman" w:cs="Times New Roman" w:eastAsiaTheme="minorEastAsia"/>
            <w:i/>
            <w:iCs/>
            <w:sz w:val="24"/>
            <w:lang w:bidi="ar"/>
          </w:rPr>
          <w:delText>p</w:delText>
        </w:r>
      </w:del>
      <w:del w:id="2185" w:author="蔡振辛 [2]" w:date="2026-09-24T21:08:49Z">
        <w:r>
          <w:rPr>
            <w:rFonts w:hint="eastAsia" w:ascii="Times New Roman" w:hAnsi="Times New Roman" w:cs="Times New Roman" w:eastAsiaTheme="minorEastAsia"/>
            <w:sz w:val="24"/>
            <w:lang w:bidi="ar"/>
          </w:rPr>
          <w:delText xml:space="preserve"> &lt; .001), Close others (Δ = 0.37, 95% CI [0.22, 0.51],</w:delText>
        </w:r>
      </w:del>
      <w:del w:id="2186" w:author="蔡振辛 [2]" w:date="2026-09-24T21:08:49Z">
        <w:r>
          <w:rPr>
            <w:rFonts w:hint="eastAsia" w:ascii="Times New Roman" w:hAnsi="Times New Roman" w:cs="Times New Roman" w:eastAsiaTheme="minorEastAsia"/>
            <w:i/>
            <w:iCs/>
            <w:sz w:val="24"/>
            <w:lang w:bidi="ar"/>
          </w:rPr>
          <w:delText xml:space="preserve"> p</w:delText>
        </w:r>
      </w:del>
      <w:del w:id="2187" w:author="蔡振辛 [2]" w:date="2026-09-24T21:08:49Z">
        <w:r>
          <w:rPr>
            <w:rFonts w:hint="eastAsia" w:ascii="Times New Roman" w:hAnsi="Times New Roman" w:cs="Times New Roman" w:eastAsiaTheme="minorEastAsia"/>
            <w:sz w:val="24"/>
            <w:lang w:bidi="ar"/>
          </w:rPr>
          <w:delText xml:space="preserve"> &lt; .001), Non-person (Δ = 0.25, 95% CI [0.07, 0.42], </w:delText>
        </w:r>
      </w:del>
      <w:del w:id="2188" w:author="蔡振辛 [2]" w:date="2026-09-24T21:08:49Z">
        <w:r>
          <w:rPr>
            <w:rFonts w:hint="eastAsia" w:ascii="Times New Roman" w:hAnsi="Times New Roman" w:cs="Times New Roman" w:eastAsiaTheme="minorEastAsia"/>
            <w:i/>
            <w:iCs/>
            <w:sz w:val="24"/>
            <w:lang w:bidi="ar"/>
          </w:rPr>
          <w:delText>p</w:delText>
        </w:r>
      </w:del>
      <w:del w:id="2189" w:author="蔡振辛 [2]" w:date="2026-09-24T21:08:49Z">
        <w:r>
          <w:rPr>
            <w:rFonts w:hint="eastAsia" w:ascii="Times New Roman" w:hAnsi="Times New Roman" w:cs="Times New Roman" w:eastAsiaTheme="minorEastAsia"/>
            <w:sz w:val="24"/>
            <w:lang w:bidi="ar"/>
          </w:rPr>
          <w:delText xml:space="preserve"> = .006), and Strangers</w:delText>
        </w:r>
      </w:del>
      <w:ins w:id="2190" w:author="蔡振辛 [2]" w:date="2026-09-24T21:08:49Z">
        <w:r>
          <w:rPr>
            <w:rFonts w:hint="eastAsia" w:ascii="Times New Roman" w:hAnsi="Times New Roman" w:cs="Times New Roman" w:eastAsiaTheme="minorEastAsia"/>
            <w:sz w:val="24"/>
            <w:lang w:bidi="ar"/>
          </w:rPr>
          <w:t>, and all three involved Close others as the baseline. The Non-person-based SPE was larger than the Close-other-based SPE</w:t>
        </w:r>
      </w:ins>
      <w:r>
        <w:rPr>
          <w:rFonts w:hint="eastAsia" w:ascii="Times New Roman" w:hAnsi="Times New Roman" w:cs="Times New Roman" w:eastAsiaTheme="minorEastAsia"/>
          <w:sz w:val="24"/>
          <w:lang w:bidi="ar"/>
        </w:rPr>
        <w:t xml:space="preserve"> (Δ = 0.</w:t>
      </w:r>
      <w:del w:id="2191" w:author="蔡振辛 [2]" w:date="2026-09-24T21:08:49Z">
        <w:r>
          <w:rPr>
            <w:rFonts w:hint="eastAsia" w:ascii="Times New Roman" w:hAnsi="Times New Roman" w:cs="Times New Roman" w:eastAsiaTheme="minorEastAsia"/>
            <w:sz w:val="24"/>
            <w:lang w:bidi="ar"/>
          </w:rPr>
          <w:delText>23</w:delText>
        </w:r>
      </w:del>
      <w:ins w:id="2192" w:author="蔡振辛 [2]" w:date="2026-09-24T21:08:49Z">
        <w:r>
          <w:rPr>
            <w:rFonts w:hint="eastAsia" w:ascii="Times New Roman" w:hAnsi="Times New Roman" w:cs="Times New Roman" w:eastAsiaTheme="minorEastAsia"/>
            <w:sz w:val="24"/>
            <w:lang w:bidi="ar"/>
          </w:rPr>
          <w:t>089</w:t>
        </w:r>
      </w:ins>
      <w:r>
        <w:rPr>
          <w:rFonts w:hint="eastAsia" w:ascii="Times New Roman" w:hAnsi="Times New Roman" w:cs="Times New Roman" w:eastAsiaTheme="minorEastAsia"/>
          <w:sz w:val="24"/>
          <w:lang w:bidi="ar"/>
        </w:rPr>
        <w:t>, 95% CI [0.0</w:t>
      </w:r>
      <w:del w:id="2193" w:author="蔡振辛 [2]" w:date="2026-09-24T21:08:49Z">
        <w:r>
          <w:rPr>
            <w:rFonts w:hint="eastAsia" w:ascii="Times New Roman" w:hAnsi="Times New Roman" w:cs="Times New Roman" w:eastAsiaTheme="minorEastAsia"/>
            <w:sz w:val="24"/>
            <w:lang w:bidi="ar"/>
          </w:rPr>
          <w:delText>8</w:delText>
        </w:r>
      </w:del>
      <w:ins w:id="2194" w:author="蔡振辛 [2]" w:date="2026-09-24T21:08:49Z">
        <w:r>
          <w:rPr>
            <w:rFonts w:hint="eastAsia" w:ascii="Times New Roman" w:hAnsi="Times New Roman" w:cs="Times New Roman" w:eastAsiaTheme="minorEastAsia"/>
            <w:sz w:val="24"/>
            <w:lang w:bidi="ar"/>
          </w:rPr>
          <w:t>51</w:t>
        </w:r>
      </w:ins>
      <w:r>
        <w:rPr>
          <w:rFonts w:hint="eastAsia" w:ascii="Times New Roman" w:hAnsi="Times New Roman" w:cs="Times New Roman" w:eastAsiaTheme="minorEastAsia"/>
          <w:sz w:val="24"/>
          <w:lang w:bidi="ar"/>
        </w:rPr>
        <w:t>, 0.</w:t>
      </w:r>
      <w:del w:id="2195" w:author="蔡振辛 [2]" w:date="2026-09-24T21:08:49Z">
        <w:r>
          <w:rPr>
            <w:rFonts w:hint="eastAsia" w:ascii="Times New Roman" w:hAnsi="Times New Roman" w:cs="Times New Roman" w:eastAsiaTheme="minorEastAsia"/>
            <w:sz w:val="24"/>
            <w:lang w:bidi="ar"/>
          </w:rPr>
          <w:delText>37</w:delText>
        </w:r>
      </w:del>
      <w:ins w:id="2196" w:author="蔡振辛 [2]" w:date="2026-09-24T21:08:49Z">
        <w:r>
          <w:rPr>
            <w:rFonts w:hint="eastAsia" w:ascii="Times New Roman" w:hAnsi="Times New Roman" w:cs="Times New Roman" w:eastAsiaTheme="minorEastAsia"/>
            <w:sz w:val="24"/>
            <w:lang w:bidi="ar"/>
          </w:rPr>
          <w:t>126</w:t>
        </w:r>
      </w:ins>
      <w:r>
        <w:rPr>
          <w:rFonts w:hint="eastAsia" w:ascii="Times New Roman" w:hAnsi="Times New Roman" w:cs="Times New Roman" w:eastAsiaTheme="minorEastAsia"/>
          <w:sz w:val="24"/>
          <w:lang w:bidi="ar"/>
        </w:rPr>
        <w:t xml:space="preserve">], p </w:t>
      </w:r>
      <w:del w:id="2197" w:author="蔡振辛 [2]" w:date="2026-09-24T21:08:49Z">
        <w:r>
          <w:rPr>
            <w:rFonts w:hint="eastAsia" w:ascii="Times New Roman" w:hAnsi="Times New Roman" w:cs="Times New Roman" w:eastAsiaTheme="minorEastAsia"/>
            <w:sz w:val="24"/>
            <w:lang w:bidi="ar"/>
          </w:rPr>
          <w:delText>=</w:delText>
        </w:r>
      </w:del>
      <w:ins w:id="2198" w:author="蔡振辛 [2]" w:date="2026-09-24T21:08:49Z">
        <w:r>
          <w:rPr>
            <w:rFonts w:hint="eastAsia" w:ascii="Times New Roman" w:hAnsi="Times New Roman" w:cs="Times New Roman" w:eastAsiaTheme="minorEastAsia"/>
            <w:sz w:val="24"/>
            <w:lang w:bidi="ar"/>
          </w:rPr>
          <w:t>&lt;</w:t>
        </w:r>
      </w:ins>
      <w:r>
        <w:rPr>
          <w:rFonts w:hint="eastAsia" w:ascii="Times New Roman" w:hAnsi="Times New Roman" w:cs="Times New Roman" w:eastAsiaTheme="minorEastAsia"/>
          <w:sz w:val="24"/>
          <w:lang w:bidi="ar"/>
        </w:rPr>
        <w:t xml:space="preserve"> .001)</w:t>
      </w:r>
      <w:del w:id="2199" w:author="蔡振辛 [2]" w:date="2026-09-24T21:08:49Z">
        <w:r>
          <w:rPr>
            <w:rFonts w:hint="eastAsia" w:ascii="Times New Roman" w:hAnsi="Times New Roman" w:cs="Times New Roman" w:eastAsiaTheme="minorEastAsia"/>
            <w:sz w:val="24"/>
            <w:lang w:bidi="ar"/>
          </w:rPr>
          <w:delText>.</w:delText>
        </w:r>
      </w:del>
      <w:ins w:id="2200" w:author="蔡振辛 [2]" w:date="2026-09-24T21:08:49Z">
        <w:r>
          <w:rPr>
            <w:rFonts w:hint="eastAsia" w:ascii="Times New Roman" w:hAnsi="Times New Roman" w:cs="Times New Roman" w:eastAsiaTheme="minorEastAsia"/>
            <w:sz w:val="24"/>
            <w:lang w:bidi="ar"/>
          </w:rPr>
          <w:t>;</w:t>
        </w:r>
      </w:ins>
      <w:r>
        <w:rPr>
          <w:rFonts w:hint="eastAsia" w:ascii="Times New Roman" w:hAnsi="Times New Roman" w:cs="Times New Roman" w:eastAsiaTheme="minorEastAsia"/>
          <w:sz w:val="24"/>
          <w:lang w:bidi="ar"/>
        </w:rPr>
        <w:t xml:space="preserve"> the </w:t>
      </w:r>
      <w:del w:id="2201" w:author="蔡振辛 [2]" w:date="2026-09-24T21:08:49Z">
        <w:r>
          <w:rPr>
            <w:rFonts w:hint="eastAsia" w:ascii="Times New Roman" w:hAnsi="Times New Roman" w:cs="Times New Roman" w:eastAsiaTheme="minorEastAsia"/>
            <w:sz w:val="24"/>
            <w:lang w:bidi="ar"/>
          </w:rPr>
          <w:delText>Stranger</w:delText>
        </w:r>
      </w:del>
      <w:ins w:id="2202" w:author="蔡振辛 [2]" w:date="2026-09-24T21:08:49Z">
        <w:r>
          <w:rPr>
            <w:rFonts w:hint="eastAsia" w:ascii="Times New Roman" w:hAnsi="Times New Roman" w:cs="Times New Roman" w:eastAsiaTheme="minorEastAsia"/>
            <w:sz w:val="24"/>
            <w:lang w:bidi="ar"/>
          </w:rPr>
          <w:t>Celebrity</w:t>
        </w:r>
      </w:ins>
      <w:r>
        <w:rPr>
          <w:rFonts w:hint="eastAsia" w:ascii="Times New Roman" w:hAnsi="Times New Roman" w:cs="Times New Roman" w:eastAsiaTheme="minorEastAsia"/>
          <w:sz w:val="24"/>
          <w:lang w:bidi="ar"/>
        </w:rPr>
        <w:t xml:space="preserve">-based SPE was </w:t>
      </w:r>
      <w:del w:id="2203" w:author="蔡振辛 [2]" w:date="2026-09-24T21:08:49Z">
        <w:r>
          <w:rPr>
            <w:rFonts w:hint="eastAsia" w:ascii="Times New Roman" w:hAnsi="Times New Roman" w:cs="Times New Roman" w:eastAsiaTheme="minorEastAsia"/>
            <w:sz w:val="24"/>
            <w:lang w:bidi="ar"/>
          </w:rPr>
          <w:delText xml:space="preserve">significantly </w:delText>
        </w:r>
      </w:del>
      <w:r>
        <w:rPr>
          <w:rFonts w:hint="eastAsia" w:ascii="Times New Roman" w:hAnsi="Times New Roman" w:cs="Times New Roman" w:eastAsiaTheme="minorEastAsia"/>
          <w:sz w:val="24"/>
          <w:lang w:bidi="ar"/>
        </w:rPr>
        <w:t>larger than th</w:t>
      </w:r>
      <w:del w:id="2204" w:author="蔡振辛 [2]" w:date="2026-09-24T21:08:49Z">
        <w:r>
          <w:rPr>
            <w:rFonts w:hint="eastAsia" w:ascii="Times New Roman" w:hAnsi="Times New Roman" w:cs="Times New Roman" w:eastAsiaTheme="minorEastAsia"/>
            <w:sz w:val="24"/>
            <w:lang w:bidi="ar"/>
          </w:rPr>
          <w:delText>at for Acquaintances</w:delText>
        </w:r>
      </w:del>
      <w:del w:id="2205" w:author="蔡振辛 [2]" w:date="2026-09-24T21:08:49Z">
        <w:r>
          <w:rPr>
            <w:rFonts w:ascii="Times New Roman" w:hAnsi="Times New Roman" w:cs="Times New Roman" w:eastAsiaTheme="minorEastAsia"/>
            <w:sz w:val="24"/>
            <w:lang w:bidi="ar"/>
          </w:rPr>
          <w:delText>-</w:delText>
        </w:r>
      </w:del>
      <w:del w:id="2206" w:author="蔡振辛 [2]" w:date="2026-09-24T21:08:49Z">
        <w:r>
          <w:rPr>
            <w:rFonts w:hint="eastAsia" w:ascii="Times New Roman" w:hAnsi="Times New Roman" w:cs="Times New Roman" w:eastAsiaTheme="minorEastAsia"/>
            <w:sz w:val="24"/>
            <w:lang w:bidi="ar"/>
          </w:rPr>
          <w:delText xml:space="preserve"> (Δ = 0.19, 95% CI [0.09, 0.30], </w:delText>
        </w:r>
      </w:del>
      <w:del w:id="2207" w:author="蔡振辛 [2]" w:date="2026-09-24T21:08:49Z">
        <w:r>
          <w:rPr>
            <w:rFonts w:hint="eastAsia" w:ascii="Times New Roman" w:hAnsi="Times New Roman" w:cs="Times New Roman" w:eastAsiaTheme="minorEastAsia"/>
            <w:i/>
            <w:iCs/>
            <w:sz w:val="24"/>
            <w:lang w:bidi="ar"/>
          </w:rPr>
          <w:delText>p</w:delText>
        </w:r>
      </w:del>
      <w:del w:id="2208" w:author="蔡振辛 [2]" w:date="2026-09-24T21:08:49Z">
        <w:r>
          <w:rPr>
            <w:rFonts w:hint="eastAsia" w:ascii="Times New Roman" w:hAnsi="Times New Roman" w:cs="Times New Roman" w:eastAsiaTheme="minorEastAsia"/>
            <w:sz w:val="24"/>
            <w:lang w:bidi="ar"/>
          </w:rPr>
          <w:delText xml:space="preserve"> &lt; .001) and C</w:delText>
        </w:r>
      </w:del>
      <w:ins w:id="2209" w:author="蔡振辛 [2]" w:date="2026-09-24T21:08:49Z">
        <w:r>
          <w:rPr>
            <w:rFonts w:hint="eastAsia" w:ascii="Times New Roman" w:hAnsi="Times New Roman" w:cs="Times New Roman" w:eastAsiaTheme="minorEastAsia"/>
            <w:sz w:val="24"/>
            <w:lang w:bidi="ar"/>
          </w:rPr>
          <w:t>e C</w:t>
        </w:r>
      </w:ins>
      <w:r>
        <w:rPr>
          <w:rFonts w:hint="eastAsia" w:ascii="Times New Roman" w:hAnsi="Times New Roman" w:cs="Times New Roman" w:eastAsiaTheme="minorEastAsia"/>
          <w:sz w:val="24"/>
          <w:lang w:bidi="ar"/>
        </w:rPr>
        <w:t>lose-other-based SPE (Δ = 0.</w:t>
      </w:r>
      <w:del w:id="2210" w:author="蔡振辛 [2]" w:date="2026-09-24T21:08:49Z">
        <w:r>
          <w:rPr>
            <w:rFonts w:hint="eastAsia" w:ascii="Times New Roman" w:hAnsi="Times New Roman" w:cs="Times New Roman" w:eastAsiaTheme="minorEastAsia"/>
            <w:sz w:val="24"/>
            <w:lang w:bidi="ar"/>
          </w:rPr>
          <w:delText>14</w:delText>
        </w:r>
      </w:del>
      <w:ins w:id="2211" w:author="蔡振辛 [2]" w:date="2026-09-24T21:08:49Z">
        <w:r>
          <w:rPr>
            <w:rFonts w:hint="eastAsia" w:ascii="Times New Roman" w:hAnsi="Times New Roman" w:cs="Times New Roman" w:eastAsiaTheme="minorEastAsia"/>
            <w:sz w:val="24"/>
            <w:lang w:bidi="ar"/>
          </w:rPr>
          <w:t>078</w:t>
        </w:r>
      </w:ins>
      <w:r>
        <w:rPr>
          <w:rFonts w:hint="eastAsia" w:ascii="Times New Roman" w:hAnsi="Times New Roman" w:cs="Times New Roman" w:eastAsiaTheme="minorEastAsia"/>
          <w:sz w:val="24"/>
          <w:lang w:bidi="ar"/>
        </w:rPr>
        <w:t>, 95% CI [0.</w:t>
      </w:r>
      <w:del w:id="2212" w:author="蔡振辛 [2]" w:date="2026-09-24T21:08:49Z">
        <w:r>
          <w:rPr>
            <w:rFonts w:hint="eastAsia" w:ascii="Times New Roman" w:hAnsi="Times New Roman" w:cs="Times New Roman" w:eastAsiaTheme="minorEastAsia"/>
            <w:sz w:val="24"/>
            <w:lang w:bidi="ar"/>
          </w:rPr>
          <w:delText>1</w:delText>
        </w:r>
      </w:del>
      <w:ins w:id="2213" w:author="蔡振辛 [2]" w:date="2026-09-24T21:08:49Z">
        <w:r>
          <w:rPr>
            <w:rFonts w:hint="eastAsia" w:ascii="Times New Roman" w:hAnsi="Times New Roman" w:cs="Times New Roman" w:eastAsiaTheme="minorEastAsia"/>
            <w:sz w:val="24"/>
            <w:lang w:bidi="ar"/>
          </w:rPr>
          <w:t>02</w:t>
        </w:r>
      </w:ins>
      <w:r>
        <w:rPr>
          <w:rFonts w:hint="eastAsia" w:ascii="Times New Roman" w:hAnsi="Times New Roman" w:cs="Times New Roman" w:eastAsiaTheme="minorEastAsia"/>
          <w:sz w:val="24"/>
          <w:lang w:bidi="ar"/>
        </w:rPr>
        <w:t>2, 0.1</w:t>
      </w:r>
      <w:del w:id="2214" w:author="蔡振辛 [2]" w:date="2026-09-24T21:08:49Z">
        <w:r>
          <w:rPr>
            <w:rFonts w:hint="eastAsia" w:ascii="Times New Roman" w:hAnsi="Times New Roman" w:cs="Times New Roman" w:eastAsiaTheme="minorEastAsia"/>
            <w:sz w:val="24"/>
            <w:lang w:bidi="ar"/>
          </w:rPr>
          <w:delText>7</w:delText>
        </w:r>
      </w:del>
      <w:ins w:id="2215" w:author="蔡振辛 [2]" w:date="2026-09-24T21:08:49Z">
        <w:r>
          <w:rPr>
            <w:rFonts w:hint="eastAsia" w:ascii="Times New Roman" w:hAnsi="Times New Roman" w:cs="Times New Roman" w:eastAsiaTheme="minorEastAsia"/>
            <w:sz w:val="24"/>
            <w:lang w:bidi="ar"/>
          </w:rPr>
          <w:t>34</w:t>
        </w:r>
      </w:ins>
      <w:r>
        <w:rPr>
          <w:rFonts w:hint="eastAsia" w:ascii="Times New Roman" w:hAnsi="Times New Roman" w:cs="Times New Roman" w:eastAsiaTheme="minorEastAsia"/>
          <w:sz w:val="24"/>
          <w:lang w:bidi="ar"/>
        </w:rPr>
        <w:t xml:space="preserve">], p </w:t>
      </w:r>
      <w:del w:id="2216" w:author="蔡振辛 [2]" w:date="2026-09-24T21:08:49Z">
        <w:r>
          <w:rPr>
            <w:rFonts w:hint="eastAsia" w:ascii="Times New Roman" w:hAnsi="Times New Roman" w:cs="Times New Roman" w:eastAsiaTheme="minorEastAsia"/>
            <w:sz w:val="24"/>
            <w:lang w:bidi="ar"/>
          </w:rPr>
          <w:delText>&lt;</w:delText>
        </w:r>
      </w:del>
      <w:ins w:id="2217" w:author="蔡振辛 [2]" w:date="2026-09-24T21:08:49Z">
        <w:r>
          <w:rPr>
            <w:rFonts w:hint="eastAsia" w:ascii="Times New Roman" w:hAnsi="Times New Roman" w:cs="Times New Roman" w:eastAsiaTheme="minorEastAsia"/>
            <w:sz w:val="24"/>
            <w:lang w:bidi="ar"/>
          </w:rPr>
          <w:t>=</w:t>
        </w:r>
      </w:ins>
      <w:r>
        <w:rPr>
          <w:rFonts w:hint="eastAsia" w:ascii="Times New Roman" w:hAnsi="Times New Roman" w:cs="Times New Roman" w:eastAsiaTheme="minorEastAsia"/>
          <w:sz w:val="24"/>
          <w:lang w:bidi="ar"/>
        </w:rPr>
        <w:t xml:space="preserve"> .00</w:t>
      </w:r>
      <w:del w:id="2218" w:author="蔡振辛 [2]" w:date="2026-09-24T21:08:49Z">
        <w:r>
          <w:rPr>
            <w:rFonts w:hint="eastAsia" w:ascii="Times New Roman" w:hAnsi="Times New Roman" w:cs="Times New Roman" w:eastAsiaTheme="minorEastAsia"/>
            <w:sz w:val="24"/>
            <w:lang w:bidi="ar"/>
          </w:rPr>
          <w:delText>1). Similarly, the Non-person</w:delText>
        </w:r>
      </w:del>
      <w:del w:id="2219" w:author="蔡振辛 [2]" w:date="2026-09-24T21:08:49Z">
        <w:r>
          <w:rPr>
            <w:rFonts w:ascii="Times New Roman" w:hAnsi="Times New Roman" w:cs="Times New Roman" w:eastAsiaTheme="minorEastAsia"/>
            <w:sz w:val="24"/>
            <w:lang w:bidi="ar"/>
          </w:rPr>
          <w:delText>-based</w:delText>
        </w:r>
      </w:del>
      <w:del w:id="2220" w:author="蔡振辛 [2]" w:date="2026-09-24T21:08:49Z">
        <w:r>
          <w:rPr>
            <w:rFonts w:hint="eastAsia" w:ascii="Times New Roman" w:hAnsi="Times New Roman" w:cs="Times New Roman" w:eastAsiaTheme="minorEastAsia"/>
            <w:sz w:val="24"/>
            <w:lang w:bidi="ar"/>
          </w:rPr>
          <w:delText xml:space="preserve"> SPE </w:delText>
        </w:r>
      </w:del>
      <w:del w:id="2221" w:author="蔡振辛 [2]" w:date="2026-09-24T21:08:49Z">
        <w:r>
          <w:rPr>
            <w:rFonts w:ascii="Times New Roman" w:hAnsi="Times New Roman" w:cs="Times New Roman" w:eastAsiaTheme="minorEastAsia"/>
            <w:sz w:val="24"/>
            <w:lang w:bidi="ar"/>
          </w:rPr>
          <w:delText>is greater than</w:delText>
        </w:r>
      </w:del>
      <w:del w:id="2222" w:author="蔡振辛 [2]" w:date="2026-09-24T21:08:49Z">
        <w:r>
          <w:rPr>
            <w:rFonts w:hint="eastAsia" w:ascii="Times New Roman" w:hAnsi="Times New Roman" w:cs="Times New Roman" w:eastAsiaTheme="minorEastAsia"/>
            <w:sz w:val="24"/>
            <w:lang w:bidi="ar"/>
          </w:rPr>
          <w:delText xml:space="preserve"> Acquaintance</w:delText>
        </w:r>
      </w:del>
      <w:del w:id="2223" w:author="蔡振辛 [2]" w:date="2026-09-24T21:08:49Z">
        <w:r>
          <w:rPr>
            <w:rFonts w:ascii="Times New Roman" w:hAnsi="Times New Roman" w:cs="Times New Roman" w:eastAsiaTheme="minorEastAsia"/>
            <w:sz w:val="24"/>
            <w:lang w:bidi="ar"/>
          </w:rPr>
          <w:delText>-</w:delText>
        </w:r>
      </w:del>
      <w:del w:id="2224" w:author="蔡振辛 [2]" w:date="2026-09-24T21:08:49Z">
        <w:r>
          <w:rPr>
            <w:rFonts w:hint="eastAsia" w:ascii="Times New Roman" w:hAnsi="Times New Roman" w:cs="Times New Roman" w:eastAsiaTheme="minorEastAsia"/>
            <w:sz w:val="24"/>
            <w:lang w:bidi="ar"/>
          </w:rPr>
          <w:delText xml:space="preserve"> (Δ = 0.17, 95% CI [0.05, 0.30], </w:delText>
        </w:r>
      </w:del>
      <w:del w:id="2225" w:author="蔡振辛 [2]" w:date="2026-09-24T21:08:49Z">
        <w:r>
          <w:rPr>
            <w:rFonts w:hint="eastAsia" w:ascii="Times New Roman" w:hAnsi="Times New Roman" w:cs="Times New Roman" w:eastAsiaTheme="minorEastAsia"/>
            <w:i/>
            <w:iCs/>
            <w:sz w:val="24"/>
            <w:lang w:bidi="ar"/>
          </w:rPr>
          <w:delText>p</w:delText>
        </w:r>
      </w:del>
      <w:del w:id="2226" w:author="蔡振辛 [2]" w:date="2026-09-24T21:08:49Z">
        <w:r>
          <w:rPr>
            <w:rFonts w:hint="eastAsia" w:ascii="Times New Roman" w:hAnsi="Times New Roman" w:cs="Times New Roman" w:eastAsiaTheme="minorEastAsia"/>
            <w:sz w:val="24"/>
            <w:lang w:bidi="ar"/>
          </w:rPr>
          <w:delText xml:space="preserve"> = .007) and C</w:delText>
        </w:r>
      </w:del>
      <w:ins w:id="2227" w:author="蔡振辛 [2]" w:date="2026-09-24T21:08:49Z">
        <w:r>
          <w:rPr>
            <w:rFonts w:hint="eastAsia" w:ascii="Times New Roman" w:hAnsi="Times New Roman" w:cs="Times New Roman" w:eastAsiaTheme="minorEastAsia"/>
            <w:sz w:val="24"/>
            <w:lang w:bidi="ar"/>
          </w:rPr>
          <w:t>7); and the Stranger-based SPE was larger than the C</w:t>
        </w:r>
      </w:ins>
      <w:r>
        <w:rPr>
          <w:rFonts w:hint="eastAsia" w:ascii="Times New Roman" w:hAnsi="Times New Roman" w:cs="Times New Roman" w:eastAsiaTheme="minorEastAsia"/>
          <w:sz w:val="24"/>
          <w:lang w:bidi="ar"/>
        </w:rPr>
        <w:t>lose-other-based SPE (Δ = 0.</w:t>
      </w:r>
      <w:ins w:id="2228" w:author="蔡振辛 [2]" w:date="2026-09-24T21:08:49Z">
        <w:r>
          <w:rPr>
            <w:rFonts w:hint="eastAsia" w:ascii="Times New Roman" w:hAnsi="Times New Roman" w:cs="Times New Roman" w:eastAsiaTheme="minorEastAsia"/>
            <w:sz w:val="24"/>
            <w:lang w:bidi="ar"/>
          </w:rPr>
          <w:t>07</w:t>
        </w:r>
      </w:ins>
      <w:r>
        <w:rPr>
          <w:rFonts w:hint="eastAsia" w:ascii="Times New Roman" w:hAnsi="Times New Roman" w:cs="Times New Roman" w:eastAsiaTheme="minorEastAsia"/>
          <w:sz w:val="24"/>
          <w:lang w:bidi="ar"/>
        </w:rPr>
        <w:t>1</w:t>
      </w:r>
      <w:del w:id="2229" w:author="蔡振辛 [2]" w:date="2026-09-24T21:08:49Z">
        <w:r>
          <w:rPr>
            <w:rFonts w:hint="eastAsia" w:ascii="Times New Roman" w:hAnsi="Times New Roman" w:cs="Times New Roman" w:eastAsiaTheme="minorEastAsia"/>
            <w:sz w:val="24"/>
            <w:lang w:bidi="ar"/>
          </w:rPr>
          <w:delText>2</w:delText>
        </w:r>
      </w:del>
      <w:r>
        <w:rPr>
          <w:rFonts w:hint="eastAsia" w:ascii="Times New Roman" w:hAnsi="Times New Roman" w:cs="Times New Roman" w:eastAsiaTheme="minorEastAsia"/>
          <w:sz w:val="24"/>
          <w:lang w:bidi="ar"/>
        </w:rPr>
        <w:t>, 95% CI [0.0</w:t>
      </w:r>
      <w:del w:id="2230" w:author="蔡振辛 [2]" w:date="2026-09-24T21:08:49Z">
        <w:r>
          <w:rPr>
            <w:rFonts w:hint="eastAsia" w:ascii="Times New Roman" w:hAnsi="Times New Roman" w:cs="Times New Roman" w:eastAsiaTheme="minorEastAsia"/>
            <w:sz w:val="24"/>
            <w:lang w:bidi="ar"/>
          </w:rPr>
          <w:delText>3</w:delText>
        </w:r>
      </w:del>
      <w:ins w:id="2231" w:author="蔡振辛 [2]" w:date="2026-09-24T21:08:49Z">
        <w:r>
          <w:rPr>
            <w:rFonts w:hint="eastAsia" w:ascii="Times New Roman" w:hAnsi="Times New Roman" w:cs="Times New Roman" w:eastAsiaTheme="minorEastAsia"/>
            <w:sz w:val="24"/>
            <w:lang w:bidi="ar"/>
          </w:rPr>
          <w:t>55</w:t>
        </w:r>
      </w:ins>
      <w:r>
        <w:rPr>
          <w:rFonts w:hint="eastAsia" w:ascii="Times New Roman" w:hAnsi="Times New Roman" w:cs="Times New Roman" w:eastAsiaTheme="minorEastAsia"/>
          <w:sz w:val="24"/>
          <w:lang w:bidi="ar"/>
        </w:rPr>
        <w:t>, 0.</w:t>
      </w:r>
      <w:del w:id="2232" w:author="蔡振辛 [2]" w:date="2026-09-24T21:08:49Z">
        <w:r>
          <w:rPr>
            <w:rFonts w:hint="eastAsia" w:ascii="Times New Roman" w:hAnsi="Times New Roman" w:cs="Times New Roman" w:eastAsiaTheme="minorEastAsia"/>
            <w:sz w:val="24"/>
            <w:lang w:bidi="ar"/>
          </w:rPr>
          <w:delText>22</w:delText>
        </w:r>
      </w:del>
      <w:ins w:id="2233" w:author="蔡振辛 [2]" w:date="2026-09-24T21:08:49Z">
        <w:r>
          <w:rPr>
            <w:rFonts w:hint="eastAsia" w:ascii="Times New Roman" w:hAnsi="Times New Roman" w:cs="Times New Roman" w:eastAsiaTheme="minorEastAsia"/>
            <w:sz w:val="24"/>
            <w:lang w:bidi="ar"/>
          </w:rPr>
          <w:t>088</w:t>
        </w:r>
      </w:ins>
      <w:r>
        <w:rPr>
          <w:rFonts w:hint="eastAsia" w:ascii="Times New Roman" w:hAnsi="Times New Roman" w:cs="Times New Roman" w:eastAsiaTheme="minorEastAsia"/>
          <w:sz w:val="24"/>
          <w:lang w:bidi="ar"/>
        </w:rPr>
        <w:t xml:space="preserve">], p </w:t>
      </w:r>
      <w:del w:id="2234" w:author="蔡振辛 [2]" w:date="2026-09-24T21:08:49Z">
        <w:r>
          <w:rPr>
            <w:rFonts w:hint="eastAsia" w:ascii="Times New Roman" w:hAnsi="Times New Roman" w:cs="Times New Roman" w:eastAsiaTheme="minorEastAsia"/>
            <w:sz w:val="24"/>
            <w:lang w:bidi="ar"/>
          </w:rPr>
          <w:delText>=</w:delText>
        </w:r>
      </w:del>
      <w:ins w:id="2235" w:author="蔡振辛 [2]" w:date="2026-09-24T21:08:49Z">
        <w:r>
          <w:rPr>
            <w:rFonts w:hint="eastAsia" w:ascii="Times New Roman" w:hAnsi="Times New Roman" w:cs="Times New Roman" w:eastAsiaTheme="minorEastAsia"/>
            <w:sz w:val="24"/>
            <w:lang w:bidi="ar"/>
          </w:rPr>
          <w:t>&lt;</w:t>
        </w:r>
      </w:ins>
      <w:r>
        <w:rPr>
          <w:rFonts w:hint="eastAsia" w:ascii="Times New Roman" w:hAnsi="Times New Roman" w:cs="Times New Roman" w:eastAsiaTheme="minorEastAsia"/>
          <w:sz w:val="24"/>
          <w:lang w:bidi="ar"/>
        </w:rPr>
        <w:t xml:space="preserve"> .00</w:t>
      </w:r>
      <w:del w:id="2236" w:author="蔡振辛 [2]" w:date="2026-09-24T21:08:49Z">
        <w:r>
          <w:rPr>
            <w:rFonts w:hint="eastAsia" w:ascii="Times New Roman" w:hAnsi="Times New Roman" w:cs="Times New Roman" w:eastAsiaTheme="minorEastAsia"/>
            <w:sz w:val="24"/>
            <w:lang w:bidi="ar"/>
          </w:rPr>
          <w:delText>9). However, Non-person</w:delText>
        </w:r>
      </w:del>
      <w:del w:id="2237" w:author="蔡振辛 [2]" w:date="2026-09-24T21:08:49Z">
        <w:r>
          <w:rPr>
            <w:rFonts w:ascii="Times New Roman" w:hAnsi="Times New Roman" w:cs="Times New Roman" w:eastAsiaTheme="minorEastAsia"/>
            <w:sz w:val="24"/>
            <w:lang w:bidi="ar"/>
          </w:rPr>
          <w:delText>-</w:delText>
        </w:r>
      </w:del>
      <w:del w:id="2238" w:author="蔡振辛 [2]" w:date="2026-09-24T21:08:49Z">
        <w:r>
          <w:rPr>
            <w:rFonts w:hint="eastAsia" w:ascii="Times New Roman" w:hAnsi="Times New Roman" w:cs="Times New Roman" w:eastAsiaTheme="minorEastAsia"/>
            <w:sz w:val="24"/>
            <w:lang w:bidi="ar"/>
          </w:rPr>
          <w:delText xml:space="preserve"> versus Stranger</w:delText>
        </w:r>
      </w:del>
      <w:del w:id="2239" w:author="蔡振辛 [2]" w:date="2026-09-24T21:08:49Z">
        <w:r>
          <w:rPr>
            <w:rFonts w:ascii="Times New Roman" w:hAnsi="Times New Roman" w:cs="Times New Roman" w:eastAsiaTheme="minorEastAsia"/>
            <w:sz w:val="24"/>
            <w:lang w:bidi="ar"/>
          </w:rPr>
          <w:delText>-based SPE</w:delText>
        </w:r>
      </w:del>
      <w:del w:id="2240" w:author="蔡振辛 [2]" w:date="2026-09-24T21:08:49Z">
        <w:r>
          <w:rPr>
            <w:rFonts w:hint="eastAsia" w:ascii="Times New Roman" w:hAnsi="Times New Roman" w:cs="Times New Roman" w:eastAsiaTheme="minorEastAsia"/>
            <w:sz w:val="24"/>
            <w:lang w:bidi="ar"/>
          </w:rPr>
          <w:delText xml:space="preserve"> (Δ = −0.02, 95% CI [−0.12, 0.0</w:delText>
        </w:r>
      </w:del>
      <w:ins w:id="2241" w:author="蔡振辛 [2]" w:date="2026-09-24T21:08:49Z">
        <w:r>
          <w:rPr>
            <w:rFonts w:hint="eastAsia" w:ascii="Times New Roman" w:hAnsi="Times New Roman" w:cs="Times New Roman" w:eastAsiaTheme="minorEastAsia"/>
            <w:sz w:val="24"/>
            <w:lang w:bidi="ar"/>
          </w:rPr>
          <w:t>1). The remaining seven comparisons were not statistically significant, including all comparisons among Non-person, Stranger, and Celebrity (all |Δ| ≤ 0.01</w:t>
        </w:r>
      </w:ins>
      <w:r>
        <w:rPr>
          <w:rFonts w:hint="eastAsia" w:ascii="Times New Roman" w:hAnsi="Times New Roman" w:cs="Times New Roman" w:eastAsiaTheme="minorEastAsia"/>
          <w:sz w:val="24"/>
          <w:lang w:bidi="ar"/>
        </w:rPr>
        <w:t>8</w:t>
      </w:r>
      <w:del w:id="2242" w:author="蔡振辛 [2]" w:date="2026-09-24T21:08:49Z">
        <w:r>
          <w:rPr>
            <w:rFonts w:hint="eastAsia" w:ascii="Times New Roman" w:hAnsi="Times New Roman" w:cs="Times New Roman" w:eastAsiaTheme="minorEastAsia"/>
            <w:sz w:val="24"/>
            <w:lang w:bidi="ar"/>
          </w:rPr>
          <w:delText>]</w:delText>
        </w:r>
      </w:del>
      <w:r>
        <w:rPr>
          <w:rFonts w:hint="eastAsia" w:ascii="Times New Roman" w:hAnsi="Times New Roman" w:cs="Times New Roman" w:eastAsiaTheme="minorEastAsia"/>
          <w:sz w:val="24"/>
          <w:lang w:bidi="ar"/>
        </w:rPr>
        <w:t>,</w:t>
      </w:r>
      <w:del w:id="2243" w:author="蔡振辛 [2]" w:date="2026-09-24T21:08:49Z">
        <w:r>
          <w:rPr>
            <w:rFonts w:hint="eastAsia" w:ascii="Times New Roman" w:hAnsi="Times New Roman" w:cs="Times New Roman" w:eastAsiaTheme="minorEastAsia"/>
            <w:sz w:val="24"/>
            <w:lang w:bidi="ar"/>
          </w:rPr>
          <w:delText xml:space="preserve"> </w:delText>
        </w:r>
      </w:del>
      <w:del w:id="2244" w:author="蔡振辛 [2]" w:date="2026-09-24T21:08:49Z">
        <w:r>
          <w:rPr>
            <w:rFonts w:hint="eastAsia" w:ascii="Times New Roman" w:hAnsi="Times New Roman" w:cs="Times New Roman" w:eastAsiaTheme="minorEastAsia"/>
            <w:i/>
            <w:iCs/>
            <w:sz w:val="24"/>
            <w:lang w:bidi="ar"/>
          </w:rPr>
          <w:delText>p</w:delText>
        </w:r>
      </w:del>
      <w:del w:id="2245" w:author="蔡振辛 [2]" w:date="2026-09-24T21:08:49Z">
        <w:r>
          <w:rPr>
            <w:rFonts w:hint="eastAsia" w:ascii="Times New Roman" w:hAnsi="Times New Roman" w:cs="Times New Roman" w:eastAsiaTheme="minorEastAsia"/>
            <w:sz w:val="24"/>
            <w:lang w:bidi="ar"/>
          </w:rPr>
          <w:delText xml:space="preserve"> = .678)</w:delText>
        </w:r>
      </w:del>
      <w:del w:id="2246" w:author="蔡振辛 [2]" w:date="2026-09-24T21:08:49Z">
        <w:r>
          <w:rPr>
            <w:rFonts w:ascii="Times New Roman" w:hAnsi="Times New Roman" w:cs="Times New Roman" w:eastAsiaTheme="minorEastAsia"/>
            <w:sz w:val="24"/>
            <w:lang w:bidi="ar"/>
          </w:rPr>
          <w:delText xml:space="preserve"> as well as </w:delText>
        </w:r>
      </w:del>
      <w:del w:id="2247" w:author="蔡振辛 [2]" w:date="2026-09-24T21:08:49Z">
        <w:r>
          <w:rPr>
            <w:rFonts w:hint="eastAsia" w:ascii="Times New Roman" w:hAnsi="Times New Roman" w:cs="Times New Roman" w:eastAsiaTheme="minorEastAsia"/>
            <w:sz w:val="24"/>
            <w:lang w:bidi="ar"/>
          </w:rPr>
          <w:delText>A</w:delText>
        </w:r>
      </w:del>
      <w:ins w:id="2248" w:author="蔡振辛 [2]" w:date="2026-09-24T21:08:49Z">
        <w:r>
          <w:rPr>
            <w:rFonts w:hint="eastAsia" w:ascii="Times New Roman" w:hAnsi="Times New Roman" w:cs="Times New Roman" w:eastAsiaTheme="minorEastAsia"/>
            <w:sz w:val="24"/>
            <w:lang w:bidi="ar"/>
          </w:rPr>
          <w:t xml:space="preserve"> all ps ≥ .372) and </w:t>
        </w:r>
      </w:ins>
      <w:ins w:id="2249" w:author="蔡振辛 [2]" w:date="2026-09-24T21:08:50Z">
        <w:r>
          <w:rPr>
            <w:rFonts w:hint="eastAsia" w:ascii="Times New Roman" w:hAnsi="Times New Roman" w:cs="Times New Roman" w:eastAsiaTheme="minorEastAsia"/>
            <w:sz w:val="24"/>
            <w:lang w:bidi="ar"/>
          </w:rPr>
          <w:t>the A</w:t>
        </w:r>
      </w:ins>
      <w:r>
        <w:rPr>
          <w:rFonts w:hint="eastAsia" w:ascii="Times New Roman" w:hAnsi="Times New Roman" w:cs="Times New Roman" w:eastAsiaTheme="minorEastAsia"/>
          <w:sz w:val="24"/>
          <w:lang w:bidi="ar"/>
        </w:rPr>
        <w:t>cquaintance-</w:t>
      </w:r>
      <w:del w:id="2250" w:author="蔡振辛 [2]" w:date="2026-09-24T21:08:50Z">
        <w:r>
          <w:rPr>
            <w:rFonts w:hint="eastAsia" w:ascii="Times New Roman" w:hAnsi="Times New Roman" w:cs="Times New Roman" w:eastAsiaTheme="minorEastAsia"/>
            <w:sz w:val="24"/>
            <w:lang w:bidi="ar"/>
          </w:rPr>
          <w:delText xml:space="preserve"> </w:delText>
        </w:r>
      </w:del>
      <w:r>
        <w:rPr>
          <w:rFonts w:hint="eastAsia" w:ascii="Times New Roman" w:hAnsi="Times New Roman" w:cs="Times New Roman" w:eastAsiaTheme="minorEastAsia"/>
          <w:sz w:val="24"/>
          <w:lang w:bidi="ar"/>
        </w:rPr>
        <w:t>versus</w:t>
      </w:r>
      <w:del w:id="2251" w:author="蔡振辛 [2]" w:date="2026-09-24T21:08:50Z">
        <w:r>
          <w:rPr>
            <w:rFonts w:hint="eastAsia" w:ascii="Times New Roman" w:hAnsi="Times New Roman" w:cs="Times New Roman" w:eastAsiaTheme="minorEastAsia"/>
            <w:sz w:val="24"/>
            <w:lang w:bidi="ar"/>
          </w:rPr>
          <w:delText xml:space="preserve"> </w:delText>
        </w:r>
      </w:del>
      <w:ins w:id="2252" w:author="蔡振辛 [2]" w:date="2026-09-24T21:08:50Z">
        <w:r>
          <w:rPr>
            <w:rFonts w:hint="eastAsia" w:ascii="Times New Roman" w:hAnsi="Times New Roman" w:cs="Times New Roman" w:eastAsiaTheme="minorEastAsia"/>
            <w:sz w:val="24"/>
            <w:lang w:bidi="ar"/>
          </w:rPr>
          <w:t>-</w:t>
        </w:r>
      </w:ins>
      <w:r>
        <w:rPr>
          <w:rFonts w:hint="eastAsia" w:ascii="Times New Roman" w:hAnsi="Times New Roman" w:cs="Times New Roman" w:eastAsiaTheme="minorEastAsia"/>
          <w:sz w:val="24"/>
          <w:lang w:bidi="ar"/>
        </w:rPr>
        <w:t>Close-other</w:t>
      </w:r>
      <w:del w:id="2253" w:author="蔡振辛 [2]" w:date="2026-09-24T21:08:50Z">
        <w:r>
          <w:rPr>
            <w:rFonts w:ascii="Times New Roman" w:hAnsi="Times New Roman" w:cs="Times New Roman" w:eastAsiaTheme="minorEastAsia"/>
            <w:sz w:val="24"/>
            <w:lang w:bidi="ar"/>
          </w:rPr>
          <w:delText>-based SPE</w:delText>
        </w:r>
      </w:del>
      <w:del w:id="2254" w:author="蔡振辛 [2]" w:date="2026-09-24T21:08:50Z">
        <w:r>
          <w:rPr>
            <w:rFonts w:hint="eastAsia" w:ascii="Times New Roman" w:hAnsi="Times New Roman" w:cs="Times New Roman" w:eastAsiaTheme="minorEastAsia"/>
            <w:sz w:val="24"/>
            <w:lang w:bidi="ar"/>
          </w:rPr>
          <w:delText xml:space="preserve"> </w:delText>
        </w:r>
      </w:del>
      <w:ins w:id="2255" w:author="蔡振辛 [2]" w:date="2026-09-24T21:08:50Z">
        <w:r>
          <w:rPr>
            <w:rFonts w:hint="eastAsia" w:ascii="Times New Roman" w:hAnsi="Times New Roman" w:cs="Times New Roman" w:eastAsiaTheme="minorEastAsia"/>
            <w:sz w:val="24"/>
            <w:lang w:bidi="ar"/>
          </w:rPr>
          <w:t xml:space="preserve"> comparison </w:t>
        </w:r>
      </w:ins>
      <w:r>
        <w:rPr>
          <w:rFonts w:hint="eastAsia" w:ascii="Times New Roman" w:hAnsi="Times New Roman" w:cs="Times New Roman" w:eastAsiaTheme="minorEastAsia"/>
          <w:sz w:val="24"/>
          <w:lang w:bidi="ar"/>
        </w:rPr>
        <w:t xml:space="preserve">(Δ = </w:t>
      </w:r>
      <w:del w:id="2256" w:author="蔡振辛 [2]" w:date="2026-09-24T21:08:50Z">
        <w:r>
          <w:rPr>
            <w:rFonts w:hint="eastAsia" w:ascii="Times New Roman" w:hAnsi="Times New Roman" w:cs="Times New Roman" w:eastAsiaTheme="minorEastAsia"/>
            <w:sz w:val="24"/>
            <w:lang w:bidi="ar"/>
          </w:rPr>
          <w:delText>−</w:delText>
        </w:r>
      </w:del>
      <w:r>
        <w:rPr>
          <w:rFonts w:hint="eastAsia" w:ascii="Times New Roman" w:hAnsi="Times New Roman" w:cs="Times New Roman" w:eastAsiaTheme="minorEastAsia"/>
          <w:sz w:val="24"/>
          <w:lang w:bidi="ar"/>
        </w:rPr>
        <w:t>0.</w:t>
      </w:r>
      <w:ins w:id="2257" w:author="蔡振辛 [2]" w:date="2026-09-24T21:08:50Z">
        <w:r>
          <w:rPr>
            <w:rFonts w:hint="eastAsia" w:ascii="Times New Roman" w:hAnsi="Times New Roman" w:cs="Times New Roman" w:eastAsiaTheme="minorEastAsia"/>
            <w:sz w:val="24"/>
            <w:lang w:bidi="ar"/>
          </w:rPr>
          <w:t>0</w:t>
        </w:r>
      </w:ins>
      <w:r>
        <w:rPr>
          <w:rFonts w:hint="eastAsia" w:ascii="Times New Roman" w:hAnsi="Times New Roman" w:cs="Times New Roman" w:eastAsiaTheme="minorEastAsia"/>
          <w:sz w:val="24"/>
          <w:lang w:bidi="ar"/>
        </w:rPr>
        <w:t>05, 95% CI [−0.</w:t>
      </w:r>
      <w:del w:id="2258" w:author="蔡振辛 [2]" w:date="2026-09-24T21:08:50Z">
        <w:r>
          <w:rPr>
            <w:rFonts w:hint="eastAsia" w:ascii="Times New Roman" w:hAnsi="Times New Roman" w:cs="Times New Roman" w:eastAsiaTheme="minorEastAsia"/>
            <w:sz w:val="24"/>
            <w:lang w:bidi="ar"/>
          </w:rPr>
          <w:delText>15</w:delText>
        </w:r>
      </w:del>
      <w:ins w:id="2259" w:author="蔡振辛 [2]" w:date="2026-09-24T21:08:50Z">
        <w:r>
          <w:rPr>
            <w:rFonts w:hint="eastAsia" w:ascii="Times New Roman" w:hAnsi="Times New Roman" w:cs="Times New Roman" w:eastAsiaTheme="minorEastAsia"/>
            <w:sz w:val="24"/>
            <w:lang w:bidi="ar"/>
          </w:rPr>
          <w:t>076</w:t>
        </w:r>
      </w:ins>
      <w:r>
        <w:rPr>
          <w:rFonts w:hint="eastAsia" w:ascii="Times New Roman" w:hAnsi="Times New Roman" w:cs="Times New Roman" w:eastAsiaTheme="minorEastAsia"/>
          <w:sz w:val="24"/>
          <w:lang w:bidi="ar"/>
        </w:rPr>
        <w:t>, 0.0</w:t>
      </w:r>
      <w:del w:id="2260" w:author="蔡振辛 [2]" w:date="2026-09-24T21:08:50Z">
        <w:r>
          <w:rPr>
            <w:rFonts w:hint="eastAsia" w:ascii="Times New Roman" w:hAnsi="Times New Roman" w:cs="Times New Roman" w:eastAsiaTheme="minorEastAsia"/>
            <w:sz w:val="24"/>
            <w:lang w:bidi="ar"/>
          </w:rPr>
          <w:delText>6</w:delText>
        </w:r>
      </w:del>
      <w:ins w:id="2261" w:author="蔡振辛 [2]" w:date="2026-09-24T21:08:50Z">
        <w:r>
          <w:rPr>
            <w:rFonts w:hint="eastAsia" w:ascii="Times New Roman" w:hAnsi="Times New Roman" w:cs="Times New Roman" w:eastAsiaTheme="minorEastAsia"/>
            <w:sz w:val="24"/>
            <w:lang w:bidi="ar"/>
          </w:rPr>
          <w:t>87</w:t>
        </w:r>
      </w:ins>
      <w:r>
        <w:rPr>
          <w:rFonts w:hint="eastAsia" w:ascii="Times New Roman" w:hAnsi="Times New Roman" w:cs="Times New Roman" w:eastAsiaTheme="minorEastAsia"/>
          <w:sz w:val="24"/>
          <w:lang w:bidi="ar"/>
        </w:rPr>
        <w:t>], p = .</w:t>
      </w:r>
      <w:del w:id="2262" w:author="蔡振辛 [2]" w:date="2026-09-24T21:08:50Z">
        <w:r>
          <w:rPr>
            <w:rFonts w:hint="eastAsia" w:ascii="Times New Roman" w:hAnsi="Times New Roman" w:cs="Times New Roman" w:eastAsiaTheme="minorEastAsia"/>
            <w:sz w:val="24"/>
            <w:lang w:bidi="ar"/>
          </w:rPr>
          <w:delText>348)</w:delText>
        </w:r>
      </w:del>
      <w:del w:id="2263" w:author="蔡振辛 [2]" w:date="2026-09-24T21:08:50Z">
        <w:r>
          <w:rPr>
            <w:rFonts w:ascii="Times New Roman" w:hAnsi="Times New Roman" w:cs="Times New Roman" w:eastAsiaTheme="minorEastAsia"/>
            <w:sz w:val="24"/>
            <w:lang w:bidi="ar"/>
          </w:rPr>
          <w:delText xml:space="preserve"> did not reach statistical significance</w:delText>
        </w:r>
      </w:del>
      <w:ins w:id="2264" w:author="蔡振辛 [2]" w:date="2026-09-24T21:08:50Z">
        <w:r>
          <w:rPr>
            <w:rFonts w:hint="eastAsia" w:ascii="Times New Roman" w:hAnsi="Times New Roman" w:cs="Times New Roman" w:eastAsiaTheme="minorEastAsia"/>
            <w:sz w:val="24"/>
            <w:lang w:bidi="ar"/>
          </w:rPr>
          <w:t>910)</w:t>
        </w:r>
      </w:ins>
      <w:r>
        <w:rPr>
          <w:rFonts w:hint="eastAsia" w:ascii="Times New Roman" w:hAnsi="Times New Roman" w:cs="Times New Roman" w:eastAsiaTheme="minorEastAsia"/>
          <w:sz w:val="24"/>
          <w:lang w:bidi="ar"/>
        </w:rPr>
        <w:t>.</w:t>
      </w:r>
    </w:p>
    <w:p w14:paraId="6624B945">
      <w:pPr>
        <w:widowControl/>
        <w:spacing w:line="480" w:lineRule="auto"/>
        <w:ind w:firstLine="720"/>
        <w:rPr>
          <w:rFonts w:ascii="Times New Roman" w:hAnsi="Times New Roman" w:cs="Times New Roman" w:eastAsiaTheme="minorEastAsia"/>
          <w:sz w:val="24"/>
          <w:lang w:bidi="ar"/>
        </w:rPr>
      </w:pPr>
      <w:del w:id="2265" w:author="蔡振辛 [2]" w:date="2026-09-24T21:08:50Z">
        <w:r>
          <w:rPr>
            <w:rFonts w:hint="eastAsia" w:ascii="Times New Roman" w:hAnsi="Times New Roman" w:cs="Times New Roman" w:eastAsiaTheme="minorEastAsia"/>
            <w:sz w:val="24"/>
            <w:lang w:bidi="ar"/>
          </w:rPr>
          <w:delText xml:space="preserve">A </w:delText>
        </w:r>
      </w:del>
      <w:r>
        <w:rPr>
          <w:rFonts w:hint="eastAsia" w:ascii="Times New Roman" w:hAnsi="Times New Roman" w:cs="Times New Roman" w:eastAsiaTheme="minorEastAsia"/>
          <w:sz w:val="24"/>
          <w:lang w:bidi="ar"/>
        </w:rPr>
        <w:t>Si</w:t>
      </w:r>
      <w:del w:id="2266" w:author="蔡振辛 [2]" w:date="2026-09-24T21:08:50Z">
        <w:r>
          <w:rPr>
            <w:rFonts w:hint="eastAsia" w:ascii="Times New Roman" w:hAnsi="Times New Roman" w:cs="Times New Roman" w:eastAsiaTheme="minorEastAsia"/>
            <w:sz w:val="24"/>
            <w:lang w:bidi="ar"/>
          </w:rPr>
          <w:delText>milar pattern emerged for accuracy (ACC). Si</w:delText>
        </w:r>
      </w:del>
      <w:r>
        <w:rPr>
          <w:rFonts w:hint="eastAsia" w:ascii="Times New Roman" w:hAnsi="Times New Roman" w:cs="Times New Roman" w:eastAsiaTheme="minorEastAsia"/>
          <w:sz w:val="24"/>
          <w:lang w:bidi="ar"/>
        </w:rPr>
        <w:t>x of the 10 pairwise comparisons reached statistical significance</w:t>
      </w:r>
      <w:del w:id="2267" w:author="蔡振辛 [2]" w:date="2026-09-24T21:08:50Z">
        <w:r>
          <w:rPr>
            <w:rFonts w:hint="eastAsia" w:ascii="Times New Roman" w:hAnsi="Times New Roman" w:cs="Times New Roman" w:eastAsiaTheme="minorEastAsia"/>
            <w:sz w:val="24"/>
            <w:lang w:bidi="ar"/>
          </w:rPr>
          <w:delText>. Celebrity</w:delText>
        </w:r>
      </w:del>
      <w:ins w:id="2268" w:author="蔡振辛 [2]" w:date="2026-09-24T21:08:50Z">
        <w:r>
          <w:rPr>
            <w:rFonts w:hint="eastAsia" w:ascii="Times New Roman" w:hAnsi="Times New Roman" w:cs="Times New Roman" w:eastAsiaTheme="minorEastAsia"/>
            <w:sz w:val="24"/>
            <w:lang w:bidi="ar"/>
          </w:rPr>
          <w:t xml:space="preserve"> for accuracy (ACC). The Non-person</w:t>
        </w:r>
      </w:ins>
      <w:r>
        <w:rPr>
          <w:rFonts w:hint="eastAsia" w:ascii="Times New Roman" w:hAnsi="Times New Roman" w:cs="Times New Roman" w:eastAsiaTheme="minorEastAsia"/>
          <w:sz w:val="24"/>
          <w:lang w:bidi="ar"/>
        </w:rPr>
        <w:t>-based SPE</w:t>
      </w:r>
      <w:del w:id="2269" w:author="蔡振辛 [2]" w:date="2026-09-24T21:08:50Z">
        <w:r>
          <w:rPr>
            <w:rFonts w:hint="eastAsia" w:ascii="Times New Roman" w:hAnsi="Times New Roman" w:cs="Times New Roman" w:eastAsiaTheme="minorEastAsia"/>
            <w:sz w:val="24"/>
            <w:lang w:bidi="ar"/>
          </w:rPr>
          <w:delText>s</w:delText>
        </w:r>
      </w:del>
      <w:r>
        <w:rPr>
          <w:rFonts w:hint="eastAsia" w:ascii="Times New Roman" w:hAnsi="Times New Roman" w:cs="Times New Roman" w:eastAsiaTheme="minorEastAsia"/>
          <w:sz w:val="24"/>
          <w:lang w:bidi="ar"/>
        </w:rPr>
        <w:t xml:space="preserve"> w</w:t>
      </w:r>
      <w:del w:id="2270" w:author="蔡振辛 [2]" w:date="2026-09-24T21:08:50Z">
        <w:r>
          <w:rPr>
            <w:rFonts w:hint="eastAsia" w:ascii="Times New Roman" w:hAnsi="Times New Roman" w:cs="Times New Roman" w:eastAsiaTheme="minorEastAsia"/>
            <w:sz w:val="24"/>
            <w:lang w:bidi="ar"/>
          </w:rPr>
          <w:delText>ere significantly larger than those derived from Acquaintance</w:delText>
        </w:r>
      </w:del>
      <w:ins w:id="2271" w:author="蔡振辛 [2]" w:date="2026-09-24T21:08:50Z">
        <w:r>
          <w:rPr>
            <w:rFonts w:hint="eastAsia" w:ascii="Times New Roman" w:hAnsi="Times New Roman" w:cs="Times New Roman" w:eastAsiaTheme="minorEastAsia"/>
            <w:sz w:val="24"/>
            <w:lang w:bidi="ar"/>
          </w:rPr>
          <w:t xml:space="preserve">as larger than that based on Close others </w:t>
        </w:r>
      </w:ins>
      <w:r>
        <w:rPr>
          <w:rFonts w:hint="eastAsia" w:ascii="Times New Roman" w:hAnsi="Times New Roman" w:cs="Times New Roman" w:eastAsiaTheme="minorEastAsia"/>
          <w:sz w:val="24"/>
          <w:lang w:bidi="ar"/>
        </w:rPr>
        <w:t>(Δ = 0.</w:t>
      </w:r>
      <w:del w:id="2272" w:author="蔡振辛 [2]" w:date="2026-09-24T21:08:50Z">
        <w:r>
          <w:rPr>
            <w:rFonts w:hint="eastAsia" w:ascii="Times New Roman" w:hAnsi="Times New Roman" w:cs="Times New Roman" w:eastAsiaTheme="minorEastAsia"/>
            <w:sz w:val="24"/>
            <w:lang w:bidi="ar"/>
          </w:rPr>
          <w:delText>24</w:delText>
        </w:r>
      </w:del>
      <w:ins w:id="2273" w:author="蔡振辛 [2]" w:date="2026-09-24T21:08:50Z">
        <w:r>
          <w:rPr>
            <w:rFonts w:hint="eastAsia" w:ascii="Times New Roman" w:hAnsi="Times New Roman" w:cs="Times New Roman" w:eastAsiaTheme="minorEastAsia"/>
            <w:sz w:val="24"/>
            <w:lang w:bidi="ar"/>
          </w:rPr>
          <w:t>122</w:t>
        </w:r>
      </w:ins>
      <w:r>
        <w:rPr>
          <w:rFonts w:hint="eastAsia" w:ascii="Times New Roman" w:hAnsi="Times New Roman" w:cs="Times New Roman" w:eastAsiaTheme="minorEastAsia"/>
          <w:sz w:val="24"/>
          <w:lang w:bidi="ar"/>
        </w:rPr>
        <w:t>, 95% CI [0.</w:t>
      </w:r>
      <w:del w:id="2274" w:author="蔡振辛 [2]" w:date="2026-09-24T21:08:50Z">
        <w:r>
          <w:rPr>
            <w:rFonts w:hint="eastAsia" w:ascii="Times New Roman" w:hAnsi="Times New Roman" w:cs="Times New Roman" w:eastAsiaTheme="minorEastAsia"/>
            <w:sz w:val="24"/>
            <w:lang w:bidi="ar"/>
          </w:rPr>
          <w:delText>11, 0.37</w:delText>
        </w:r>
      </w:del>
      <w:ins w:id="2275" w:author="蔡振辛 [2]" w:date="2026-09-24T21:08:50Z">
        <w:r>
          <w:rPr>
            <w:rFonts w:hint="eastAsia" w:ascii="Times New Roman" w:hAnsi="Times New Roman" w:cs="Times New Roman" w:eastAsiaTheme="minorEastAsia"/>
            <w:sz w:val="24"/>
            <w:lang w:bidi="ar"/>
          </w:rPr>
          <w:t>098, 0.146</w:t>
        </w:r>
      </w:ins>
      <w:r>
        <w:rPr>
          <w:rFonts w:hint="eastAsia" w:ascii="Times New Roman" w:hAnsi="Times New Roman" w:cs="Times New Roman" w:eastAsiaTheme="minorEastAsia"/>
          <w:sz w:val="24"/>
          <w:lang w:bidi="ar"/>
        </w:rPr>
        <w:t>], p &lt; .001)</w:t>
      </w:r>
      <w:ins w:id="2276" w:author="蔡振辛 [2]" w:date="2026-09-24T21:08:50Z">
        <w:r>
          <w:rPr>
            <w:rFonts w:hint="eastAsia" w:ascii="Times New Roman" w:hAnsi="Times New Roman" w:cs="Times New Roman" w:eastAsiaTheme="minorEastAsia"/>
            <w:sz w:val="24"/>
            <w:lang w:bidi="ar"/>
          </w:rPr>
          <w:t>,</w:t>
        </w:r>
      </w:ins>
      <w:r>
        <w:rPr>
          <w:rFonts w:hint="eastAsia" w:ascii="Times New Roman" w:hAnsi="Times New Roman" w:cs="Times New Roman" w:eastAsiaTheme="minorEastAsia"/>
          <w:sz w:val="24"/>
          <w:lang w:bidi="ar"/>
        </w:rPr>
        <w:t xml:space="preserve"> A</w:t>
      </w:r>
      <w:del w:id="2277" w:author="蔡振辛 [2]" w:date="2026-09-24T21:08:50Z">
        <w:r>
          <w:rPr>
            <w:rFonts w:hint="eastAsia" w:ascii="Times New Roman" w:hAnsi="Times New Roman" w:cs="Times New Roman" w:eastAsiaTheme="minorEastAsia"/>
            <w:sz w:val="24"/>
            <w:lang w:bidi="ar"/>
          </w:rPr>
          <w:delText>nd Close</w:delText>
        </w:r>
      </w:del>
      <w:del w:id="2278" w:author="蔡振辛 [2]" w:date="2026-09-24T21:08:50Z">
        <w:r>
          <w:rPr>
            <w:rFonts w:ascii="Times New Roman" w:hAnsi="Times New Roman" w:cs="Times New Roman" w:eastAsiaTheme="minorEastAsia"/>
            <w:sz w:val="24"/>
            <w:lang w:bidi="ar"/>
          </w:rPr>
          <w:delText>-</w:delText>
        </w:r>
      </w:del>
      <w:del w:id="2279" w:author="蔡振辛 [2]" w:date="2026-09-24T21:08:50Z">
        <w:r>
          <w:rPr>
            <w:rFonts w:hint="eastAsia" w:ascii="Times New Roman" w:hAnsi="Times New Roman" w:cs="Times New Roman" w:eastAsiaTheme="minorEastAsia"/>
            <w:sz w:val="24"/>
            <w:lang w:bidi="ar"/>
          </w:rPr>
          <w:delText>other</w:delText>
        </w:r>
      </w:del>
      <w:del w:id="2280" w:author="蔡振辛 [2]" w:date="2026-09-24T21:08:50Z">
        <w:r>
          <w:rPr>
            <w:rFonts w:ascii="Times New Roman" w:hAnsi="Times New Roman" w:cs="Times New Roman" w:eastAsiaTheme="minorEastAsia"/>
            <w:sz w:val="24"/>
            <w:lang w:bidi="ar"/>
          </w:rPr>
          <w:delText>-based SPE</w:delText>
        </w:r>
      </w:del>
      <w:ins w:id="2281" w:author="蔡振辛 [2]" w:date="2026-09-24T21:08:50Z">
        <w:r>
          <w:rPr>
            <w:rFonts w:hint="eastAsia" w:ascii="Times New Roman" w:hAnsi="Times New Roman" w:cs="Times New Roman" w:eastAsiaTheme="minorEastAsia"/>
            <w:sz w:val="24"/>
            <w:lang w:bidi="ar"/>
          </w:rPr>
          <w:t>cquaintances</w:t>
        </w:r>
      </w:ins>
      <w:r>
        <w:rPr>
          <w:rFonts w:hint="eastAsia" w:ascii="Times New Roman" w:hAnsi="Times New Roman" w:cs="Times New Roman" w:eastAsiaTheme="minorEastAsia"/>
          <w:sz w:val="24"/>
          <w:lang w:bidi="ar"/>
        </w:rPr>
        <w:t xml:space="preserve"> (Δ = 0.</w:t>
      </w:r>
      <w:del w:id="2282" w:author="蔡振辛 [2]" w:date="2026-09-24T21:08:50Z">
        <w:r>
          <w:rPr>
            <w:rFonts w:hint="eastAsia" w:ascii="Times New Roman" w:hAnsi="Times New Roman" w:cs="Times New Roman" w:eastAsiaTheme="minorEastAsia"/>
            <w:sz w:val="24"/>
            <w:lang w:bidi="ar"/>
          </w:rPr>
          <w:delText>19</w:delText>
        </w:r>
      </w:del>
      <w:ins w:id="2283" w:author="蔡振辛 [2]" w:date="2026-09-24T21:08:50Z">
        <w:r>
          <w:rPr>
            <w:rFonts w:hint="eastAsia" w:ascii="Times New Roman" w:hAnsi="Times New Roman" w:cs="Times New Roman" w:eastAsiaTheme="minorEastAsia"/>
            <w:sz w:val="24"/>
            <w:lang w:bidi="ar"/>
          </w:rPr>
          <w:t>077</w:t>
        </w:r>
      </w:ins>
      <w:r>
        <w:rPr>
          <w:rFonts w:hint="eastAsia" w:ascii="Times New Roman" w:hAnsi="Times New Roman" w:cs="Times New Roman" w:eastAsiaTheme="minorEastAsia"/>
          <w:sz w:val="24"/>
          <w:lang w:bidi="ar"/>
        </w:rPr>
        <w:t>, 95% CI [0.0</w:t>
      </w:r>
      <w:del w:id="2284" w:author="蔡振辛 [2]" w:date="2026-09-24T21:08:50Z">
        <w:r>
          <w:rPr>
            <w:rFonts w:hint="eastAsia" w:ascii="Times New Roman" w:hAnsi="Times New Roman" w:cs="Times New Roman" w:eastAsiaTheme="minorEastAsia"/>
            <w:sz w:val="24"/>
            <w:lang w:bidi="ar"/>
          </w:rPr>
          <w:delText>9</w:delText>
        </w:r>
      </w:del>
      <w:ins w:id="2285" w:author="蔡振辛 [2]" w:date="2026-09-24T21:08:50Z">
        <w:r>
          <w:rPr>
            <w:rFonts w:hint="eastAsia" w:ascii="Times New Roman" w:hAnsi="Times New Roman" w:cs="Times New Roman" w:eastAsiaTheme="minorEastAsia"/>
            <w:sz w:val="24"/>
            <w:lang w:bidi="ar"/>
          </w:rPr>
          <w:t>22</w:t>
        </w:r>
      </w:ins>
      <w:r>
        <w:rPr>
          <w:rFonts w:hint="eastAsia" w:ascii="Times New Roman" w:hAnsi="Times New Roman" w:cs="Times New Roman" w:eastAsiaTheme="minorEastAsia"/>
          <w:sz w:val="24"/>
          <w:lang w:bidi="ar"/>
        </w:rPr>
        <w:t>, 0.</w:t>
      </w:r>
      <w:del w:id="2286" w:author="蔡振辛 [2]" w:date="2026-09-24T21:08:50Z">
        <w:r>
          <w:rPr>
            <w:rFonts w:hint="eastAsia" w:ascii="Times New Roman" w:hAnsi="Times New Roman" w:cs="Times New Roman" w:eastAsiaTheme="minorEastAsia"/>
            <w:sz w:val="24"/>
            <w:lang w:bidi="ar"/>
          </w:rPr>
          <w:delText>29</w:delText>
        </w:r>
      </w:del>
      <w:ins w:id="2287" w:author="蔡振辛 [2]" w:date="2026-09-24T21:08:50Z">
        <w:r>
          <w:rPr>
            <w:rFonts w:hint="eastAsia" w:ascii="Times New Roman" w:hAnsi="Times New Roman" w:cs="Times New Roman" w:eastAsiaTheme="minorEastAsia"/>
            <w:sz w:val="24"/>
            <w:lang w:bidi="ar"/>
          </w:rPr>
          <w:t>133</w:t>
        </w:r>
      </w:ins>
      <w:r>
        <w:rPr>
          <w:rFonts w:hint="eastAsia" w:ascii="Times New Roman" w:hAnsi="Times New Roman" w:cs="Times New Roman" w:eastAsiaTheme="minorEastAsia"/>
          <w:sz w:val="24"/>
          <w:lang w:bidi="ar"/>
        </w:rPr>
        <w:t xml:space="preserve">], p </w:t>
      </w:r>
      <w:del w:id="2288" w:author="蔡振辛 [2]" w:date="2026-09-24T21:08:50Z">
        <w:r>
          <w:rPr>
            <w:rFonts w:hint="eastAsia" w:ascii="Times New Roman" w:hAnsi="Times New Roman" w:cs="Times New Roman" w:eastAsiaTheme="minorEastAsia"/>
            <w:sz w:val="24"/>
            <w:lang w:bidi="ar"/>
          </w:rPr>
          <w:delText>&lt;</w:delText>
        </w:r>
      </w:del>
      <w:ins w:id="2289" w:author="蔡振辛 [2]" w:date="2026-09-24T21:08:50Z">
        <w:r>
          <w:rPr>
            <w:rFonts w:hint="eastAsia" w:ascii="Times New Roman" w:hAnsi="Times New Roman" w:cs="Times New Roman" w:eastAsiaTheme="minorEastAsia"/>
            <w:sz w:val="24"/>
            <w:lang w:bidi="ar"/>
          </w:rPr>
          <w:t>=</w:t>
        </w:r>
      </w:ins>
      <w:r>
        <w:rPr>
          <w:rFonts w:hint="eastAsia" w:ascii="Times New Roman" w:hAnsi="Times New Roman" w:cs="Times New Roman" w:eastAsiaTheme="minorEastAsia"/>
          <w:sz w:val="24"/>
          <w:lang w:bidi="ar"/>
        </w:rPr>
        <w:t xml:space="preserve"> .00</w:t>
      </w:r>
      <w:del w:id="2290" w:author="蔡振辛 [2]" w:date="2026-09-24T21:08:50Z">
        <w:r>
          <w:rPr>
            <w:rFonts w:hint="eastAsia" w:ascii="Times New Roman" w:hAnsi="Times New Roman" w:cs="Times New Roman" w:eastAsiaTheme="minorEastAsia"/>
            <w:sz w:val="24"/>
            <w:lang w:bidi="ar"/>
          </w:rPr>
          <w:delText>1);</w:delText>
        </w:r>
      </w:del>
      <w:ins w:id="2291" w:author="蔡振辛 [2]" w:date="2026-09-24T21:08:50Z">
        <w:r>
          <w:rPr>
            <w:rFonts w:hint="eastAsia" w:ascii="Times New Roman" w:hAnsi="Times New Roman" w:cs="Times New Roman" w:eastAsiaTheme="minorEastAsia"/>
            <w:sz w:val="24"/>
            <w:lang w:bidi="ar"/>
          </w:rPr>
          <w:t>6),</w:t>
        </w:r>
      </w:ins>
      <w:r>
        <w:rPr>
          <w:rFonts w:hint="eastAsia" w:ascii="Times New Roman" w:hAnsi="Times New Roman" w:cs="Times New Roman" w:eastAsiaTheme="minorEastAsia"/>
          <w:sz w:val="24"/>
          <w:lang w:bidi="ar"/>
        </w:rPr>
        <w:t xml:space="preserve"> Stranger</w:t>
      </w:r>
      <w:del w:id="2292" w:author="蔡振辛 [2]" w:date="2026-09-24T21:08:50Z">
        <w:r>
          <w:rPr>
            <w:rFonts w:ascii="Times New Roman" w:hAnsi="Times New Roman" w:cs="Times New Roman" w:eastAsiaTheme="minorEastAsia"/>
            <w:sz w:val="24"/>
            <w:lang w:bidi="ar"/>
          </w:rPr>
          <w:delText>-based SPE</w:delText>
        </w:r>
      </w:del>
      <w:del w:id="2293" w:author="蔡振辛 [2]" w:date="2026-09-24T21:08:50Z">
        <w:r>
          <w:rPr>
            <w:rFonts w:hint="eastAsia" w:ascii="Times New Roman" w:hAnsi="Times New Roman" w:cs="Times New Roman" w:eastAsiaTheme="minorEastAsia"/>
            <w:sz w:val="24"/>
            <w:lang w:bidi="ar"/>
          </w:rPr>
          <w:delText xml:space="preserve"> </w:delText>
        </w:r>
      </w:del>
      <w:del w:id="2294" w:author="蔡振辛 [2]" w:date="2026-09-24T21:08:50Z">
        <w:r>
          <w:rPr>
            <w:rFonts w:ascii="Times New Roman" w:hAnsi="Times New Roman" w:cs="Times New Roman" w:eastAsiaTheme="minorEastAsia"/>
            <w:sz w:val="24"/>
            <w:lang w:bidi="ar"/>
          </w:rPr>
          <w:delText>is larger</w:delText>
        </w:r>
      </w:del>
      <w:del w:id="2295" w:author="蔡振辛 [2]" w:date="2026-09-24T21:08:50Z">
        <w:r>
          <w:rPr>
            <w:rFonts w:hint="eastAsia" w:ascii="Times New Roman" w:hAnsi="Times New Roman" w:cs="Times New Roman" w:eastAsiaTheme="minorEastAsia"/>
            <w:sz w:val="24"/>
            <w:lang w:bidi="ar"/>
          </w:rPr>
          <w:delText xml:space="preserve"> than Acquaintance</w:delText>
        </w:r>
      </w:del>
      <w:del w:id="2296" w:author="蔡振辛 [2]" w:date="2026-09-24T21:08:50Z">
        <w:r>
          <w:rPr>
            <w:rFonts w:ascii="Times New Roman" w:hAnsi="Times New Roman" w:cs="Times New Roman" w:eastAsiaTheme="minorEastAsia"/>
            <w:sz w:val="24"/>
            <w:lang w:bidi="ar"/>
          </w:rPr>
          <w:delText>-</w:delText>
        </w:r>
      </w:del>
      <w:del w:id="2297" w:author="蔡振辛 [2]" w:date="2026-09-24T21:08:50Z">
        <w:r>
          <w:rPr>
            <w:rFonts w:hint="eastAsia" w:ascii="Times New Roman" w:hAnsi="Times New Roman" w:cs="Times New Roman" w:eastAsiaTheme="minorEastAsia"/>
            <w:sz w:val="24"/>
            <w:lang w:bidi="ar"/>
          </w:rPr>
          <w:delText xml:space="preserve"> </w:delText>
        </w:r>
      </w:del>
      <w:ins w:id="2298" w:author="蔡振辛 [2]" w:date="2026-09-24T21:08:50Z">
        <w:r>
          <w:rPr>
            <w:rFonts w:hint="eastAsia" w:ascii="Times New Roman" w:hAnsi="Times New Roman" w:cs="Times New Roman" w:eastAsiaTheme="minorEastAsia"/>
            <w:sz w:val="24"/>
            <w:lang w:bidi="ar"/>
          </w:rPr>
          <w:t xml:space="preserve">s </w:t>
        </w:r>
      </w:ins>
      <w:r>
        <w:rPr>
          <w:rFonts w:hint="eastAsia" w:ascii="Times New Roman" w:hAnsi="Times New Roman" w:cs="Times New Roman" w:eastAsiaTheme="minorEastAsia"/>
          <w:sz w:val="24"/>
          <w:lang w:bidi="ar"/>
        </w:rPr>
        <w:t>(Δ = 0.</w:t>
      </w:r>
      <w:ins w:id="2299" w:author="蔡振辛 [2]" w:date="2026-09-24T21:08:50Z">
        <w:r>
          <w:rPr>
            <w:rFonts w:hint="eastAsia" w:ascii="Times New Roman" w:hAnsi="Times New Roman" w:cs="Times New Roman" w:eastAsiaTheme="minorEastAsia"/>
            <w:sz w:val="24"/>
            <w:lang w:bidi="ar"/>
          </w:rPr>
          <w:t>07</w:t>
        </w:r>
      </w:ins>
      <w:r>
        <w:rPr>
          <w:rFonts w:hint="eastAsia" w:ascii="Times New Roman" w:hAnsi="Times New Roman" w:cs="Times New Roman" w:eastAsiaTheme="minorEastAsia"/>
          <w:sz w:val="24"/>
          <w:lang w:bidi="ar"/>
        </w:rPr>
        <w:t>1</w:t>
      </w:r>
      <w:del w:id="2300" w:author="蔡振辛 [2]" w:date="2026-09-24T21:08:50Z">
        <w:r>
          <w:rPr>
            <w:rFonts w:hint="eastAsia" w:ascii="Times New Roman" w:hAnsi="Times New Roman" w:cs="Times New Roman" w:eastAsiaTheme="minorEastAsia"/>
            <w:sz w:val="24"/>
            <w:lang w:bidi="ar"/>
          </w:rPr>
          <w:delText>7</w:delText>
        </w:r>
      </w:del>
      <w:r>
        <w:rPr>
          <w:rFonts w:hint="eastAsia" w:ascii="Times New Roman" w:hAnsi="Times New Roman" w:cs="Times New Roman" w:eastAsiaTheme="minorEastAsia"/>
          <w:sz w:val="24"/>
          <w:lang w:bidi="ar"/>
        </w:rPr>
        <w:t>, 95% CI [0.0</w:t>
      </w:r>
      <w:del w:id="2301" w:author="蔡振辛 [2]" w:date="2026-09-24T21:08:50Z">
        <w:r>
          <w:rPr>
            <w:rFonts w:hint="eastAsia" w:ascii="Times New Roman" w:hAnsi="Times New Roman" w:cs="Times New Roman" w:eastAsiaTheme="minorEastAsia"/>
            <w:sz w:val="24"/>
            <w:lang w:bidi="ar"/>
          </w:rPr>
          <w:delText>8</w:delText>
        </w:r>
      </w:del>
      <w:ins w:id="2302" w:author="蔡振辛 [2]" w:date="2026-09-24T21:08:50Z">
        <w:r>
          <w:rPr>
            <w:rFonts w:hint="eastAsia" w:ascii="Times New Roman" w:hAnsi="Times New Roman" w:cs="Times New Roman" w:eastAsiaTheme="minorEastAsia"/>
            <w:sz w:val="24"/>
            <w:lang w:bidi="ar"/>
          </w:rPr>
          <w:t>46</w:t>
        </w:r>
      </w:ins>
      <w:r>
        <w:rPr>
          <w:rFonts w:hint="eastAsia" w:ascii="Times New Roman" w:hAnsi="Times New Roman" w:cs="Times New Roman" w:eastAsiaTheme="minorEastAsia"/>
          <w:sz w:val="24"/>
          <w:lang w:bidi="ar"/>
        </w:rPr>
        <w:t>, 0.</w:t>
      </w:r>
      <w:del w:id="2303" w:author="蔡振辛 [2]" w:date="2026-09-24T21:08:50Z">
        <w:r>
          <w:rPr>
            <w:rFonts w:hint="eastAsia" w:ascii="Times New Roman" w:hAnsi="Times New Roman" w:cs="Times New Roman" w:eastAsiaTheme="minorEastAsia"/>
            <w:sz w:val="24"/>
            <w:lang w:bidi="ar"/>
          </w:rPr>
          <w:delText>25</w:delText>
        </w:r>
      </w:del>
      <w:ins w:id="2304" w:author="蔡振辛 [2]" w:date="2026-09-24T21:08:50Z">
        <w:r>
          <w:rPr>
            <w:rFonts w:hint="eastAsia" w:ascii="Times New Roman" w:hAnsi="Times New Roman" w:cs="Times New Roman" w:eastAsiaTheme="minorEastAsia"/>
            <w:sz w:val="24"/>
            <w:lang w:bidi="ar"/>
          </w:rPr>
          <w:t>097</w:t>
        </w:r>
      </w:ins>
      <w:r>
        <w:rPr>
          <w:rFonts w:hint="eastAsia" w:ascii="Times New Roman" w:hAnsi="Times New Roman" w:cs="Times New Roman" w:eastAsiaTheme="minorEastAsia"/>
          <w:sz w:val="24"/>
          <w:lang w:bidi="ar"/>
        </w:rPr>
        <w:t>], p &lt; .001)</w:t>
      </w:r>
      <w:ins w:id="2305" w:author="蔡振辛 [2]" w:date="2026-09-24T21:08:50Z">
        <w:r>
          <w:rPr>
            <w:rFonts w:hint="eastAsia" w:ascii="Times New Roman" w:hAnsi="Times New Roman" w:cs="Times New Roman" w:eastAsiaTheme="minorEastAsia"/>
            <w:sz w:val="24"/>
            <w:lang w:bidi="ar"/>
          </w:rPr>
          <w:t>,</w:t>
        </w:r>
      </w:ins>
      <w:r>
        <w:rPr>
          <w:rFonts w:hint="eastAsia" w:ascii="Times New Roman" w:hAnsi="Times New Roman" w:cs="Times New Roman" w:eastAsiaTheme="minorEastAsia"/>
          <w:sz w:val="24"/>
          <w:lang w:bidi="ar"/>
        </w:rPr>
        <w:t xml:space="preserve"> and C</w:t>
      </w:r>
      <w:del w:id="2306" w:author="蔡振辛 [2]" w:date="2026-09-24T21:08:50Z">
        <w:r>
          <w:rPr>
            <w:rFonts w:hint="eastAsia" w:ascii="Times New Roman" w:hAnsi="Times New Roman" w:cs="Times New Roman" w:eastAsiaTheme="minorEastAsia"/>
            <w:sz w:val="24"/>
            <w:lang w:bidi="ar"/>
          </w:rPr>
          <w:delText>lose</w:delText>
        </w:r>
      </w:del>
      <w:del w:id="2307" w:author="蔡振辛 [2]" w:date="2026-09-24T21:08:50Z">
        <w:r>
          <w:rPr>
            <w:rFonts w:ascii="Times New Roman" w:hAnsi="Times New Roman" w:cs="Times New Roman" w:eastAsiaTheme="minorEastAsia"/>
            <w:sz w:val="24"/>
            <w:lang w:bidi="ar"/>
          </w:rPr>
          <w:delText>-</w:delText>
        </w:r>
      </w:del>
      <w:del w:id="2308" w:author="蔡振辛 [2]" w:date="2026-09-24T21:08:50Z">
        <w:r>
          <w:rPr>
            <w:rFonts w:hint="eastAsia" w:ascii="Times New Roman" w:hAnsi="Times New Roman" w:cs="Times New Roman" w:eastAsiaTheme="minorEastAsia"/>
            <w:sz w:val="24"/>
            <w:lang w:bidi="ar"/>
          </w:rPr>
          <w:delText>other</w:delText>
        </w:r>
      </w:del>
      <w:del w:id="2309" w:author="蔡振辛 [2]" w:date="2026-09-24T21:08:50Z">
        <w:r>
          <w:rPr>
            <w:rFonts w:ascii="Times New Roman" w:hAnsi="Times New Roman" w:cs="Times New Roman" w:eastAsiaTheme="minorEastAsia"/>
            <w:sz w:val="24"/>
            <w:lang w:bidi="ar"/>
          </w:rPr>
          <w:delText>-based SPE</w:delText>
        </w:r>
      </w:del>
      <w:ins w:id="2310" w:author="蔡振辛 [2]" w:date="2026-09-24T21:08:50Z">
        <w:r>
          <w:rPr>
            <w:rFonts w:hint="eastAsia" w:ascii="Times New Roman" w:hAnsi="Times New Roman" w:cs="Times New Roman" w:eastAsiaTheme="minorEastAsia"/>
            <w:sz w:val="24"/>
            <w:lang w:bidi="ar"/>
          </w:rPr>
          <w:t>elebrities</w:t>
        </w:r>
      </w:ins>
      <w:r>
        <w:rPr>
          <w:rFonts w:hint="eastAsia" w:ascii="Times New Roman" w:hAnsi="Times New Roman" w:cs="Times New Roman" w:eastAsiaTheme="minorEastAsia"/>
          <w:sz w:val="24"/>
          <w:lang w:bidi="ar"/>
        </w:rPr>
        <w:t xml:space="preserve"> (Δ = 0.</w:t>
      </w:r>
      <w:del w:id="2311" w:author="蔡振辛 [2]" w:date="2026-09-24T21:08:50Z">
        <w:r>
          <w:rPr>
            <w:rFonts w:hint="eastAsia" w:ascii="Times New Roman" w:hAnsi="Times New Roman" w:cs="Times New Roman" w:eastAsiaTheme="minorEastAsia"/>
            <w:sz w:val="24"/>
            <w:lang w:bidi="ar"/>
          </w:rPr>
          <w:delText>12</w:delText>
        </w:r>
      </w:del>
      <w:ins w:id="2312" w:author="蔡振辛 [2]" w:date="2026-09-24T21:08:50Z">
        <w:r>
          <w:rPr>
            <w:rFonts w:hint="eastAsia" w:ascii="Times New Roman" w:hAnsi="Times New Roman" w:cs="Times New Roman" w:eastAsiaTheme="minorEastAsia"/>
            <w:sz w:val="24"/>
            <w:lang w:bidi="ar"/>
          </w:rPr>
          <w:t>055</w:t>
        </w:r>
      </w:ins>
      <w:r>
        <w:rPr>
          <w:rFonts w:hint="eastAsia" w:ascii="Times New Roman" w:hAnsi="Times New Roman" w:cs="Times New Roman" w:eastAsiaTheme="minorEastAsia"/>
          <w:sz w:val="24"/>
          <w:lang w:bidi="ar"/>
        </w:rPr>
        <w:t>, 95% CI [0.</w:t>
      </w:r>
      <w:del w:id="2313" w:author="蔡振辛 [2]" w:date="2026-09-24T21:08:50Z">
        <w:r>
          <w:rPr>
            <w:rFonts w:hint="eastAsia" w:ascii="Times New Roman" w:hAnsi="Times New Roman" w:cs="Times New Roman" w:eastAsiaTheme="minorEastAsia"/>
            <w:sz w:val="24"/>
            <w:lang w:bidi="ar"/>
          </w:rPr>
          <w:delText>10, 0.14</w:delText>
        </w:r>
      </w:del>
      <w:ins w:id="2314" w:author="蔡振辛 [2]" w:date="2026-09-24T21:08:50Z">
        <w:r>
          <w:rPr>
            <w:rFonts w:hint="eastAsia" w:ascii="Times New Roman" w:hAnsi="Times New Roman" w:cs="Times New Roman" w:eastAsiaTheme="minorEastAsia"/>
            <w:sz w:val="24"/>
            <w:lang w:bidi="ar"/>
          </w:rPr>
          <w:t>011, 0.099</w:t>
        </w:r>
      </w:ins>
      <w:r>
        <w:rPr>
          <w:rFonts w:hint="eastAsia" w:ascii="Times New Roman" w:hAnsi="Times New Roman" w:cs="Times New Roman" w:eastAsiaTheme="minorEastAsia"/>
          <w:sz w:val="24"/>
          <w:lang w:bidi="ar"/>
        </w:rPr>
        <w:t xml:space="preserve">], p </w:t>
      </w:r>
      <w:del w:id="2315" w:author="蔡振辛 [2]" w:date="2026-09-24T21:08:50Z">
        <w:r>
          <w:rPr>
            <w:rFonts w:hint="eastAsia" w:ascii="Times New Roman" w:hAnsi="Times New Roman" w:cs="Times New Roman" w:eastAsiaTheme="minorEastAsia"/>
            <w:sz w:val="24"/>
            <w:lang w:bidi="ar"/>
          </w:rPr>
          <w:delText>&lt;</w:delText>
        </w:r>
      </w:del>
      <w:ins w:id="2316" w:author="蔡振辛 [2]" w:date="2026-09-24T21:08:50Z">
        <w:r>
          <w:rPr>
            <w:rFonts w:hint="eastAsia" w:ascii="Times New Roman" w:hAnsi="Times New Roman" w:cs="Times New Roman" w:eastAsiaTheme="minorEastAsia"/>
            <w:sz w:val="24"/>
            <w:lang w:bidi="ar"/>
          </w:rPr>
          <w:t>=</w:t>
        </w:r>
      </w:ins>
      <w:r>
        <w:rPr>
          <w:rFonts w:hint="eastAsia" w:ascii="Times New Roman" w:hAnsi="Times New Roman" w:cs="Times New Roman" w:eastAsiaTheme="minorEastAsia"/>
          <w:sz w:val="24"/>
          <w:lang w:bidi="ar"/>
        </w:rPr>
        <w:t xml:space="preserve"> .</w:t>
      </w:r>
      <w:del w:id="2317" w:author="蔡振辛 [2]" w:date="2026-09-24T21:08:50Z">
        <w:r>
          <w:rPr>
            <w:rFonts w:hint="eastAsia" w:ascii="Times New Roman" w:hAnsi="Times New Roman" w:cs="Times New Roman" w:eastAsiaTheme="minorEastAsia"/>
            <w:sz w:val="24"/>
            <w:lang w:bidi="ar"/>
          </w:rPr>
          <w:delText>0</w:delText>
        </w:r>
      </w:del>
      <w:r>
        <w:rPr>
          <w:rFonts w:hint="eastAsia" w:ascii="Times New Roman" w:hAnsi="Times New Roman" w:cs="Times New Roman" w:eastAsiaTheme="minorEastAsia"/>
          <w:sz w:val="24"/>
          <w:lang w:bidi="ar"/>
        </w:rPr>
        <w:t>01</w:t>
      </w:r>
      <w:del w:id="2318" w:author="蔡振辛 [2]" w:date="2026-09-24T21:08:50Z">
        <w:r>
          <w:rPr>
            <w:rFonts w:hint="eastAsia" w:ascii="Times New Roman" w:hAnsi="Times New Roman" w:cs="Times New Roman" w:eastAsiaTheme="minorEastAsia"/>
            <w:sz w:val="24"/>
            <w:lang w:bidi="ar"/>
          </w:rPr>
          <w:delText>); Non-person</w:delText>
        </w:r>
      </w:del>
      <w:ins w:id="2319" w:author="蔡振辛 [2]" w:date="2026-09-24T21:08:50Z">
        <w:r>
          <w:rPr>
            <w:rFonts w:hint="eastAsia" w:ascii="Times New Roman" w:hAnsi="Times New Roman" w:cs="Times New Roman" w:eastAsiaTheme="minorEastAsia"/>
            <w:sz w:val="24"/>
            <w:lang w:bidi="ar"/>
          </w:rPr>
          <w:t>4). The Celebrity</w:t>
        </w:r>
      </w:ins>
      <w:r>
        <w:rPr>
          <w:rFonts w:hint="eastAsia" w:ascii="Times New Roman" w:hAnsi="Times New Roman" w:cs="Times New Roman" w:eastAsiaTheme="minorEastAsia"/>
          <w:sz w:val="24"/>
          <w:lang w:bidi="ar"/>
        </w:rPr>
        <w:t xml:space="preserve">-based SPE </w:t>
      </w:r>
      <w:del w:id="2320" w:author="蔡振辛 [2]" w:date="2026-09-24T21:08:50Z">
        <w:r>
          <w:rPr>
            <w:rFonts w:ascii="Times New Roman" w:hAnsi="Times New Roman" w:cs="Times New Roman" w:eastAsiaTheme="minorEastAsia"/>
            <w:sz w:val="24"/>
            <w:lang w:bidi="ar"/>
          </w:rPr>
          <w:delText>i</w:delText>
        </w:r>
      </w:del>
      <w:ins w:id="2321" w:author="蔡振辛 [2]" w:date="2026-09-24T21:08:50Z">
        <w:r>
          <w:rPr>
            <w:rFonts w:hint="eastAsia" w:ascii="Times New Roman" w:hAnsi="Times New Roman" w:cs="Times New Roman" w:eastAsiaTheme="minorEastAsia"/>
            <w:sz w:val="24"/>
            <w:lang w:bidi="ar"/>
          </w:rPr>
          <w:t>wa</w:t>
        </w:r>
      </w:ins>
      <w:r>
        <w:rPr>
          <w:rFonts w:hint="eastAsia" w:ascii="Times New Roman" w:hAnsi="Times New Roman" w:cs="Times New Roman" w:eastAsiaTheme="minorEastAsia"/>
          <w:sz w:val="24"/>
          <w:lang w:bidi="ar"/>
        </w:rPr>
        <w:t xml:space="preserve">s larger than </w:t>
      </w:r>
      <w:del w:id="2322" w:author="蔡振辛 [2]" w:date="2026-09-24T21:08:50Z">
        <w:r>
          <w:rPr>
            <w:rFonts w:hint="eastAsia" w:ascii="Times New Roman" w:hAnsi="Times New Roman" w:cs="Times New Roman" w:eastAsiaTheme="minorEastAsia"/>
            <w:sz w:val="24"/>
            <w:lang w:bidi="ar"/>
          </w:rPr>
          <w:delText>Acquaintance</w:delText>
        </w:r>
      </w:del>
      <w:del w:id="2323" w:author="蔡振辛 [2]" w:date="2026-09-24T21:08:50Z">
        <w:r>
          <w:rPr>
            <w:rFonts w:ascii="Times New Roman" w:hAnsi="Times New Roman" w:cs="Times New Roman" w:eastAsiaTheme="minorEastAsia"/>
            <w:sz w:val="24"/>
            <w:lang w:bidi="ar"/>
          </w:rPr>
          <w:delText>-</w:delText>
        </w:r>
      </w:del>
      <w:del w:id="2324" w:author="蔡振辛 [2]" w:date="2026-09-24T21:08:50Z">
        <w:r>
          <w:rPr>
            <w:rFonts w:hint="eastAsia" w:ascii="Times New Roman" w:hAnsi="Times New Roman" w:cs="Times New Roman" w:eastAsiaTheme="minorEastAsia"/>
            <w:sz w:val="24"/>
            <w:lang w:bidi="ar"/>
          </w:rPr>
          <w:delText xml:space="preserve"> </w:delText>
        </w:r>
      </w:del>
      <w:ins w:id="2325" w:author="蔡振辛 [2]" w:date="2026-09-24T21:08:50Z">
        <w:r>
          <w:rPr>
            <w:rFonts w:hint="eastAsia" w:ascii="Times New Roman" w:hAnsi="Times New Roman" w:cs="Times New Roman" w:eastAsiaTheme="minorEastAsia"/>
            <w:sz w:val="24"/>
            <w:lang w:bidi="ar"/>
          </w:rPr>
          <w:t xml:space="preserve">the Close-other-based SPE </w:t>
        </w:r>
      </w:ins>
      <w:r>
        <w:rPr>
          <w:rFonts w:hint="eastAsia" w:ascii="Times New Roman" w:hAnsi="Times New Roman" w:cs="Times New Roman" w:eastAsiaTheme="minorEastAsia"/>
          <w:sz w:val="24"/>
          <w:lang w:bidi="ar"/>
        </w:rPr>
        <w:t>(Δ = 0.</w:t>
      </w:r>
      <w:del w:id="2326" w:author="蔡振辛 [2]" w:date="2026-09-24T21:08:50Z">
        <w:r>
          <w:rPr>
            <w:rFonts w:hint="eastAsia" w:ascii="Times New Roman" w:hAnsi="Times New Roman" w:cs="Times New Roman" w:eastAsiaTheme="minorEastAsia"/>
            <w:sz w:val="24"/>
            <w:lang w:bidi="ar"/>
          </w:rPr>
          <w:delText>13</w:delText>
        </w:r>
      </w:del>
      <w:ins w:id="2327" w:author="蔡振辛 [2]" w:date="2026-09-24T21:08:50Z">
        <w:r>
          <w:rPr>
            <w:rFonts w:hint="eastAsia" w:ascii="Times New Roman" w:hAnsi="Times New Roman" w:cs="Times New Roman" w:eastAsiaTheme="minorEastAsia"/>
            <w:sz w:val="24"/>
            <w:lang w:bidi="ar"/>
          </w:rPr>
          <w:t>067</w:t>
        </w:r>
      </w:ins>
      <w:r>
        <w:rPr>
          <w:rFonts w:hint="eastAsia" w:ascii="Times New Roman" w:hAnsi="Times New Roman" w:cs="Times New Roman" w:eastAsiaTheme="minorEastAsia"/>
          <w:sz w:val="24"/>
          <w:lang w:bidi="ar"/>
        </w:rPr>
        <w:t>, 95% CI [0.03</w:t>
      </w:r>
      <w:ins w:id="2328" w:author="蔡振辛 [2]" w:date="2026-09-24T21:08:50Z">
        <w:r>
          <w:rPr>
            <w:rFonts w:hint="eastAsia" w:ascii="Times New Roman" w:hAnsi="Times New Roman" w:cs="Times New Roman" w:eastAsiaTheme="minorEastAsia"/>
            <w:sz w:val="24"/>
            <w:lang w:bidi="ar"/>
          </w:rPr>
          <w:t>1</w:t>
        </w:r>
      </w:ins>
      <w:r>
        <w:rPr>
          <w:rFonts w:hint="eastAsia" w:ascii="Times New Roman" w:hAnsi="Times New Roman" w:cs="Times New Roman" w:eastAsiaTheme="minorEastAsia"/>
          <w:sz w:val="24"/>
          <w:lang w:bidi="ar"/>
        </w:rPr>
        <w:t>, 0.</w:t>
      </w:r>
      <w:del w:id="2329" w:author="蔡振辛 [2]" w:date="2026-09-24T21:08:50Z">
        <w:r>
          <w:rPr>
            <w:rFonts w:hint="eastAsia" w:ascii="Times New Roman" w:hAnsi="Times New Roman" w:cs="Times New Roman" w:eastAsiaTheme="minorEastAsia"/>
            <w:sz w:val="24"/>
            <w:lang w:bidi="ar"/>
          </w:rPr>
          <w:delText>2</w:delText>
        </w:r>
      </w:del>
      <w:ins w:id="2330" w:author="蔡振辛 [2]" w:date="2026-09-24T21:08:50Z">
        <w:r>
          <w:rPr>
            <w:rFonts w:hint="eastAsia" w:ascii="Times New Roman" w:hAnsi="Times New Roman" w:cs="Times New Roman" w:eastAsiaTheme="minorEastAsia"/>
            <w:sz w:val="24"/>
            <w:lang w:bidi="ar"/>
          </w:rPr>
          <w:t>10</w:t>
        </w:r>
      </w:ins>
      <w:r>
        <w:rPr>
          <w:rFonts w:hint="eastAsia" w:ascii="Times New Roman" w:hAnsi="Times New Roman" w:cs="Times New Roman" w:eastAsiaTheme="minorEastAsia"/>
          <w:sz w:val="24"/>
          <w:lang w:bidi="ar"/>
        </w:rPr>
        <w:t xml:space="preserve">3], p </w:t>
      </w:r>
      <w:del w:id="2331" w:author="蔡振辛 [2]" w:date="2026-09-24T21:08:50Z">
        <w:r>
          <w:rPr>
            <w:rFonts w:hint="eastAsia" w:ascii="Times New Roman" w:hAnsi="Times New Roman" w:cs="Times New Roman" w:eastAsiaTheme="minorEastAsia"/>
            <w:sz w:val="24"/>
            <w:lang w:bidi="ar"/>
          </w:rPr>
          <w:delText>=</w:delText>
        </w:r>
      </w:del>
      <w:ins w:id="2332" w:author="蔡振辛 [2]" w:date="2026-09-24T21:08:50Z">
        <w:r>
          <w:rPr>
            <w:rFonts w:hint="eastAsia" w:ascii="Times New Roman" w:hAnsi="Times New Roman" w:cs="Times New Roman" w:eastAsiaTheme="minorEastAsia"/>
            <w:sz w:val="24"/>
            <w:lang w:bidi="ar"/>
          </w:rPr>
          <w:t>&lt;</w:t>
        </w:r>
      </w:ins>
      <w:r>
        <w:rPr>
          <w:rFonts w:hint="eastAsia" w:ascii="Times New Roman" w:hAnsi="Times New Roman" w:cs="Times New Roman" w:eastAsiaTheme="minorEastAsia"/>
          <w:sz w:val="24"/>
          <w:lang w:bidi="ar"/>
        </w:rPr>
        <w:t xml:space="preserve"> .00</w:t>
      </w:r>
      <w:del w:id="2333" w:author="蔡振辛 [2]" w:date="2026-09-24T21:08:50Z">
        <w:r>
          <w:rPr>
            <w:rFonts w:hint="eastAsia" w:ascii="Times New Roman" w:hAnsi="Times New Roman" w:cs="Times New Roman" w:eastAsiaTheme="minorEastAsia"/>
            <w:sz w:val="24"/>
            <w:lang w:bidi="ar"/>
          </w:rPr>
          <w:delText xml:space="preserve">9) and </w:delText>
        </w:r>
      </w:del>
      <w:ins w:id="2334" w:author="蔡振辛 [2]" w:date="2026-09-24T21:08:50Z">
        <w:r>
          <w:rPr>
            <w:rFonts w:hint="eastAsia" w:ascii="Times New Roman" w:hAnsi="Times New Roman" w:cs="Times New Roman" w:eastAsiaTheme="minorEastAsia"/>
            <w:sz w:val="24"/>
            <w:lang w:bidi="ar"/>
          </w:rPr>
          <w:t xml:space="preserve">1), and the Stranger-based SPE was larger than the </w:t>
        </w:r>
      </w:ins>
      <w:r>
        <w:rPr>
          <w:rFonts w:hint="eastAsia" w:ascii="Times New Roman" w:hAnsi="Times New Roman" w:cs="Times New Roman" w:eastAsiaTheme="minorEastAsia"/>
          <w:sz w:val="24"/>
          <w:lang w:bidi="ar"/>
        </w:rPr>
        <w:t>Close-other-based SPE (Δ = 0.0</w:t>
      </w:r>
      <w:del w:id="2335" w:author="蔡振辛 [2]" w:date="2026-09-24T21:08:50Z">
        <w:r>
          <w:rPr>
            <w:rFonts w:hint="eastAsia" w:ascii="Times New Roman" w:hAnsi="Times New Roman" w:cs="Times New Roman" w:eastAsiaTheme="minorEastAsia"/>
            <w:sz w:val="24"/>
            <w:lang w:bidi="ar"/>
          </w:rPr>
          <w:delText>8</w:delText>
        </w:r>
      </w:del>
      <w:ins w:id="2336" w:author="蔡振辛 [2]" w:date="2026-09-24T21:08:50Z">
        <w:r>
          <w:rPr>
            <w:rFonts w:hint="eastAsia" w:ascii="Times New Roman" w:hAnsi="Times New Roman" w:cs="Times New Roman" w:eastAsiaTheme="minorEastAsia"/>
            <w:sz w:val="24"/>
            <w:lang w:bidi="ar"/>
          </w:rPr>
          <w:t>51</w:t>
        </w:r>
      </w:ins>
      <w:r>
        <w:rPr>
          <w:rFonts w:hint="eastAsia" w:ascii="Times New Roman" w:hAnsi="Times New Roman" w:cs="Times New Roman" w:eastAsiaTheme="minorEastAsia"/>
          <w:sz w:val="24"/>
          <w:lang w:bidi="ar"/>
        </w:rPr>
        <w:t>, 95% CI [0.0</w:t>
      </w:r>
      <w:del w:id="2337" w:author="蔡振辛 [2]" w:date="2026-09-24T21:08:50Z">
        <w:r>
          <w:rPr>
            <w:rFonts w:hint="eastAsia" w:ascii="Times New Roman" w:hAnsi="Times New Roman" w:cs="Times New Roman" w:eastAsiaTheme="minorEastAsia"/>
            <w:sz w:val="24"/>
            <w:lang w:bidi="ar"/>
          </w:rPr>
          <w:delText>1</w:delText>
        </w:r>
      </w:del>
      <w:ins w:id="2338" w:author="蔡振辛 [2]" w:date="2026-09-24T21:08:50Z">
        <w:r>
          <w:rPr>
            <w:rFonts w:hint="eastAsia" w:ascii="Times New Roman" w:hAnsi="Times New Roman" w:cs="Times New Roman" w:eastAsiaTheme="minorEastAsia"/>
            <w:sz w:val="24"/>
            <w:lang w:bidi="ar"/>
          </w:rPr>
          <w:t>40</w:t>
        </w:r>
      </w:ins>
      <w:r>
        <w:rPr>
          <w:rFonts w:hint="eastAsia" w:ascii="Times New Roman" w:hAnsi="Times New Roman" w:cs="Times New Roman" w:eastAsiaTheme="minorEastAsia"/>
          <w:sz w:val="24"/>
          <w:lang w:bidi="ar"/>
        </w:rPr>
        <w:t>, 0.</w:t>
      </w:r>
      <w:ins w:id="2339" w:author="蔡振辛 [2]" w:date="2026-09-24T21:08:50Z">
        <w:r>
          <w:rPr>
            <w:rFonts w:hint="eastAsia" w:ascii="Times New Roman" w:hAnsi="Times New Roman" w:cs="Times New Roman" w:eastAsiaTheme="minorEastAsia"/>
            <w:sz w:val="24"/>
            <w:lang w:bidi="ar"/>
          </w:rPr>
          <w:t>06</w:t>
        </w:r>
      </w:ins>
      <w:r>
        <w:rPr>
          <w:rFonts w:hint="eastAsia" w:ascii="Times New Roman" w:hAnsi="Times New Roman" w:cs="Times New Roman" w:eastAsiaTheme="minorEastAsia"/>
          <w:sz w:val="24"/>
          <w:lang w:bidi="ar"/>
        </w:rPr>
        <w:t>1</w:t>
      </w:r>
      <w:del w:id="2340" w:author="蔡振辛 [2]" w:date="2026-09-24T21:08:50Z">
        <w:r>
          <w:rPr>
            <w:rFonts w:hint="eastAsia" w:ascii="Times New Roman" w:hAnsi="Times New Roman" w:cs="Times New Roman" w:eastAsiaTheme="minorEastAsia"/>
            <w:sz w:val="24"/>
            <w:lang w:bidi="ar"/>
          </w:rPr>
          <w:delText>5</w:delText>
        </w:r>
      </w:del>
      <w:r>
        <w:rPr>
          <w:rFonts w:hint="eastAsia" w:ascii="Times New Roman" w:hAnsi="Times New Roman" w:cs="Times New Roman" w:eastAsiaTheme="minorEastAsia"/>
          <w:sz w:val="24"/>
          <w:lang w:bidi="ar"/>
        </w:rPr>
        <w:t xml:space="preserve">], p </w:t>
      </w:r>
      <w:del w:id="2341" w:author="蔡振辛 [2]" w:date="2026-09-24T21:08:50Z">
        <w:r>
          <w:rPr>
            <w:rFonts w:hint="eastAsia" w:ascii="Times New Roman" w:hAnsi="Times New Roman" w:cs="Times New Roman" w:eastAsiaTheme="minorEastAsia"/>
            <w:sz w:val="24"/>
            <w:lang w:bidi="ar"/>
          </w:rPr>
          <w:delText>= .023</w:delText>
        </w:r>
      </w:del>
      <w:ins w:id="2342" w:author="蔡振辛 [2]" w:date="2026-09-24T21:08:50Z">
        <w:r>
          <w:rPr>
            <w:rFonts w:hint="eastAsia" w:ascii="Times New Roman" w:hAnsi="Times New Roman" w:cs="Times New Roman" w:eastAsiaTheme="minorEastAsia"/>
            <w:sz w:val="24"/>
            <w:lang w:bidi="ar"/>
          </w:rPr>
          <w:t>&lt; .001</w:t>
        </w:r>
      </w:ins>
      <w:r>
        <w:rPr>
          <w:rFonts w:hint="eastAsia" w:ascii="Times New Roman" w:hAnsi="Times New Roman" w:cs="Times New Roman" w:eastAsiaTheme="minorEastAsia"/>
          <w:sz w:val="24"/>
          <w:lang w:bidi="ar"/>
        </w:rPr>
        <w:t xml:space="preserve">). The remaining four </w:t>
      </w:r>
      <w:del w:id="2343" w:author="蔡振辛 [2]" w:date="2026-09-24T21:08:50Z">
        <w:r>
          <w:rPr>
            <w:rFonts w:ascii="Times New Roman" w:hAnsi="Times New Roman" w:cs="Times New Roman" w:eastAsiaTheme="minorEastAsia"/>
            <w:sz w:val="24"/>
            <w:lang w:bidi="ar"/>
          </w:rPr>
          <w:delText>pairs</w:delText>
        </w:r>
      </w:del>
      <w:del w:id="2344" w:author="蔡振辛 [2]" w:date="2026-09-24T21:08:50Z">
        <w:r>
          <w:rPr>
            <w:rFonts w:hint="eastAsia" w:ascii="Times New Roman" w:hAnsi="Times New Roman" w:cs="Times New Roman" w:eastAsiaTheme="minorEastAsia"/>
            <w:sz w:val="24"/>
            <w:lang w:bidi="ar"/>
          </w:rPr>
          <w:delText xml:space="preserve"> </w:delText>
        </w:r>
      </w:del>
      <w:del w:id="2345" w:author="蔡振辛 [2]" w:date="2026-09-24T21:08:50Z">
        <w:r>
          <w:rPr>
            <w:rFonts w:ascii="Times New Roman" w:hAnsi="Times New Roman" w:cs="Times New Roman" w:eastAsiaTheme="minorEastAsia"/>
            <w:sz w:val="24"/>
            <w:lang w:bidi="ar"/>
          </w:rPr>
          <w:delText>a</w:delText>
        </w:r>
      </w:del>
      <w:ins w:id="2346" w:author="蔡振辛 [2]" w:date="2026-09-24T21:08:50Z">
        <w:r>
          <w:rPr>
            <w:rFonts w:hint="eastAsia" w:ascii="Times New Roman" w:hAnsi="Times New Roman" w:cs="Times New Roman" w:eastAsiaTheme="minorEastAsia"/>
            <w:sz w:val="24"/>
            <w:lang w:bidi="ar"/>
          </w:rPr>
          <w:t>comparisons we</w:t>
        </w:r>
      </w:ins>
      <w:r>
        <w:rPr>
          <w:rFonts w:hint="eastAsia" w:ascii="Times New Roman" w:hAnsi="Times New Roman" w:cs="Times New Roman" w:eastAsiaTheme="minorEastAsia"/>
          <w:sz w:val="24"/>
          <w:lang w:bidi="ar"/>
        </w:rPr>
        <w:t xml:space="preserve">re not significant: </w:t>
      </w:r>
      <w:del w:id="2347" w:author="蔡振辛 [2]" w:date="2026-09-24T21:08:50Z">
        <w:r>
          <w:rPr>
            <w:rFonts w:hint="eastAsia" w:ascii="Times New Roman" w:hAnsi="Times New Roman" w:cs="Times New Roman" w:eastAsiaTheme="minorEastAsia"/>
            <w:sz w:val="24"/>
            <w:lang w:bidi="ar"/>
          </w:rPr>
          <w:delText>Celebrity</w:delText>
        </w:r>
      </w:del>
      <w:del w:id="2348" w:author="蔡振辛 [2]" w:date="2026-09-24T21:08:50Z">
        <w:r>
          <w:rPr>
            <w:rFonts w:ascii="Times New Roman" w:hAnsi="Times New Roman" w:cs="Times New Roman" w:eastAsiaTheme="minorEastAsia"/>
            <w:sz w:val="24"/>
            <w:lang w:bidi="ar"/>
          </w:rPr>
          <w:delText>-</w:delText>
        </w:r>
      </w:del>
      <w:del w:id="2349" w:author="蔡振辛 [2]" w:date="2026-09-24T21:08:50Z">
        <w:r>
          <w:rPr>
            <w:rFonts w:hint="eastAsia" w:ascii="Times New Roman" w:hAnsi="Times New Roman" w:cs="Times New Roman" w:eastAsiaTheme="minorEastAsia"/>
            <w:sz w:val="24"/>
            <w:lang w:bidi="ar"/>
          </w:rPr>
          <w:delText xml:space="preserve"> versus Stranger</w:delText>
        </w:r>
      </w:del>
      <w:ins w:id="2350" w:author="蔡振辛 [2]" w:date="2026-09-24T21:08:50Z">
        <w:r>
          <w:rPr>
            <w:rFonts w:hint="eastAsia" w:ascii="Times New Roman" w:hAnsi="Times New Roman" w:cs="Times New Roman" w:eastAsiaTheme="minorEastAsia"/>
            <w:sz w:val="24"/>
            <w:lang w:bidi="ar"/>
          </w:rPr>
          <w:t>Stranger versus Celebrity</w:t>
        </w:r>
      </w:ins>
      <w:r>
        <w:rPr>
          <w:rFonts w:hint="eastAsia" w:ascii="Times New Roman" w:hAnsi="Times New Roman" w:cs="Times New Roman" w:eastAsiaTheme="minorEastAsia"/>
          <w:sz w:val="24"/>
          <w:lang w:bidi="ar"/>
        </w:rPr>
        <w:t xml:space="preserve"> (Δ = </w:t>
      </w:r>
      <w:ins w:id="2351" w:author="蔡振辛 [2]" w:date="2026-09-24T21:08:50Z">
        <w:r>
          <w:rPr>
            <w:rFonts w:hint="eastAsia" w:ascii="Times New Roman" w:hAnsi="Times New Roman" w:cs="Times New Roman" w:eastAsiaTheme="minorEastAsia"/>
            <w:sz w:val="24"/>
            <w:lang w:bidi="ar"/>
          </w:rPr>
          <w:t>−</w:t>
        </w:r>
      </w:ins>
      <w:r>
        <w:rPr>
          <w:rFonts w:hint="eastAsia" w:ascii="Times New Roman" w:hAnsi="Times New Roman" w:cs="Times New Roman" w:eastAsiaTheme="minorEastAsia"/>
          <w:sz w:val="24"/>
          <w:lang w:bidi="ar"/>
        </w:rPr>
        <w:t>0.0</w:t>
      </w:r>
      <w:del w:id="2352" w:author="蔡振辛 [2]" w:date="2026-09-24T21:08:50Z">
        <w:r>
          <w:rPr>
            <w:rFonts w:hint="eastAsia" w:ascii="Times New Roman" w:hAnsi="Times New Roman" w:cs="Times New Roman" w:eastAsiaTheme="minorEastAsia"/>
            <w:sz w:val="24"/>
            <w:lang w:bidi="ar"/>
          </w:rPr>
          <w:delText>7</w:delText>
        </w:r>
      </w:del>
      <w:ins w:id="2353" w:author="蔡振辛 [2]" w:date="2026-09-24T21:08:50Z">
        <w:r>
          <w:rPr>
            <w:rFonts w:hint="eastAsia" w:ascii="Times New Roman" w:hAnsi="Times New Roman" w:cs="Times New Roman" w:eastAsiaTheme="minorEastAsia"/>
            <w:sz w:val="24"/>
            <w:lang w:bidi="ar"/>
          </w:rPr>
          <w:t>16</w:t>
        </w:r>
      </w:ins>
      <w:r>
        <w:rPr>
          <w:rFonts w:hint="eastAsia" w:ascii="Times New Roman" w:hAnsi="Times New Roman" w:cs="Times New Roman" w:eastAsiaTheme="minorEastAsia"/>
          <w:sz w:val="24"/>
          <w:lang w:bidi="ar"/>
        </w:rPr>
        <w:t>, 95% CI [−0.0</w:t>
      </w:r>
      <w:del w:id="2354" w:author="蔡振辛 [2]" w:date="2026-09-24T21:08:50Z">
        <w:r>
          <w:rPr>
            <w:rFonts w:hint="eastAsia" w:ascii="Times New Roman" w:hAnsi="Times New Roman" w:cs="Times New Roman" w:eastAsiaTheme="minorEastAsia"/>
            <w:sz w:val="24"/>
            <w:lang w:bidi="ar"/>
          </w:rPr>
          <w:delText>3</w:delText>
        </w:r>
      </w:del>
      <w:ins w:id="2355" w:author="蔡振辛 [2]" w:date="2026-09-24T21:08:50Z">
        <w:r>
          <w:rPr>
            <w:rFonts w:hint="eastAsia" w:ascii="Times New Roman" w:hAnsi="Times New Roman" w:cs="Times New Roman" w:eastAsiaTheme="minorEastAsia"/>
            <w:sz w:val="24"/>
            <w:lang w:bidi="ar"/>
          </w:rPr>
          <w:t>54</w:t>
        </w:r>
      </w:ins>
      <w:r>
        <w:rPr>
          <w:rFonts w:hint="eastAsia" w:ascii="Times New Roman" w:hAnsi="Times New Roman" w:cs="Times New Roman" w:eastAsiaTheme="minorEastAsia"/>
          <w:sz w:val="24"/>
          <w:lang w:bidi="ar"/>
        </w:rPr>
        <w:t>, 0.</w:t>
      </w:r>
      <w:ins w:id="2356" w:author="蔡振辛 [2]" w:date="2026-09-24T21:08:50Z">
        <w:r>
          <w:rPr>
            <w:rFonts w:hint="eastAsia" w:ascii="Times New Roman" w:hAnsi="Times New Roman" w:cs="Times New Roman" w:eastAsiaTheme="minorEastAsia"/>
            <w:sz w:val="24"/>
            <w:lang w:bidi="ar"/>
          </w:rPr>
          <w:t>02</w:t>
        </w:r>
      </w:ins>
      <w:r>
        <w:rPr>
          <w:rFonts w:hint="eastAsia" w:ascii="Times New Roman" w:hAnsi="Times New Roman" w:cs="Times New Roman" w:eastAsiaTheme="minorEastAsia"/>
          <w:sz w:val="24"/>
          <w:lang w:bidi="ar"/>
        </w:rPr>
        <w:t>1</w:t>
      </w:r>
      <w:del w:id="2357" w:author="蔡振辛 [2]" w:date="2026-09-24T21:08:50Z">
        <w:r>
          <w:rPr>
            <w:rFonts w:hint="eastAsia" w:ascii="Times New Roman" w:hAnsi="Times New Roman" w:cs="Times New Roman" w:eastAsiaTheme="minorEastAsia"/>
            <w:sz w:val="24"/>
            <w:lang w:bidi="ar"/>
          </w:rPr>
          <w:delText>7</w:delText>
        </w:r>
      </w:del>
      <w:r>
        <w:rPr>
          <w:rFonts w:hint="eastAsia" w:ascii="Times New Roman" w:hAnsi="Times New Roman" w:cs="Times New Roman" w:eastAsiaTheme="minorEastAsia"/>
          <w:sz w:val="24"/>
          <w:lang w:bidi="ar"/>
        </w:rPr>
        <w:t>], p = .</w:t>
      </w:r>
      <w:del w:id="2358" w:author="蔡振辛 [2]" w:date="2026-09-24T21:08:50Z">
        <w:r>
          <w:rPr>
            <w:rFonts w:hint="eastAsia" w:ascii="Times New Roman" w:hAnsi="Times New Roman" w:cs="Times New Roman" w:eastAsiaTheme="minorEastAsia"/>
            <w:sz w:val="24"/>
            <w:lang w:bidi="ar"/>
          </w:rPr>
          <w:delText>164), Celebrity versus Non-person</w:delText>
        </w:r>
      </w:del>
      <w:ins w:id="2359" w:author="蔡振辛 [2]" w:date="2026-09-24T21:08:50Z">
        <w:r>
          <w:rPr>
            <w:rFonts w:hint="eastAsia" w:ascii="Times New Roman" w:hAnsi="Times New Roman" w:cs="Times New Roman" w:eastAsiaTheme="minorEastAsia"/>
            <w:sz w:val="24"/>
            <w:lang w:bidi="ar"/>
          </w:rPr>
          <w:t>386), Stranger versus Acquaintance</w:t>
        </w:r>
      </w:ins>
      <w:r>
        <w:rPr>
          <w:rFonts w:hint="eastAsia" w:ascii="Times New Roman" w:hAnsi="Times New Roman" w:cs="Times New Roman" w:eastAsiaTheme="minorEastAsia"/>
          <w:sz w:val="24"/>
          <w:lang w:bidi="ar"/>
        </w:rPr>
        <w:t xml:space="preserve"> (Δ = 0.</w:t>
      </w:r>
      <w:del w:id="2360" w:author="蔡振辛 [2]" w:date="2026-09-24T21:08:50Z">
        <w:r>
          <w:rPr>
            <w:rFonts w:hint="eastAsia" w:ascii="Times New Roman" w:hAnsi="Times New Roman" w:cs="Times New Roman" w:eastAsiaTheme="minorEastAsia"/>
            <w:sz w:val="24"/>
            <w:lang w:bidi="ar"/>
          </w:rPr>
          <w:delText>11</w:delText>
        </w:r>
      </w:del>
      <w:ins w:id="2361" w:author="蔡振辛 [2]" w:date="2026-09-24T21:08:50Z">
        <w:r>
          <w:rPr>
            <w:rFonts w:hint="eastAsia" w:ascii="Times New Roman" w:hAnsi="Times New Roman" w:cs="Times New Roman" w:eastAsiaTheme="minorEastAsia"/>
            <w:sz w:val="24"/>
            <w:lang w:bidi="ar"/>
          </w:rPr>
          <w:t>006</w:t>
        </w:r>
      </w:ins>
      <w:r>
        <w:rPr>
          <w:rFonts w:hint="eastAsia" w:ascii="Times New Roman" w:hAnsi="Times New Roman" w:cs="Times New Roman" w:eastAsiaTheme="minorEastAsia"/>
          <w:sz w:val="24"/>
          <w:lang w:bidi="ar"/>
        </w:rPr>
        <w:t>, 95% CI [−0.0</w:t>
      </w:r>
      <w:del w:id="2362" w:author="蔡振辛 [2]" w:date="2026-09-24T21:08:50Z">
        <w:r>
          <w:rPr>
            <w:rFonts w:hint="eastAsia" w:ascii="Times New Roman" w:hAnsi="Times New Roman" w:cs="Times New Roman" w:eastAsiaTheme="minorEastAsia"/>
            <w:sz w:val="24"/>
            <w:lang w:bidi="ar"/>
          </w:rPr>
          <w:delText>1</w:delText>
        </w:r>
      </w:del>
      <w:ins w:id="2363" w:author="蔡振辛 [2]" w:date="2026-09-24T21:08:50Z">
        <w:r>
          <w:rPr>
            <w:rFonts w:hint="eastAsia" w:ascii="Times New Roman" w:hAnsi="Times New Roman" w:cs="Times New Roman" w:eastAsiaTheme="minorEastAsia"/>
            <w:sz w:val="24"/>
            <w:lang w:bidi="ar"/>
          </w:rPr>
          <w:t>47</w:t>
        </w:r>
      </w:ins>
      <w:r>
        <w:rPr>
          <w:rFonts w:hint="eastAsia" w:ascii="Times New Roman" w:hAnsi="Times New Roman" w:cs="Times New Roman" w:eastAsiaTheme="minorEastAsia"/>
          <w:sz w:val="24"/>
          <w:lang w:bidi="ar"/>
        </w:rPr>
        <w:t>, 0.</w:t>
      </w:r>
      <w:del w:id="2364" w:author="蔡振辛 [2]" w:date="2026-09-24T21:08:50Z">
        <w:r>
          <w:rPr>
            <w:rFonts w:hint="eastAsia" w:ascii="Times New Roman" w:hAnsi="Times New Roman" w:cs="Times New Roman" w:eastAsiaTheme="minorEastAsia"/>
            <w:sz w:val="24"/>
            <w:lang w:bidi="ar"/>
          </w:rPr>
          <w:delText>23</w:delText>
        </w:r>
      </w:del>
      <w:ins w:id="2365" w:author="蔡振辛 [2]" w:date="2026-09-24T21:08:50Z">
        <w:r>
          <w:rPr>
            <w:rFonts w:hint="eastAsia" w:ascii="Times New Roman" w:hAnsi="Times New Roman" w:cs="Times New Roman" w:eastAsiaTheme="minorEastAsia"/>
            <w:sz w:val="24"/>
            <w:lang w:bidi="ar"/>
          </w:rPr>
          <w:t>059</w:t>
        </w:r>
      </w:ins>
      <w:r>
        <w:rPr>
          <w:rFonts w:hint="eastAsia" w:ascii="Times New Roman" w:hAnsi="Times New Roman" w:cs="Times New Roman" w:eastAsiaTheme="minorEastAsia"/>
          <w:sz w:val="24"/>
          <w:lang w:bidi="ar"/>
        </w:rPr>
        <w:t>], p = .</w:t>
      </w:r>
      <w:del w:id="2366" w:author="蔡振辛 [2]" w:date="2026-09-24T21:08:50Z">
        <w:r>
          <w:rPr>
            <w:rFonts w:hint="eastAsia" w:ascii="Times New Roman" w:hAnsi="Times New Roman" w:cs="Times New Roman" w:eastAsiaTheme="minorEastAsia"/>
            <w:sz w:val="24"/>
            <w:lang w:bidi="ar"/>
          </w:rPr>
          <w:delText>079), Non-person versus Stranger</w:delText>
        </w:r>
      </w:del>
      <w:ins w:id="2367" w:author="蔡振辛 [2]" w:date="2026-09-24T21:08:50Z">
        <w:r>
          <w:rPr>
            <w:rFonts w:hint="eastAsia" w:ascii="Times New Roman" w:hAnsi="Times New Roman" w:cs="Times New Roman" w:eastAsiaTheme="minorEastAsia"/>
            <w:sz w:val="24"/>
            <w:lang w:bidi="ar"/>
          </w:rPr>
          <w:t>827), Celebrity versus Acquaintance</w:t>
        </w:r>
      </w:ins>
      <w:r>
        <w:rPr>
          <w:rFonts w:hint="eastAsia" w:ascii="Times New Roman" w:hAnsi="Times New Roman" w:cs="Times New Roman" w:eastAsiaTheme="minorEastAsia"/>
          <w:sz w:val="24"/>
          <w:lang w:bidi="ar"/>
        </w:rPr>
        <w:t xml:space="preserve"> (Δ = </w:t>
      </w:r>
      <w:del w:id="2368" w:author="蔡振辛 [2]" w:date="2026-09-24T21:08:50Z">
        <w:r>
          <w:rPr>
            <w:rFonts w:hint="eastAsia" w:ascii="Times New Roman" w:hAnsi="Times New Roman" w:cs="Times New Roman" w:eastAsiaTheme="minorEastAsia"/>
            <w:sz w:val="24"/>
            <w:lang w:bidi="ar"/>
          </w:rPr>
          <w:delText>−</w:delText>
        </w:r>
      </w:del>
      <w:r>
        <w:rPr>
          <w:rFonts w:hint="eastAsia" w:ascii="Times New Roman" w:hAnsi="Times New Roman" w:cs="Times New Roman" w:eastAsiaTheme="minorEastAsia"/>
          <w:sz w:val="24"/>
          <w:lang w:bidi="ar"/>
        </w:rPr>
        <w:t>0.0</w:t>
      </w:r>
      <w:del w:id="2369" w:author="蔡振辛 [2]" w:date="2026-09-24T21:08:50Z">
        <w:r>
          <w:rPr>
            <w:rFonts w:hint="eastAsia" w:ascii="Times New Roman" w:hAnsi="Times New Roman" w:cs="Times New Roman" w:eastAsiaTheme="minorEastAsia"/>
            <w:sz w:val="24"/>
            <w:lang w:bidi="ar"/>
          </w:rPr>
          <w:delText>4</w:delText>
        </w:r>
      </w:del>
      <w:ins w:id="2370" w:author="蔡振辛 [2]" w:date="2026-09-24T21:08:50Z">
        <w:r>
          <w:rPr>
            <w:rFonts w:hint="eastAsia" w:ascii="Times New Roman" w:hAnsi="Times New Roman" w:cs="Times New Roman" w:eastAsiaTheme="minorEastAsia"/>
            <w:sz w:val="24"/>
            <w:lang w:bidi="ar"/>
          </w:rPr>
          <w:t>22</w:t>
        </w:r>
      </w:ins>
      <w:r>
        <w:rPr>
          <w:rFonts w:hint="eastAsia" w:ascii="Times New Roman" w:hAnsi="Times New Roman" w:cs="Times New Roman" w:eastAsiaTheme="minorEastAsia"/>
          <w:sz w:val="24"/>
          <w:lang w:bidi="ar"/>
        </w:rPr>
        <w:t>, 95% CI [−0.</w:t>
      </w:r>
      <w:del w:id="2371" w:author="蔡振辛 [2]" w:date="2026-09-24T21:08:50Z">
        <w:r>
          <w:rPr>
            <w:rFonts w:hint="eastAsia" w:ascii="Times New Roman" w:hAnsi="Times New Roman" w:cs="Times New Roman" w:eastAsiaTheme="minorEastAsia"/>
            <w:sz w:val="24"/>
            <w:lang w:bidi="ar"/>
          </w:rPr>
          <w:delText>11</w:delText>
        </w:r>
      </w:del>
      <w:ins w:id="2372" w:author="蔡振辛 [2]" w:date="2026-09-24T21:08:50Z">
        <w:r>
          <w:rPr>
            <w:rFonts w:hint="eastAsia" w:ascii="Times New Roman" w:hAnsi="Times New Roman" w:cs="Times New Roman" w:eastAsiaTheme="minorEastAsia"/>
            <w:sz w:val="24"/>
            <w:lang w:bidi="ar"/>
          </w:rPr>
          <w:t>042</w:t>
        </w:r>
      </w:ins>
      <w:r>
        <w:rPr>
          <w:rFonts w:hint="eastAsia" w:ascii="Times New Roman" w:hAnsi="Times New Roman" w:cs="Times New Roman" w:eastAsiaTheme="minorEastAsia"/>
          <w:sz w:val="24"/>
          <w:lang w:bidi="ar"/>
        </w:rPr>
        <w:t>, 0.0</w:t>
      </w:r>
      <w:del w:id="2373" w:author="蔡振辛 [2]" w:date="2026-09-24T21:08:50Z">
        <w:r>
          <w:rPr>
            <w:rFonts w:hint="eastAsia" w:ascii="Times New Roman" w:hAnsi="Times New Roman" w:cs="Times New Roman" w:eastAsiaTheme="minorEastAsia"/>
            <w:sz w:val="24"/>
            <w:lang w:bidi="ar"/>
          </w:rPr>
          <w:delText>3</w:delText>
        </w:r>
      </w:del>
      <w:ins w:id="2374" w:author="蔡振辛 [2]" w:date="2026-09-24T21:08:50Z">
        <w:r>
          <w:rPr>
            <w:rFonts w:hint="eastAsia" w:ascii="Times New Roman" w:hAnsi="Times New Roman" w:cs="Times New Roman" w:eastAsiaTheme="minorEastAsia"/>
            <w:sz w:val="24"/>
            <w:lang w:bidi="ar"/>
          </w:rPr>
          <w:t>85</w:t>
        </w:r>
      </w:ins>
      <w:r>
        <w:rPr>
          <w:rFonts w:hint="eastAsia" w:ascii="Times New Roman" w:hAnsi="Times New Roman" w:cs="Times New Roman" w:eastAsiaTheme="minorEastAsia"/>
          <w:sz w:val="24"/>
          <w:lang w:bidi="ar"/>
        </w:rPr>
        <w:t>], p = .</w:t>
      </w:r>
      <w:del w:id="2375" w:author="蔡振辛 [2]" w:date="2026-09-24T21:08:51Z">
        <w:r>
          <w:rPr>
            <w:rFonts w:hint="eastAsia" w:ascii="Times New Roman" w:hAnsi="Times New Roman" w:cs="Times New Roman" w:eastAsiaTheme="minorEastAsia"/>
            <w:sz w:val="24"/>
            <w:lang w:bidi="ar"/>
          </w:rPr>
          <w:delText>298</w:delText>
        </w:r>
      </w:del>
      <w:ins w:id="2376" w:author="蔡振辛 [2]" w:date="2026-09-24T21:08:51Z">
        <w:r>
          <w:rPr>
            <w:rFonts w:hint="eastAsia" w:ascii="Times New Roman" w:hAnsi="Times New Roman" w:cs="Times New Roman" w:eastAsiaTheme="minorEastAsia"/>
            <w:sz w:val="24"/>
            <w:lang w:bidi="ar"/>
          </w:rPr>
          <w:t>494</w:t>
        </w:r>
      </w:ins>
      <w:r>
        <w:rPr>
          <w:rFonts w:hint="eastAsia" w:ascii="Times New Roman" w:hAnsi="Times New Roman" w:cs="Times New Roman" w:eastAsiaTheme="minorEastAsia"/>
          <w:sz w:val="24"/>
          <w:lang w:bidi="ar"/>
        </w:rPr>
        <w:t xml:space="preserve">), and Acquaintance versus Close other (Δ = </w:t>
      </w:r>
      <w:del w:id="2377" w:author="蔡振辛 [2]" w:date="2026-09-24T21:08:51Z">
        <w:r>
          <w:rPr>
            <w:rFonts w:hint="eastAsia" w:ascii="Times New Roman" w:hAnsi="Times New Roman" w:cs="Times New Roman" w:eastAsiaTheme="minorEastAsia"/>
            <w:sz w:val="24"/>
            <w:lang w:bidi="ar"/>
          </w:rPr>
          <w:delText>−</w:delText>
        </w:r>
      </w:del>
      <w:r>
        <w:rPr>
          <w:rFonts w:hint="eastAsia" w:ascii="Times New Roman" w:hAnsi="Times New Roman" w:cs="Times New Roman" w:eastAsiaTheme="minorEastAsia"/>
          <w:sz w:val="24"/>
          <w:lang w:bidi="ar"/>
        </w:rPr>
        <w:t>0.0</w:t>
      </w:r>
      <w:ins w:id="2378" w:author="蔡振辛 [2]" w:date="2026-09-24T21:08:51Z">
        <w:r>
          <w:rPr>
            <w:rFonts w:hint="eastAsia" w:ascii="Times New Roman" w:hAnsi="Times New Roman" w:cs="Times New Roman" w:eastAsiaTheme="minorEastAsia"/>
            <w:sz w:val="24"/>
            <w:lang w:bidi="ar"/>
          </w:rPr>
          <w:t>4</w:t>
        </w:r>
      </w:ins>
      <w:r>
        <w:rPr>
          <w:rFonts w:hint="eastAsia" w:ascii="Times New Roman" w:hAnsi="Times New Roman" w:cs="Times New Roman" w:eastAsiaTheme="minorEastAsia"/>
          <w:sz w:val="24"/>
          <w:lang w:bidi="ar"/>
        </w:rPr>
        <w:t>5, 95% CI [−0.</w:t>
      </w:r>
      <w:del w:id="2379" w:author="蔡振辛 [2]" w:date="2026-09-24T21:08:51Z">
        <w:r>
          <w:rPr>
            <w:rFonts w:hint="eastAsia" w:ascii="Times New Roman" w:hAnsi="Times New Roman" w:cs="Times New Roman" w:eastAsiaTheme="minorEastAsia"/>
            <w:sz w:val="24"/>
            <w:lang w:bidi="ar"/>
          </w:rPr>
          <w:delText>13</w:delText>
        </w:r>
      </w:del>
      <w:ins w:id="2380" w:author="蔡振辛 [2]" w:date="2026-09-24T21:08:51Z">
        <w:r>
          <w:rPr>
            <w:rFonts w:hint="eastAsia" w:ascii="Times New Roman" w:hAnsi="Times New Roman" w:cs="Times New Roman" w:eastAsiaTheme="minorEastAsia"/>
            <w:sz w:val="24"/>
            <w:lang w:bidi="ar"/>
          </w:rPr>
          <w:t>008</w:t>
        </w:r>
      </w:ins>
      <w:r>
        <w:rPr>
          <w:rFonts w:hint="eastAsia" w:ascii="Times New Roman" w:hAnsi="Times New Roman" w:cs="Times New Roman" w:eastAsiaTheme="minorEastAsia"/>
          <w:sz w:val="24"/>
          <w:lang w:bidi="ar"/>
        </w:rPr>
        <w:t>, 0.0</w:t>
      </w:r>
      <w:del w:id="2381" w:author="蔡振辛 [2]" w:date="2026-09-24T21:08:51Z">
        <w:r>
          <w:rPr>
            <w:rFonts w:hint="eastAsia" w:ascii="Times New Roman" w:hAnsi="Times New Roman" w:cs="Times New Roman" w:eastAsiaTheme="minorEastAsia"/>
            <w:sz w:val="24"/>
            <w:lang w:bidi="ar"/>
          </w:rPr>
          <w:delText>3</w:delText>
        </w:r>
      </w:del>
      <w:ins w:id="2382" w:author="蔡振辛 [2]" w:date="2026-09-24T21:08:51Z">
        <w:r>
          <w:rPr>
            <w:rFonts w:hint="eastAsia" w:ascii="Times New Roman" w:hAnsi="Times New Roman" w:cs="Times New Roman" w:eastAsiaTheme="minorEastAsia"/>
            <w:sz w:val="24"/>
            <w:lang w:bidi="ar"/>
          </w:rPr>
          <w:t>97</w:t>
        </w:r>
      </w:ins>
      <w:r>
        <w:rPr>
          <w:rFonts w:hint="eastAsia" w:ascii="Times New Roman" w:hAnsi="Times New Roman" w:cs="Times New Roman" w:eastAsiaTheme="minorEastAsia"/>
          <w:sz w:val="24"/>
          <w:lang w:bidi="ar"/>
        </w:rPr>
        <w:t>], p = .</w:t>
      </w:r>
      <w:del w:id="2383" w:author="蔡振辛 [2]" w:date="2026-09-24T21:08:51Z">
        <w:r>
          <w:rPr>
            <w:rFonts w:hint="eastAsia" w:ascii="Times New Roman" w:hAnsi="Times New Roman" w:cs="Times New Roman" w:eastAsiaTheme="minorEastAsia"/>
            <w:sz w:val="24"/>
            <w:lang w:bidi="ar"/>
          </w:rPr>
          <w:delText>243</w:delText>
        </w:r>
      </w:del>
      <w:ins w:id="2384" w:author="蔡振辛 [2]" w:date="2026-09-24T21:08:51Z">
        <w:r>
          <w:rPr>
            <w:rFonts w:hint="eastAsia" w:ascii="Times New Roman" w:hAnsi="Times New Roman" w:cs="Times New Roman" w:eastAsiaTheme="minorEastAsia"/>
            <w:sz w:val="24"/>
            <w:lang w:bidi="ar"/>
          </w:rPr>
          <w:t>096</w:t>
        </w:r>
      </w:ins>
      <w:r>
        <w:rPr>
          <w:rFonts w:hint="eastAsia" w:ascii="Times New Roman" w:hAnsi="Times New Roman" w:cs="Times New Roman" w:eastAsiaTheme="minorEastAsia"/>
          <w:sz w:val="24"/>
          <w:lang w:bidi="ar"/>
        </w:rPr>
        <w:t>).</w:t>
      </w:r>
    </w:p>
    <w:p w14:paraId="07A2172B">
      <w:pPr>
        <w:spacing w:line="480" w:lineRule="auto"/>
        <w:ind w:firstLine="720"/>
        <w:rPr>
          <w:rFonts w:ascii="Times New Roman" w:hAnsi="Times New Roman" w:eastAsia="sans-serif" w:cs="Times New Roman"/>
          <w:kern w:val="0"/>
          <w:szCs w:val="20"/>
          <w:lang w:bidi="ar"/>
        </w:rPr>
      </w:pPr>
      <w:r>
        <w:rPr>
          <w:rFonts w:hint="eastAsia" w:ascii="Times New Roman" w:hAnsi="Times New Roman" w:cs="Times New Roman" w:eastAsiaTheme="minorEastAsia"/>
          <w:sz w:val="24"/>
          <w:lang w:bidi="ar"/>
        </w:rPr>
        <w:t>Taken together, the</w:t>
      </w:r>
      <w:del w:id="2385" w:author="蔡振辛 [2]" w:date="2026-09-24T21:08:51Z">
        <w:r>
          <w:rPr>
            <w:rFonts w:hint="eastAsia" w:ascii="Times New Roman" w:hAnsi="Times New Roman" w:cs="Times New Roman" w:eastAsiaTheme="minorEastAsia"/>
            <w:sz w:val="24"/>
            <w:lang w:bidi="ar"/>
          </w:rPr>
          <w:delText>se findings indicate that the estimated magnitude of the SPE varies systematically as a function of</w:delText>
        </w:r>
      </w:del>
      <w:ins w:id="2386" w:author="蔡振辛 [2]" w:date="2026-09-24T21:08:51Z">
        <w:r>
          <w:rPr>
            <w:rFonts w:hint="eastAsia" w:ascii="Times New Roman" w:hAnsi="Times New Roman" w:cs="Times New Roman" w:eastAsiaTheme="minorEastAsia"/>
            <w:sz w:val="24"/>
            <w:lang w:bidi="ar"/>
          </w:rPr>
          <w:t xml:space="preserve"> estimated magnitude of the SPE was reliably positive against every baseline, but</w:t>
        </w:r>
      </w:ins>
      <w:r>
        <w:rPr>
          <w:rFonts w:hint="eastAsia" w:ascii="Times New Roman" w:hAnsi="Times New Roman" w:cs="Times New Roman" w:eastAsiaTheme="minorEastAsia"/>
          <w:sz w:val="24"/>
          <w:lang w:bidi="ar"/>
        </w:rPr>
        <w:t xml:space="preserve"> the baseline</w:t>
      </w:r>
      <w:ins w:id="2387" w:author="蔡振辛 [2]" w:date="2026-09-24T21:08:51Z">
        <w:r>
          <w:rPr>
            <w:rFonts w:hint="eastAsia" w:ascii="Times New Roman" w:hAnsi="Times New Roman" w:cs="Times New Roman" w:eastAsiaTheme="minorEastAsia"/>
            <w:sz w:val="24"/>
            <w:lang w:bidi="ar"/>
          </w:rPr>
          <w:t>s</w:t>
        </w:r>
      </w:ins>
      <w:r>
        <w:rPr>
          <w:rFonts w:hint="eastAsia" w:ascii="Times New Roman" w:hAnsi="Times New Roman" w:cs="Times New Roman" w:eastAsiaTheme="minorEastAsia"/>
          <w:sz w:val="24"/>
          <w:lang w:bidi="ar"/>
        </w:rPr>
        <w:t xml:space="preserve"> </w:t>
      </w:r>
      <w:del w:id="2388" w:author="蔡振辛 [2]" w:date="2026-09-24T21:08:51Z">
        <w:r>
          <w:rPr>
            <w:rFonts w:hint="eastAsia" w:ascii="Times New Roman" w:hAnsi="Times New Roman" w:cs="Times New Roman" w:eastAsiaTheme="minorEastAsia"/>
            <w:sz w:val="24"/>
            <w:lang w:bidi="ar"/>
          </w:rPr>
          <w:delText>condition employed. Across both RT and ACC, thr</w:delText>
        </w:r>
      </w:del>
      <w:ins w:id="2389" w:author="蔡振辛 [2]" w:date="2026-09-24T21:08:51Z">
        <w:r>
          <w:rPr>
            <w:rFonts w:hint="eastAsia" w:ascii="Times New Roman" w:hAnsi="Times New Roman" w:cs="Times New Roman" w:eastAsiaTheme="minorEastAsia"/>
            <w:sz w:val="24"/>
            <w:lang w:bidi="ar"/>
          </w:rPr>
          <w:t>did not order themselves along a clear social-distance gradient. Across both RT and ACC, the only consistent contrast was betw</w:t>
        </w:r>
      </w:ins>
      <w:r>
        <w:rPr>
          <w:rFonts w:hint="eastAsia" w:ascii="Times New Roman" w:hAnsi="Times New Roman" w:cs="Times New Roman" w:eastAsiaTheme="minorEastAsia"/>
          <w:sz w:val="24"/>
          <w:lang w:bidi="ar"/>
        </w:rPr>
        <w:t>ee</w:t>
      </w:r>
      <w:ins w:id="2390" w:author="蔡振辛 [2]" w:date="2026-09-24T21:08:51Z">
        <w:r>
          <w:rPr>
            <w:rFonts w:hint="eastAsia" w:ascii="Times New Roman" w:hAnsi="Times New Roman" w:cs="Times New Roman" w:eastAsiaTheme="minorEastAsia"/>
            <w:sz w:val="24"/>
            <w:lang w:bidi="ar"/>
          </w:rPr>
          <w:t>n</w:t>
        </w:r>
      </w:ins>
      <w:r>
        <w:rPr>
          <w:rFonts w:hint="eastAsia" w:ascii="Times New Roman" w:hAnsi="Times New Roman" w:cs="Times New Roman" w:eastAsiaTheme="minorEastAsia"/>
          <w:sz w:val="24"/>
          <w:lang w:bidi="ar"/>
        </w:rPr>
        <w:t xml:space="preserve"> t</w:t>
      </w:r>
      <w:del w:id="2391" w:author="蔡振辛 [2]" w:date="2026-09-24T21:08:51Z">
        <w:r>
          <w:rPr>
            <w:rFonts w:hint="eastAsia" w:ascii="Times New Roman" w:hAnsi="Times New Roman" w:cs="Times New Roman" w:eastAsiaTheme="minorEastAsia"/>
            <w:sz w:val="24"/>
            <w:lang w:bidi="ar"/>
          </w:rPr>
          <w:delText xml:space="preserve">iers of </w:delText>
        </w:r>
      </w:del>
      <w:del w:id="2392" w:author="蔡振辛 [2]" w:date="2026-09-24T21:08:51Z">
        <w:r>
          <w:rPr>
            <w:rFonts w:ascii="Times New Roman" w:hAnsi="Times New Roman" w:cs="Times New Roman" w:eastAsiaTheme="minorEastAsia"/>
            <w:sz w:val="24"/>
            <w:lang w:bidi="ar"/>
          </w:rPr>
          <w:delText>SP</w:delText>
        </w:r>
      </w:del>
      <w:ins w:id="2393" w:author="蔡振辛 [2]" w:date="2026-09-24T21:08:51Z">
        <w:r>
          <w:rPr>
            <w:rFonts w:hint="eastAsia" w:ascii="Times New Roman" w:hAnsi="Times New Roman" w:cs="Times New Roman" w:eastAsiaTheme="minorEastAsia"/>
            <w:sz w:val="24"/>
            <w:lang w:bidi="ar"/>
          </w:rPr>
          <w:t>he baselines with the largest and th</w:t>
        </w:r>
      </w:ins>
      <w:r>
        <w:rPr>
          <w:rFonts w:hint="eastAsia" w:ascii="Times New Roman" w:hAnsi="Times New Roman" w:cs="Times New Roman" w:eastAsiaTheme="minorEastAsia"/>
          <w:sz w:val="24"/>
          <w:lang w:bidi="ar"/>
        </w:rPr>
        <w:t xml:space="preserve">e </w:t>
      </w:r>
      <w:ins w:id="2394" w:author="蔡振辛 [2]" w:date="2026-09-24T21:08:51Z">
        <w:r>
          <w:rPr>
            <w:rFonts w:hint="eastAsia" w:ascii="Times New Roman" w:hAnsi="Times New Roman" w:cs="Times New Roman" w:eastAsiaTheme="minorEastAsia"/>
            <w:sz w:val="24"/>
            <w:lang w:bidi="ar"/>
          </w:rPr>
          <w:t>s</w:t>
        </w:r>
      </w:ins>
      <w:r>
        <w:rPr>
          <w:rFonts w:hint="eastAsia" w:ascii="Times New Roman" w:hAnsi="Times New Roman" w:cs="Times New Roman" w:eastAsiaTheme="minorEastAsia"/>
          <w:sz w:val="24"/>
          <w:lang w:bidi="ar"/>
        </w:rPr>
        <w:t>ma</w:t>
      </w:r>
      <w:del w:id="2395" w:author="蔡振辛 [2]" w:date="2026-09-24T21:08:51Z">
        <w:r>
          <w:rPr>
            <w:rFonts w:ascii="Times New Roman" w:hAnsi="Times New Roman" w:cs="Times New Roman" w:eastAsiaTheme="minorEastAsia"/>
            <w:sz w:val="24"/>
            <w:lang w:bidi="ar"/>
          </w:rPr>
          <w:delText xml:space="preserve">gnitude </w:delText>
        </w:r>
      </w:del>
      <w:del w:id="2396" w:author="蔡振辛 [2]" w:date="2026-09-24T21:08:51Z">
        <w:r>
          <w:rPr>
            <w:rFonts w:hint="eastAsia" w:ascii="Times New Roman" w:hAnsi="Times New Roman" w:cs="Times New Roman" w:eastAsiaTheme="minorEastAsia"/>
            <w:sz w:val="24"/>
            <w:lang w:bidi="ar"/>
          </w:rPr>
          <w:delText>emerge</w:delText>
        </w:r>
      </w:del>
      <w:ins w:id="2397" w:author="蔡振辛 [2]" w:date="2026-09-24T21:08:51Z">
        <w:r>
          <w:rPr>
            <w:rFonts w:hint="eastAsia" w:ascii="Times New Roman" w:hAnsi="Times New Roman" w:cs="Times New Roman" w:eastAsiaTheme="minorEastAsia"/>
            <w:sz w:val="24"/>
            <w:lang w:bidi="ar"/>
          </w:rPr>
          <w:t>llest point estimates: the Non-person-based (and, for RT, also the Stranger- an</w:t>
        </w:r>
      </w:ins>
      <w:r>
        <w:rPr>
          <w:rFonts w:hint="eastAsia" w:ascii="Times New Roman" w:hAnsi="Times New Roman" w:cs="Times New Roman" w:eastAsiaTheme="minorEastAsia"/>
          <w:sz w:val="24"/>
          <w:lang w:bidi="ar"/>
        </w:rPr>
        <w:t>d</w:t>
      </w:r>
      <w:del w:id="2398" w:author="蔡振辛 [2]" w:date="2026-09-24T21:08:51Z">
        <w:r>
          <w:rPr>
            <w:rFonts w:hint="eastAsia" w:ascii="Times New Roman" w:hAnsi="Times New Roman" w:cs="Times New Roman" w:eastAsiaTheme="minorEastAsia"/>
            <w:sz w:val="24"/>
            <w:lang w:bidi="ar"/>
          </w:rPr>
          <w:delText>:</w:delText>
        </w:r>
      </w:del>
      <w:r>
        <w:rPr>
          <w:rFonts w:hint="eastAsia" w:ascii="Times New Roman" w:hAnsi="Times New Roman" w:cs="Times New Roman" w:eastAsiaTheme="minorEastAsia"/>
          <w:sz w:val="24"/>
          <w:lang w:bidi="ar"/>
        </w:rPr>
        <w:t xml:space="preserve"> Celebrity</w:t>
      </w:r>
      <w:del w:id="2399" w:author="蔡振辛 [2]" w:date="2026-09-24T21:08:51Z">
        <w:r>
          <w:rPr>
            <w:rFonts w:hint="eastAsia" w:ascii="Times New Roman" w:hAnsi="Times New Roman" w:cs="Times New Roman" w:eastAsiaTheme="minorEastAsia"/>
            <w:sz w:val="24"/>
            <w:lang w:bidi="ar"/>
          </w:rPr>
          <w:delText xml:space="preserve"> stimuli elicit</w:delText>
        </w:r>
      </w:del>
      <w:ins w:id="2400" w:author="蔡振辛 [2]" w:date="2026-09-24T21:08:51Z">
        <w:r>
          <w:rPr>
            <w:rFonts w:hint="eastAsia" w:ascii="Times New Roman" w:hAnsi="Times New Roman" w:cs="Times New Roman" w:eastAsiaTheme="minorEastAsia"/>
            <w:sz w:val="24"/>
            <w:lang w:bidi="ar"/>
          </w:rPr>
          <w:t>-based) SPE exce</w:t>
        </w:r>
      </w:ins>
      <w:r>
        <w:rPr>
          <w:rFonts w:hint="eastAsia" w:ascii="Times New Roman" w:hAnsi="Times New Roman" w:cs="Times New Roman" w:eastAsiaTheme="minorEastAsia"/>
          <w:sz w:val="24"/>
          <w:lang w:bidi="ar"/>
        </w:rPr>
        <w:t>ed</w:t>
      </w:r>
      <w:ins w:id="2401" w:author="蔡振辛 [2]" w:date="2026-09-24T21:08:51Z">
        <w:r>
          <w:rPr>
            <w:rFonts w:hint="eastAsia" w:ascii="Times New Roman" w:hAnsi="Times New Roman" w:cs="Times New Roman" w:eastAsiaTheme="minorEastAsia"/>
            <w:sz w:val="24"/>
            <w:lang w:bidi="ar"/>
          </w:rPr>
          <w:t>ed</w:t>
        </w:r>
      </w:ins>
      <w:r>
        <w:rPr>
          <w:rFonts w:hint="eastAsia" w:ascii="Times New Roman" w:hAnsi="Times New Roman" w:cs="Times New Roman" w:eastAsiaTheme="minorEastAsia"/>
          <w:sz w:val="24"/>
          <w:lang w:bidi="ar"/>
        </w:rPr>
        <w:t xml:space="preserve"> the </w:t>
      </w:r>
      <w:del w:id="2402" w:author="蔡振辛 [2]" w:date="2026-09-24T21:08:51Z">
        <w:r>
          <w:rPr>
            <w:rFonts w:hint="eastAsia" w:ascii="Times New Roman" w:hAnsi="Times New Roman" w:cs="Times New Roman" w:eastAsiaTheme="minorEastAsia"/>
            <w:sz w:val="24"/>
            <w:lang w:bidi="ar"/>
          </w:rPr>
          <w:delText>strongest SPE, followed by Strangers and</w:delText>
        </w:r>
      </w:del>
      <w:ins w:id="2403" w:author="蔡振辛 [2]" w:date="2026-09-24T21:08:51Z">
        <w:r>
          <w:rPr>
            <w:rFonts w:hint="eastAsia" w:ascii="Times New Roman" w:hAnsi="Times New Roman" w:cs="Times New Roman" w:eastAsiaTheme="minorEastAsia"/>
            <w:sz w:val="24"/>
            <w:lang w:bidi="ar"/>
          </w:rPr>
          <w:t>Close-other-based SPE, whereas the comparisons among</w:t>
        </w:r>
      </w:ins>
      <w:r>
        <w:rPr>
          <w:rFonts w:hint="eastAsia" w:ascii="Times New Roman" w:hAnsi="Times New Roman" w:cs="Times New Roman" w:eastAsiaTheme="minorEastAsia"/>
          <w:sz w:val="24"/>
          <w:lang w:bidi="ar"/>
        </w:rPr>
        <w:t xml:space="preserve"> Non-person</w:t>
      </w:r>
      <w:ins w:id="2404" w:author="蔡振辛 [2]" w:date="2026-09-24T21:08:51Z">
        <w:r>
          <w:rPr>
            <w:rFonts w:hint="eastAsia" w:ascii="Times New Roman" w:hAnsi="Times New Roman" w:cs="Times New Roman" w:eastAsiaTheme="minorEastAsia"/>
            <w:sz w:val="24"/>
            <w:lang w:bidi="ar"/>
          </w:rPr>
          <w:t>,</w:t>
        </w:r>
      </w:ins>
      <w:r>
        <w:rPr>
          <w:rFonts w:hint="eastAsia" w:ascii="Times New Roman" w:hAnsi="Times New Roman" w:cs="Times New Roman" w:eastAsiaTheme="minorEastAsia"/>
          <w:sz w:val="24"/>
          <w:lang w:bidi="ar"/>
        </w:rPr>
        <w:t xml:space="preserve"> St</w:t>
      </w:r>
      <w:del w:id="2405" w:author="蔡振辛 [2]" w:date="2026-09-24T21:08:51Z">
        <w:r>
          <w:rPr>
            <w:rFonts w:hint="eastAsia" w:ascii="Times New Roman" w:hAnsi="Times New Roman" w:cs="Times New Roman" w:eastAsiaTheme="minorEastAsia"/>
            <w:sz w:val="24"/>
            <w:lang w:bidi="ar"/>
          </w:rPr>
          <w:delText>imuli (which did not differ from each other), and finally Close oth</w:delText>
        </w:r>
      </w:del>
      <w:ins w:id="2406" w:author="蔡振辛 [2]" w:date="2026-09-24T21:08:51Z">
        <w:r>
          <w:rPr>
            <w:rFonts w:hint="eastAsia" w:ascii="Times New Roman" w:hAnsi="Times New Roman" w:cs="Times New Roman" w:eastAsiaTheme="minorEastAsia"/>
            <w:sz w:val="24"/>
            <w:lang w:bidi="ar"/>
          </w:rPr>
          <w:t xml:space="preserve">ranger, and Celebrity were not reliable in either measure. Two caveats are important. First, the baselines differed markedly in coverage: </w:t>
        </w:r>
      </w:ins>
      <w:ins w:id="2407" w:author="蔡振辛 [2]" w:date="2026-09-24T21:08:52Z">
        <w:r>
          <w:rPr>
            <w:rFonts w:hint="eastAsia" w:ascii="Times New Roman" w:hAnsi="Times New Roman" w:cs="Times New Roman" w:eastAsiaTheme="minorEastAsia"/>
            <w:sz w:val="24"/>
            <w:lang w:bidi="ar"/>
          </w:rPr>
          <w:t>Non-p</w:t>
        </w:r>
      </w:ins>
      <w:r>
        <w:rPr>
          <w:rFonts w:hint="eastAsia" w:ascii="Times New Roman" w:hAnsi="Times New Roman" w:cs="Times New Roman" w:eastAsiaTheme="minorEastAsia"/>
          <w:sz w:val="24"/>
          <w:lang w:bidi="ar"/>
        </w:rPr>
        <w:t>ers</w:t>
      </w:r>
      <w:ins w:id="2408" w:author="蔡振辛 [2]" w:date="2026-09-24T21:08:52Z">
        <w:r>
          <w:rPr>
            <w:rFonts w:hint="eastAsia" w:ascii="Times New Roman" w:hAnsi="Times New Roman" w:cs="Times New Roman" w:eastAsiaTheme="minorEastAsia"/>
            <w:sz w:val="24"/>
            <w:lang w:bidi="ar"/>
          </w:rPr>
          <w:t>on</w:t>
        </w:r>
      </w:ins>
      <w:r>
        <w:rPr>
          <w:rFonts w:hint="eastAsia" w:ascii="Times New Roman" w:hAnsi="Times New Roman" w:cs="Times New Roman" w:eastAsiaTheme="minorEastAsia"/>
          <w:sz w:val="24"/>
          <w:lang w:bidi="ar"/>
        </w:rPr>
        <w:t xml:space="preserve"> and </w:t>
      </w:r>
      <w:del w:id="2409" w:author="蔡振辛 [2]" w:date="2026-09-24T21:08:52Z">
        <w:r>
          <w:rPr>
            <w:rFonts w:hint="eastAsia" w:ascii="Times New Roman" w:hAnsi="Times New Roman" w:cs="Times New Roman" w:eastAsiaTheme="minorEastAsia"/>
            <w:sz w:val="24"/>
            <w:lang w:bidi="ar"/>
          </w:rPr>
          <w:delText>Acquaintances (which also did not differ from each other). This pattern is larg</w:delText>
        </w:r>
      </w:del>
      <w:del w:id="2410" w:author="蔡振辛 [2]" w:date="2026-09-24T21:08:52Z">
        <w:r>
          <w:rPr>
            <w:rFonts w:ascii="Times New Roman" w:hAnsi="Times New Roman" w:cs="Times New Roman" w:eastAsiaTheme="minorEastAsia"/>
            <w:sz w:val="24"/>
            <w:lang w:bidi="ar"/>
          </w:rPr>
          <w:delText>ely consistent with the self-</w:delText>
        </w:r>
      </w:del>
      <w:del w:id="2411" w:author="蔡振辛 [2]" w:date="2026-09-24T21:08:52Z">
        <w:r>
          <w:rPr>
            <w:rFonts w:hint="eastAsia" w:ascii="Times New Roman" w:hAnsi="Times New Roman" w:cs="Times New Roman" w:eastAsiaTheme="minorEastAsia"/>
            <w:sz w:val="24"/>
            <w:lang w:bidi="ar"/>
          </w:rPr>
          <w:delText>culture</w:delText>
        </w:r>
      </w:del>
      <w:del w:id="2412" w:author="蔡振辛 [2]" w:date="2026-09-24T21:08:52Z">
        <w:r>
          <w:rPr>
            <w:rFonts w:ascii="Times New Roman" w:hAnsi="Times New Roman" w:cs="Times New Roman" w:eastAsiaTheme="minorEastAsia"/>
            <w:sz w:val="24"/>
            <w:lang w:bidi="ar"/>
          </w:rPr>
          <w:delText xml:space="preserve"> </w:delText>
        </w:r>
      </w:del>
      <w:ins w:id="2413" w:author="蔡振辛 [2]" w:date="2026-09-24T21:08:52Z">
        <w:r>
          <w:rPr>
            <w:rFonts w:hint="eastAsia" w:ascii="Times New Roman" w:hAnsi="Times New Roman" w:cs="Times New Roman" w:eastAsiaTheme="minorEastAsia"/>
            <w:sz w:val="24"/>
            <w:lang w:bidi="ar"/>
          </w:rPr>
          <w:t>Celebrity were represented by only 8 and 3 datasets respectively, whereas Stranger and Close others were represented by 70 and 50 datasets, so the absence of reliable differences among the more sparsely covered baselines should be interpreted with caution. Second, this pattern qualifies ra</w:t>
        </w:r>
      </w:ins>
      <w:r>
        <w:rPr>
          <w:rFonts w:hint="eastAsia" w:ascii="Times New Roman" w:hAnsi="Times New Roman" w:cs="Times New Roman" w:eastAsiaTheme="minorEastAsia"/>
          <w:sz w:val="24"/>
          <w:lang w:bidi="ar"/>
        </w:rPr>
        <w:t>the</w:t>
      </w:r>
      <w:del w:id="2414" w:author="蔡振辛 [2]" w:date="2026-09-24T21:08:52Z">
        <w:r>
          <w:rPr>
            <w:rFonts w:ascii="Times New Roman" w:hAnsi="Times New Roman" w:cs="Times New Roman" w:eastAsiaTheme="minorEastAsia"/>
            <w:sz w:val="24"/>
            <w:lang w:bidi="ar"/>
          </w:rPr>
          <w:delText>o</w:delText>
        </w:r>
      </w:del>
      <w:r>
        <w:rPr>
          <w:rFonts w:hint="eastAsia" w:ascii="Times New Roman" w:hAnsi="Times New Roman" w:cs="Times New Roman" w:eastAsiaTheme="minorEastAsia"/>
          <w:sz w:val="24"/>
          <w:lang w:bidi="ar"/>
        </w:rPr>
        <w:t>r</w:t>
      </w:r>
      <w:del w:id="2415" w:author="蔡振辛 [2]" w:date="2026-09-24T21:08:52Z">
        <w:r>
          <w:rPr>
            <w:rFonts w:ascii="Times New Roman" w:hAnsi="Times New Roman" w:cs="Times New Roman" w:eastAsiaTheme="minorEastAsia"/>
            <w:sz w:val="24"/>
            <w:lang w:bidi="ar"/>
          </w:rPr>
          <w:delText xml:space="preserve">y  </w:delText>
        </w:r>
      </w:del>
      <w:ins w:id="2416" w:author="蔡振辛 [2]" w:date="2026-09-24T21:08:52Z">
        <w:r>
          <w:rPr>
            <w:rFonts w:hint="eastAsia" w:ascii="Times New Roman" w:hAnsi="Times New Roman" w:cs="Times New Roman" w:eastAsiaTheme="minorEastAsia"/>
            <w:sz w:val="24"/>
            <w:lang w:bidi="ar"/>
          </w:rPr>
          <w:t xml:space="preserve"> th</w:t>
        </w:r>
      </w:ins>
      <w:r>
        <w:rPr>
          <w:rFonts w:hint="eastAsia" w:ascii="Times New Roman" w:hAnsi="Times New Roman" w:cs="Times New Roman" w:eastAsiaTheme="minorEastAsia"/>
          <w:sz w:val="24"/>
          <w:lang w:bidi="ar"/>
        </w:rPr>
        <w:t>an</w:t>
      </w:r>
      <w:del w:id="2417" w:author="蔡振辛 [2]" w:date="2026-09-24T21:08:52Z">
        <w:r>
          <w:rPr>
            <w:rFonts w:ascii="Times New Roman" w:hAnsi="Times New Roman" w:cs="Times New Roman" w:eastAsiaTheme="minorEastAsia"/>
            <w:sz w:val="24"/>
            <w:lang w:bidi="ar"/>
          </w:rPr>
          <w:delText>d</w:delText>
        </w:r>
      </w:del>
      <w:r>
        <w:rPr>
          <w:rFonts w:hint="eastAsia" w:ascii="Times New Roman" w:hAnsi="Times New Roman" w:cs="Times New Roman" w:eastAsiaTheme="minorEastAsia"/>
          <w:sz w:val="24"/>
          <w:lang w:bidi="ar"/>
        </w:rPr>
        <w:t xml:space="preserve"> </w:t>
      </w:r>
      <w:del w:id="2418" w:author="蔡振辛 [2]" w:date="2026-09-24T21:08:52Z">
        <w:r>
          <w:rPr>
            <w:rFonts w:ascii="Times New Roman" w:hAnsi="Times New Roman" w:cs="Times New Roman" w:eastAsiaTheme="minorEastAsia"/>
            <w:sz w:val="24"/>
            <w:lang w:bidi="ar"/>
          </w:rPr>
          <w:delText>inclusion of</w:delText>
        </w:r>
      </w:del>
      <w:ins w:id="2419" w:author="蔡振辛 [2]" w:date="2026-09-24T21:08:52Z">
        <w:r>
          <w:rPr>
            <w:rFonts w:hint="eastAsia" w:ascii="Times New Roman" w:hAnsi="Times New Roman" w:cs="Times New Roman" w:eastAsiaTheme="minorEastAsia"/>
            <w:sz w:val="24"/>
            <w:lang w:bidi="ar"/>
          </w:rPr>
          <w:t>confirms</w:t>
        </w:r>
      </w:ins>
      <w:r>
        <w:rPr>
          <w:rFonts w:hint="eastAsia" w:ascii="Times New Roman" w:hAnsi="Times New Roman" w:cs="Times New Roman" w:eastAsiaTheme="minorEastAsia"/>
          <w:sz w:val="24"/>
          <w:lang w:bidi="ar"/>
        </w:rPr>
        <w:t xml:space="preserve"> </w:t>
      </w:r>
      <w:del w:id="2420" w:author="蔡振辛 [2]" w:date="2026-09-24T21:08:52Z">
        <w:r>
          <w:rPr>
            <w:rFonts w:ascii="Times New Roman" w:hAnsi="Times New Roman" w:cs="Times New Roman" w:eastAsiaTheme="minorEastAsia"/>
            <w:sz w:val="24"/>
            <w:lang w:bidi="ar"/>
          </w:rPr>
          <w:delText>o</w:delText>
        </w:r>
      </w:del>
      <w:r>
        <w:rPr>
          <w:rFonts w:hint="eastAsia" w:ascii="Times New Roman" w:hAnsi="Times New Roman" w:cs="Times New Roman" w:eastAsiaTheme="minorEastAsia"/>
          <w:sz w:val="24"/>
          <w:lang w:bidi="ar"/>
        </w:rPr>
        <w:t>the</w:t>
      </w:r>
      <w:del w:id="2421" w:author="蔡振辛 [2]" w:date="2026-09-24T21:08:52Z">
        <w:r>
          <w:rPr>
            <w:rFonts w:ascii="Times New Roman" w:hAnsi="Times New Roman" w:cs="Times New Roman" w:eastAsiaTheme="minorEastAsia"/>
            <w:sz w:val="24"/>
            <w:lang w:bidi="ar"/>
          </w:rPr>
          <w:delText>r in the self-concept  in social psychology, suggesting that SPE is closely linked to the distance to the self</w:delText>
        </w:r>
      </w:del>
      <w:ins w:id="2422" w:author="蔡振辛 [2]" w:date="2026-09-24T21:08:52Z">
        <w:r>
          <w:rPr>
            <w:rFonts w:hint="eastAsia" w:ascii="Times New Roman" w:hAnsi="Times New Roman" w:cs="Times New Roman" w:eastAsiaTheme="minorEastAsia"/>
            <w:sz w:val="24"/>
            <w:lang w:bidi="ar"/>
          </w:rPr>
          <w:t xml:space="preserve"> proposal that the SPE follows a monotonic gradient of closeness to the self (Aron et al., 1992; Markus &amp; Kitayama, 1991)</w:t>
        </w:r>
      </w:ins>
      <w:r>
        <w:rPr>
          <w:rFonts w:hint="eastAsia" w:ascii="Times New Roman" w:hAnsi="Times New Roman" w:cs="Times New Roman" w:eastAsiaTheme="minorEastAsia"/>
          <w:sz w:val="24"/>
          <w:lang w:bidi="ar"/>
        </w:rPr>
        <w:t xml:space="preserve">. </w:t>
      </w:r>
    </w:p>
    <w:p w14:paraId="6A49C108">
      <w:pPr>
        <w:widowControl/>
        <w:spacing w:line="480" w:lineRule="auto"/>
        <w:jc w:val="left"/>
        <w:rPr>
          <w:rFonts w:ascii="Times New Roman" w:hAnsi="Times New Roman" w:cs="Times New Roman" w:eastAsiaTheme="minorEastAsia"/>
          <w:b/>
          <w:bCs/>
          <w:sz w:val="24"/>
        </w:rPr>
      </w:pPr>
      <w:r>
        <w:rPr>
          <w:rFonts w:ascii="Times New Roman" w:hAnsi="Times New Roman" w:cs="Times New Roman" w:eastAsiaTheme="minorEastAsia"/>
          <w:b/>
          <w:bCs/>
          <w:sz w:val="24"/>
        </w:rPr>
        <w:t>Presence of Self-Prioritization Effect Under Nonmatching Conditions</w:t>
      </w:r>
    </w:p>
    <w:p w14:paraId="5989208E">
      <w:pPr>
        <w:widowControl/>
        <w:spacing w:line="480" w:lineRule="auto"/>
        <w:ind w:firstLine="720"/>
        <w:rPr>
          <w:rFonts w:ascii="Times New Roman" w:hAnsi="Times New Roman" w:cs="Times New Roman"/>
          <w:sz w:val="24"/>
          <w:lang w:bidi="ar"/>
        </w:rPr>
      </w:pPr>
      <w:r>
        <w:rPr>
          <w:rFonts w:hint="eastAsia" w:ascii="Times New Roman" w:hAnsi="Times New Roman" w:eastAsia="Times New Roman" w:cs="Times New Roman"/>
          <w:sz w:val="24"/>
          <w:lang w:bidi="ar"/>
        </w:rPr>
        <w:t>Previous studies have reported inconsistent findings regarding the presence of self-prioritization effects (SPEs) under nonmatch</w:t>
      </w:r>
      <w:r>
        <w:rPr>
          <w:rFonts w:ascii="Times New Roman" w:hAnsi="Times New Roman" w:eastAsia="Times New Roman" w:cs="Times New Roman"/>
          <w:sz w:val="24"/>
          <w:lang w:bidi="ar"/>
        </w:rPr>
        <w:t>ing</w:t>
      </w:r>
      <w:r>
        <w:rPr>
          <w:rFonts w:hint="eastAsia" w:ascii="Times New Roman" w:hAnsi="Times New Roman" w:eastAsia="Times New Roman" w:cs="Times New Roman"/>
          <w:sz w:val="24"/>
          <w:lang w:bidi="ar"/>
        </w:rPr>
        <w:t xml:space="preserve"> conditions.</w:t>
      </w:r>
      <w:r>
        <w:rPr>
          <w:rFonts w:ascii="Times New Roman" w:hAnsi="Times New Roman" w:eastAsia="Times New Roman" w:cs="Times New Roman"/>
          <w:sz w:val="24"/>
          <w:lang w:bidi="ar"/>
        </w:rPr>
        <w:t xml:space="preserve"> </w:t>
      </w:r>
      <w:r>
        <w:rPr>
          <w:rFonts w:hint="eastAsia" w:ascii="Times New Roman" w:hAnsi="Times New Roman" w:eastAsia="Times New Roman" w:cs="Times New Roman"/>
          <w:sz w:val="24"/>
          <w:lang w:bidi="ar"/>
        </w:rPr>
        <w:t>Although several studies have observed reliable nonmatch</w:t>
      </w:r>
      <w:r>
        <w:rPr>
          <w:rFonts w:ascii="Times New Roman" w:hAnsi="Times New Roman" w:eastAsia="Times New Roman" w:cs="Times New Roman"/>
          <w:sz w:val="24"/>
          <w:lang w:bidi="ar"/>
        </w:rPr>
        <w:t>ing</w:t>
      </w:r>
      <w:r>
        <w:rPr>
          <w:rFonts w:hint="eastAsia" w:ascii="Times New Roman" w:hAnsi="Times New Roman" w:eastAsia="Times New Roman" w:cs="Times New Roman"/>
          <w:sz w:val="24"/>
          <w:lang w:bidi="ar"/>
        </w:rPr>
        <w:t xml:space="preserve"> SPEs</w:t>
      </w:r>
      <w:r>
        <w:rPr>
          <w:rFonts w:ascii="Times New Roman" w:hAnsi="Times New Roman" w:eastAsia="Times New Roman" w:cs="Times New Roman"/>
          <w:sz w:val="24"/>
          <w:lang w:bidi="ar"/>
        </w:rPr>
        <w:t xml:space="preserve"> </w:t>
      </w:r>
      <w:del w:id="2423" w:author="蔡振辛 [2]" w:date="2026-09-24T21:08:52Z">
        <w:r>
          <w:rPr>
            <w:rFonts w:ascii="Times New Roman" w:hAnsi="Times New Roman" w:eastAsia="Times New Roman" w:cs="Times New Roman"/>
            <w:sz w:val="24"/>
            <w:lang w:bidi="ar"/>
          </w:rPr>
          <w:delText xml:space="preserve">, others have failed to detect </w:delText>
        </w:r>
      </w:del>
      <w:del w:id="2424" w:author="蔡振辛 [2]" w:date="2026-09-24T21:08:52Z">
        <w:r>
          <w:rPr>
            <w:rFonts w:hint="eastAsia" w:ascii="Times New Roman" w:hAnsi="Times New Roman" w:eastAsia="Times New Roman" w:cs="Times New Roman"/>
            <w:sz w:val="24"/>
            <w:lang w:bidi="ar"/>
          </w:rPr>
          <w:delText>such effects</w:delText>
        </w:r>
      </w:del>
      <w:del w:id="2425" w:author="蔡振辛 [2]" w:date="2026-09-24T21:08:52Z">
        <w:r>
          <w:rPr>
            <w:rFonts w:ascii="Times New Roman" w:hAnsi="Times New Roman" w:eastAsia="Times New Roman" w:cs="Times New Roman"/>
            <w:sz w:val="24"/>
            <w:lang w:bidi="ar"/>
          </w:rPr>
          <w:delText xml:space="preserve"> </w:delText>
        </w:r>
      </w:del>
      <w:r>
        <w:rPr>
          <w:rFonts w:ascii="Times New Roman" w:hAnsi="Times New Roman" w:eastAsia="Times New Roman" w:cs="Times New Roman"/>
          <w:sz w:val="24"/>
          <w:lang w:bidi="ar"/>
        </w:rPr>
        <w:fldChar w:fldCharType="begin"/>
      </w:r>
      <w:r>
        <w:rPr>
          <w:rFonts w:ascii="Times New Roman" w:hAnsi="Times New Roman" w:cs="Times New Roman"/>
          <w:sz w:val="24"/>
          <w:lang w:bidi="ar"/>
        </w:rPr>
        <w:instrText xml:space="preserve"> ADDIN ZOTERO_ITEM CSL_CITATION {"citationID":"a3f4Nnn7","properties":{"unsorted":false,"formattedCitation":"(Kirk &amp; Cunningham, 2025)","plainCitation":"(Kirk &amp; Cunningham, 2025)","noteIndex":0},"citationItems":[{"id":"bQO8AlTg/pQjjKLDV","uris":["http://zotero.org/users/12368307/items/M58REX8Z"],"itemData":{"id":1461,"type":"article-journal","abstract":"Self-cues such as one's own name or face attract attention, reflecting a bias for stimuli connected to self to be prioritized in cognition. Recent evidence suggests that even external voices can elicit this self-prioritization effect; in a voice-label matching task, external voices assigned to the Self-identity label ‘you’ elicited faster responses than those assigned to ‘friend’ or ‘stranger’ (Payne et al., Br. J. Psychology, 112, 585-610). However, it is not clear whether external voices assigned to Self are prioritized over participants' own voices. We explore this issue in two experiments. In Exp 1 (N = 35), a voice-label matching task comprising three external voices confirmed that reaction time and accuracy are improved when an external voice cue is assigned to Self rather than Friend or Stranger. In Exp 2 (N = 90), one of the voice cues was replaced with a recording of the participant's own voice. Reaction time and accuracy showed a consistent advantage for the participant's own-voice, even when it was assigned to the ‘friend’ or ‘stranger’ identity. These findings show that external voices can elicit self-prioritization effects if associated with Self, but they are not prioritized above individuals' own voices. This has implications for external voice production technology, suggesting own-voice imitation may be beneficial.","container-title":"British Journal of Psychology","DOI":"10.1111/bjop.12741","ISSN":"0007-1269, 2044-8295","issue":"1","journalAbbreviation":"Br. J. Psychol.","language":"en","page":"131-148","source":"DOI.org (Crossref)","title":"Listen to yourself! Prioritization of self-associated and own voice cues","volume":"116","author":[{"family":"Kirk","given":"Neil W."},{"family":"Cunningham","given":"Sheila J."}],"issued":{"date-parts":[["2025",2]]}}}],"schema":"https://github.com/citation-style-language/schema/raw/master/csl-citation.json"} </w:instrText>
      </w:r>
      <w:r>
        <w:rPr>
          <w:rFonts w:ascii="Times New Roman" w:hAnsi="Times New Roman" w:eastAsia="Times New Roman" w:cs="Times New Roman"/>
          <w:sz w:val="24"/>
          <w:lang w:bidi="ar"/>
        </w:rPr>
        <w:fldChar w:fldCharType="separate"/>
      </w:r>
      <w:r>
        <w:rPr>
          <w:rFonts w:ascii="Times New Roman" w:hAnsi="Times New Roman" w:cs="Times New Roman"/>
          <w:sz w:val="24"/>
        </w:rPr>
        <w:t>(Kirk &amp; Cunningham, 2025)</w:t>
      </w:r>
      <w:r>
        <w:rPr>
          <w:rFonts w:ascii="Times New Roman" w:hAnsi="Times New Roman" w:eastAsia="Times New Roman" w:cs="Times New Roman"/>
          <w:sz w:val="24"/>
          <w:lang w:bidi="ar"/>
        </w:rPr>
        <w:fldChar w:fldCharType="end"/>
      </w:r>
      <w:ins w:id="2426" w:author="蔡振辛 [2]" w:date="2026-09-24T21:08:52Z">
        <w:r>
          <w:rPr>
            <w:rFonts w:ascii="Times New Roman" w:hAnsi="Times New Roman" w:eastAsia="Times New Roman" w:cs="Times New Roman"/>
            <w:sz w:val="24"/>
            <w:lang w:bidi="ar"/>
          </w:rPr>
          <w:t xml:space="preserve">, others have failed to detect </w:t>
        </w:r>
      </w:ins>
      <w:ins w:id="2427" w:author="蔡振辛 [2]" w:date="2026-09-24T21:08:52Z">
        <w:r>
          <w:rPr>
            <w:rFonts w:hint="eastAsia" w:ascii="Times New Roman" w:hAnsi="Times New Roman" w:eastAsia="Times New Roman" w:cs="Times New Roman"/>
            <w:sz w:val="24"/>
            <w:lang w:bidi="ar"/>
          </w:rPr>
          <w:t>such effects</w:t>
        </w:r>
      </w:ins>
      <w:ins w:id="2428" w:author="蔡振辛 [2]" w:date="2026-09-24T21:08:52Z">
        <w:r>
          <w:rPr>
            <w:rFonts w:ascii="Times New Roman" w:hAnsi="Times New Roman" w:eastAsia="Times New Roman" w:cs="Times New Roman"/>
            <w:sz w:val="24"/>
            <w:lang w:bidi="ar"/>
          </w:rPr>
          <w:t xml:space="preserve"> </w:t>
        </w:r>
      </w:ins>
      <w:r>
        <w:rPr>
          <w:rFonts w:ascii="Times New Roman" w:hAnsi="Times New Roman" w:eastAsia="Times New Roman" w:cs="Times New Roman"/>
          <w:sz w:val="24"/>
          <w:lang w:bidi="ar"/>
        </w:rPr>
        <w:fldChar w:fldCharType="begin"/>
      </w:r>
      <w:r>
        <w:rPr>
          <w:rFonts w:ascii="Times New Roman" w:hAnsi="Times New Roman" w:cs="Times New Roman"/>
          <w:sz w:val="24"/>
          <w:lang w:bidi="ar"/>
        </w:rPr>
        <w:instrText xml:space="preserve"> ADDIN ZOTERO_ITEM CSL_CITATION {"citationID":"9Q6JHrWU","properties":{"unsorted":false,"formattedCitation":"(Desebrock &amp; Spence, 2021; Golubickis &amp; Macrae, 2021)","plainCitation":"(Desebrock &amp; Spence, 2021; Golubickis &amp; Macrae, 2021)","noteIndex":0},"citationItems":[{"id":"bQO8AlTg/wXraLqwL","uris":["http://zotero.org/users/12368307/items/IGE22VI6"],"itemData":{"id":681,"type":"article-journal","abstract":"A wealth of recent research supports the validity of the Self-Prioritization Effect (SPE)—the performance advantage for responses to self-associated as compared with other-person-associated stimuli in a shape–label matching task. However, inconsistent findings have been reported regarding the particular stage(s) of information processing that are influenced. In one account, self-prioritization modulates multiple stages of processing, whereas according to a competing account, self-prioritization is driven solely by a modulation in central-stage information-processing. To decide between these two possibilities, the present study tested whether the self-advantage in arm movements previously reported could reflect a response bias using visual feedback (Experiment 1), or approach motivation processes (Experiments 1 and 2). In Experiment 1, visual feedback was occluded in a ballistic movement-time variant of the matching task, whereas in Experiment 2, task responses were directed away from the stimuli and the participant’s body. The advantage for self in arm-movement responses emerged in both experiments. The findings indicate that the self-advantage in arm-movement responses does not depend on the use of visual feedback or on a self/stimuli-directed response. They further indicate that self-relevance can modulate movement responses (predominantly) using proprioceptive, kinaesthetic, and tactile information. These findings support the view that self-relevance modulates arm-movement responses, countering the suggestion that self-prioritization only influences central-stage processes, and consistent with a multiple-stage influence instead.","container-title":"Attention, Perception, &amp; Psychophysics","DOI":"10.3758/s13414-021-02295-0","ISSN":"1943-3921, 1943-393X","issue":"6","journalAbbreviation":"Atten Percept Psychophys","language":"en","page":"2656-2674","PMID":"null","PMCID":"null","source":"DOI.org (Crossref)","title":"The Self-Prioritization Effect: Self-referential processing in movement highlights modulation at multiple stages","title-short":"The Self-Prioritization Effect","volume":"83","author":[{"family":"Desebrock","given":"Clea"},{"family":"Spence","given":"Charles"}],"issued":{"date-parts":[["2021",8]]}}},{"id":"bQO8AlTg/P88GN5Sv","uris":["http://zotero.org/users/12368307/items/SFIQCQIJ"],"itemData":{"id":1450,"type":"article-journal","abstract":"An extensive literature has revealed the benefits of self-relevance during stimulus processing. Compared to material associated with other persons (e.g., friend, mother), self-relevant information elicits faster and more accurate responses (i.e., the self-prioritization effect). Probing the boundary conditions of this effect, recent research has sought to identify whether the advantages of self-relevance can be attenuated (or even eliminated) under certain circumstances. Continuing in this tradition, here we explored the extent to which basic aspects of the task design modulate self-prioritization. The results of two experiments demonstrated just such an effect. During both simultaneous (i.e., Expt. 1) and sequential (i.e., Expt. 2) versions of a standard shape-label matching task, self-prioritization was reduced when stimulus presentation was blocked (i.e., self- or friend-relevant items) compared to intermixed (i.e., self- and friend-relevant items). These findings highlight both the persistence of self-prioritization and its sensitivity to task-related variation.","container-title":"Acta Psychologica","DOI":"10.1016/j.actpsy.2021.103350","ISSN":"00016918","journalAbbreviation":"Acta Psychol. (Amst.)","language":"en","page":"103350","PMID":"34116450","PMCID":"null","source":"DOI.org (Crossref)","title":"Judging me and you: task design modulates self-prioritization","title-short":"Judging me and you","volume":"218","author":[{"family":"Golubickis","given":"Marius"},{"family":"Macrae","given":"C. Neil"}],"issued":{"date-parts":[["2021",7]]}}}],"schema":"https://github.com/citation-style-language/schema/raw/master/csl-citation.json"} </w:instrText>
      </w:r>
      <w:r>
        <w:rPr>
          <w:rFonts w:ascii="Times New Roman" w:hAnsi="Times New Roman" w:eastAsia="Times New Roman" w:cs="Times New Roman"/>
          <w:sz w:val="24"/>
          <w:lang w:bidi="ar"/>
        </w:rPr>
        <w:fldChar w:fldCharType="separate"/>
      </w:r>
      <w:r>
        <w:rPr>
          <w:rFonts w:ascii="Times New Roman" w:hAnsi="Times New Roman" w:cs="Times New Roman"/>
          <w:sz w:val="24"/>
        </w:rPr>
        <w:t>(Desebrock &amp; Spence, 2021; Golubickis &amp; Macrae, 2021)</w:t>
      </w:r>
      <w:r>
        <w:rPr>
          <w:rFonts w:ascii="Times New Roman" w:hAnsi="Times New Roman" w:eastAsia="Times New Roman" w:cs="Times New Roman"/>
          <w:sz w:val="24"/>
          <w:lang w:bidi="ar"/>
        </w:rPr>
        <w:fldChar w:fldCharType="end"/>
      </w:r>
      <w:r>
        <w:rPr>
          <w:rFonts w:hint="eastAsia" w:ascii="Times New Roman" w:hAnsi="Times New Roman" w:cs="Times New Roman"/>
          <w:sz w:val="24"/>
          <w:lang w:bidi="ar"/>
        </w:rPr>
        <w:t>. One potential explanation for these inconsistencies is that nonmatch</w:t>
      </w:r>
      <w:r>
        <w:rPr>
          <w:rFonts w:ascii="Times New Roman" w:hAnsi="Times New Roman" w:cs="Times New Roman"/>
          <w:sz w:val="24"/>
          <w:lang w:bidi="ar"/>
        </w:rPr>
        <w:t>ing</w:t>
      </w:r>
      <w:r>
        <w:rPr>
          <w:rFonts w:hint="eastAsia" w:ascii="Times New Roman" w:hAnsi="Times New Roman" w:cs="Times New Roman"/>
          <w:sz w:val="24"/>
          <w:lang w:bidi="ar"/>
        </w:rPr>
        <w:t xml:space="preserve"> SPEs are substantially smaller than matching SPEs and therefore require larger samples to be detected reliably.</w:t>
      </w:r>
      <w:r>
        <w:rPr>
          <w:rFonts w:ascii="Times New Roman" w:hAnsi="Times New Roman" w:cs="Times New Roman"/>
          <w:sz w:val="24"/>
          <w:lang w:bidi="ar"/>
        </w:rPr>
        <w:t xml:space="preserve"> An alternative is that the SPEs under nonmatching conditions were contaminated by the involvement of self-reference in the baseline condition that used for calculating SPE.</w:t>
      </w:r>
    </w:p>
    <w:p w14:paraId="55362065">
      <w:pPr>
        <w:widowControl/>
        <w:spacing w:line="480" w:lineRule="auto"/>
        <w:ind w:firstLine="720"/>
        <w:rPr>
          <w:rFonts w:ascii="Times New Roman" w:hAnsi="Times New Roman" w:eastAsia="Times New Roman" w:cs="Times New Roman"/>
          <w:sz w:val="24"/>
        </w:rPr>
      </w:pPr>
      <w:r>
        <w:rPr>
          <w:rFonts w:ascii="Times New Roman" w:hAnsi="Times New Roman" w:eastAsia="Times New Roman" w:cs="Times New Roman"/>
          <w:sz w:val="24"/>
          <w:lang w:bidi="ar"/>
        </w:rPr>
        <w:t xml:space="preserve"> Leveraging the large sample size of the current database (</w:t>
      </w:r>
      <w:del w:id="2429" w:author="蔡振辛 [2]" w:date="2026-09-24T21:08:52Z">
        <w:r>
          <w:rPr>
            <w:rFonts w:ascii="Times New Roman" w:hAnsi="Times New Roman" w:eastAsia="Times New Roman" w:cs="Times New Roman"/>
            <w:sz w:val="24"/>
            <w:lang w:bidi="ar"/>
          </w:rPr>
          <w:delText>72</w:delText>
        </w:r>
      </w:del>
      <w:ins w:id="2430" w:author="蔡振辛 [2]" w:date="2026-09-24T21:08:52Z">
        <w:r>
          <w:rPr>
            <w:rFonts w:ascii="Times New Roman" w:hAnsi="Times New Roman" w:eastAsia="Times New Roman" w:cs="Times New Roman"/>
            <w:sz w:val="24"/>
            <w:lang w:bidi="ar"/>
          </w:rPr>
          <w:t>89</w:t>
        </w:r>
      </w:ins>
      <w:r>
        <w:rPr>
          <w:rFonts w:ascii="Times New Roman" w:hAnsi="Times New Roman" w:eastAsia="Times New Roman" w:cs="Times New Roman"/>
          <w:sz w:val="24"/>
          <w:lang w:bidi="ar"/>
        </w:rPr>
        <w:t xml:space="preserve"> experiment</w:t>
      </w:r>
      <w:del w:id="2431" w:author="蔡振辛 [2]" w:date="2026-09-24T21:08:52Z">
        <w:r>
          <w:rPr>
            <w:rFonts w:ascii="Times New Roman" w:hAnsi="Times New Roman" w:eastAsia="Times New Roman" w:cs="Times New Roman"/>
            <w:sz w:val="24"/>
            <w:lang w:bidi="ar"/>
          </w:rPr>
          <w:delText>s, 853</w:delText>
        </w:r>
      </w:del>
      <w:ins w:id="2432" w:author="蔡振辛 [2]" w:date="2026-09-24T21:08:52Z">
        <w:r>
          <w:rPr>
            <w:rFonts w:ascii="Times New Roman" w:hAnsi="Times New Roman" w:eastAsia="Times New Roman" w:cs="Times New Roman"/>
            <w:sz w:val="24"/>
            <w:lang w:bidi="ar"/>
          </w:rPr>
          <w:t>-level datasets, 1,068</w:t>
        </w:r>
      </w:ins>
      <w:r>
        <w:rPr>
          <w:rFonts w:ascii="Times New Roman" w:hAnsi="Times New Roman" w:eastAsia="Times New Roman" w:cs="Times New Roman"/>
          <w:sz w:val="24"/>
          <w:lang w:bidi="ar"/>
        </w:rPr>
        <w:t>,0</w:t>
      </w:r>
      <w:ins w:id="2433" w:author="蔡振辛 [2]" w:date="2026-09-24T21:08:52Z">
        <w:r>
          <w:rPr>
            <w:rFonts w:ascii="Times New Roman" w:hAnsi="Times New Roman" w:eastAsia="Times New Roman" w:cs="Times New Roman"/>
            <w:sz w:val="24"/>
            <w:lang w:bidi="ar"/>
          </w:rPr>
          <w:t>8</w:t>
        </w:r>
      </w:ins>
      <w:r>
        <w:rPr>
          <w:rFonts w:ascii="Times New Roman" w:hAnsi="Times New Roman" w:eastAsia="Times New Roman" w:cs="Times New Roman"/>
          <w:sz w:val="24"/>
          <w:lang w:bidi="ar"/>
        </w:rPr>
        <w:t>1</w:t>
      </w:r>
      <w:del w:id="2434" w:author="蔡振辛 [2]" w:date="2026-09-24T21:08:52Z">
        <w:r>
          <w:rPr>
            <w:rFonts w:ascii="Times New Roman" w:hAnsi="Times New Roman" w:eastAsia="Times New Roman" w:cs="Times New Roman"/>
            <w:sz w:val="24"/>
            <w:lang w:bidi="ar"/>
          </w:rPr>
          <w:delText>5</w:delText>
        </w:r>
      </w:del>
      <w:r>
        <w:rPr>
          <w:rFonts w:ascii="Times New Roman" w:hAnsi="Times New Roman" w:eastAsia="Times New Roman" w:cs="Times New Roman"/>
          <w:sz w:val="24"/>
          <w:lang w:bidi="ar"/>
        </w:rPr>
        <w:t xml:space="preserve"> nonmatch</w:t>
      </w:r>
      <w:ins w:id="2435" w:author="蔡振辛 [2]" w:date="2026-09-24T21:08:52Z">
        <w:r>
          <w:rPr>
            <w:rFonts w:ascii="Times New Roman" w:hAnsi="Times New Roman" w:eastAsia="Times New Roman" w:cs="Times New Roman"/>
            <w:sz w:val="24"/>
            <w:lang w:bidi="ar"/>
          </w:rPr>
          <w:t>ing</w:t>
        </w:r>
      </w:ins>
      <w:r>
        <w:rPr>
          <w:rFonts w:ascii="Times New Roman" w:hAnsi="Times New Roman" w:eastAsia="Times New Roman" w:cs="Times New Roman"/>
          <w:sz w:val="24"/>
          <w:lang w:bidi="ar"/>
        </w:rPr>
        <w:t xml:space="preserve"> trials, </w:t>
      </w:r>
      <w:del w:id="2436" w:author="蔡振辛 [2]" w:date="2026-09-24T21:08:52Z">
        <w:r>
          <w:rPr>
            <w:rFonts w:ascii="Times New Roman" w:hAnsi="Times New Roman" w:eastAsia="Times New Roman" w:cs="Times New Roman"/>
            <w:sz w:val="24"/>
            <w:lang w:bidi="ar"/>
          </w:rPr>
          <w:delText>1, 676</w:delText>
        </w:r>
      </w:del>
      <w:ins w:id="2437" w:author="蔡振辛 [2]" w:date="2026-09-24T21:08:53Z">
        <w:r>
          <w:rPr>
            <w:rFonts w:ascii="Times New Roman" w:hAnsi="Times New Roman" w:eastAsia="Times New Roman" w:cs="Times New Roman"/>
            <w:sz w:val="24"/>
            <w:lang w:bidi="ar"/>
          </w:rPr>
          <w:t>4,520</w:t>
        </w:r>
      </w:ins>
      <w:r>
        <w:rPr>
          <w:rFonts w:ascii="Times New Roman" w:hAnsi="Times New Roman" w:eastAsia="Times New Roman" w:cs="Times New Roman"/>
          <w:sz w:val="24"/>
          <w:lang w:bidi="ar"/>
        </w:rPr>
        <w:t xml:space="preserve"> participants), we estimated the SPE using a bootstrap resampling approach (500 iterations per sample size, with replacement) that allows evaluation of effect size stability across increasing sample sizes. Recall that in the self-matching task, each trial presents a shape–label pair. Thus, for matching trials, the shape and label are congruent (e.g., a shape previously associated with "Self" paired with the word "Self"), making the distinction between self-related and other-related trials straightforward. For nonmatching conditions (also referred to as incongruent or mismatching trials), however, the shape and label convey conflicting identity information (e.g., a shape for "Self" paired with the word "Stranger"), creating difficulty in defining what constitutes a "Self" trial</w:t>
      </w:r>
      <w:ins w:id="2438" w:author="蔡振辛 [2]" w:date="2026-09-24T21:08:53Z">
        <w:r>
          <w:rPr>
            <w:rFonts w:ascii="Times New Roman" w:hAnsi="Times New Roman" w:eastAsia="Times New Roman" w:cs="Times New Roman"/>
            <w:sz w:val="24"/>
            <w:lang w:bidi="ar"/>
          </w:rPr>
          <w:t>. Reaction-time based Cohen's d values were computed on correct trials with response times above 0 ms and no longer than 10,000 ms, accuracy-based Cohen's d values on trials with a valid response (0 = error, 1 = correct), and participants were again identified by the dataset-by-participant key</w:t>
        </w:r>
      </w:ins>
      <w:r>
        <w:rPr>
          <w:rFonts w:ascii="Times New Roman" w:hAnsi="Times New Roman" w:eastAsia="Times New Roman" w:cs="Times New Roman"/>
          <w:sz w:val="24"/>
          <w:lang w:bidi="ar"/>
        </w:rPr>
        <w:t xml:space="preserve">. </w:t>
      </w:r>
    </w:p>
    <w:p w14:paraId="7B413ED3">
      <w:pPr>
        <w:widowControl/>
        <w:spacing w:line="480" w:lineRule="auto"/>
        <w:ind w:firstLine="720"/>
      </w:pPr>
      <w:r>
        <w:rPr>
          <w:rFonts w:hint="eastAsia" w:ascii="Times New Roman" w:hAnsi="Times New Roman" w:eastAsia="Times New Roman" w:cs="Times New Roman"/>
          <w:sz w:val="24"/>
        </w:rPr>
        <w:t>To address this ambiguity, we adopted two alternative operationalizations of the self-prioritization effect (SPE) under nonmatch</w:t>
      </w:r>
      <w:r>
        <w:rPr>
          <w:rFonts w:ascii="Times New Roman" w:hAnsi="Times New Roman" w:eastAsia="Times New Roman" w:cs="Times New Roman"/>
          <w:sz w:val="24"/>
        </w:rPr>
        <w:t>ing</w:t>
      </w:r>
      <w:r>
        <w:rPr>
          <w:rFonts w:hint="eastAsia" w:ascii="Times New Roman" w:hAnsi="Times New Roman" w:eastAsia="Times New Roman" w:cs="Times New Roman"/>
          <w:sz w:val="24"/>
        </w:rPr>
        <w:t xml:space="preserve"> conditions:</w:t>
      </w:r>
      <w:r>
        <w:rPr>
          <w:rFonts w:ascii="Times New Roman" w:hAnsi="Times New Roman" w:eastAsia="Times New Roman" w:cs="Times New Roman"/>
          <w:sz w:val="24"/>
        </w:rPr>
        <w:t xml:space="preserve"> shape-based SPE or label-based SPE. </w:t>
      </w:r>
      <w:r>
        <w:rPr>
          <w:rFonts w:ascii="Times New Roman" w:hAnsi="Times New Roman" w:eastAsia="Times New Roman" w:cs="Times New Roman"/>
          <w:b/>
          <w:bCs/>
          <w:sz w:val="24"/>
        </w:rPr>
        <w:t xml:space="preserve">The shape-based SPE is the difference </w:t>
      </w:r>
      <w:r>
        <w:rPr>
          <w:rFonts w:ascii="Times New Roman" w:hAnsi="Times New Roman" w:eastAsia="Times New Roman" w:cs="Times New Roman"/>
          <w:sz w:val="24"/>
        </w:rPr>
        <w:t xml:space="preserve">between trials where the shape is "Self" and the label is non-Self and trials where the shape is non-self condition(s) and the label does not match the shape. The </w:t>
      </w:r>
      <w:r>
        <w:rPr>
          <w:rFonts w:ascii="Times New Roman" w:hAnsi="Times New Roman" w:eastAsia="Times New Roman" w:cs="Times New Roman"/>
          <w:b/>
          <w:bCs/>
          <w:sz w:val="24"/>
        </w:rPr>
        <w:t>label-based SPE</w:t>
      </w:r>
      <w:r>
        <w:rPr>
          <w:rFonts w:ascii="Times New Roman" w:hAnsi="Times New Roman" w:eastAsia="Times New Roman" w:cs="Times New Roman"/>
          <w:sz w:val="24"/>
        </w:rPr>
        <w:t xml:space="preserve"> is differenc</w:t>
      </w:r>
      <w:r>
        <w:rPr>
          <w:rFonts w:hint="eastAsia" w:ascii="Times New Roman" w:hAnsi="Times New Roman" w:cs="Times New Roman"/>
          <w:sz w:val="24"/>
        </w:rPr>
        <w:t>e</w:t>
      </w:r>
      <w:r>
        <w:rPr>
          <w:rFonts w:ascii="Times New Roman" w:hAnsi="Times New Roman" w:eastAsia="Times New Roman" w:cs="Times New Roman"/>
          <w:sz w:val="24"/>
        </w:rPr>
        <w:t xml:space="preserve"> between trials where the label is "Self" and the shape is non-self and trials where the label is non-self condition(s) and the shape does not match the label.</w:t>
      </w:r>
    </w:p>
    <w:p w14:paraId="22B9D632">
      <w:pPr>
        <w:widowControl/>
        <w:spacing w:line="480" w:lineRule="auto"/>
        <w:ind w:firstLine="480" w:firstLineChars="200"/>
        <w:rPr>
          <w:rFonts w:ascii="Times New Roman" w:hAnsi="Times New Roman" w:eastAsia="Times New Roman" w:cs="Times New Roman"/>
          <w:sz w:val="24"/>
        </w:rPr>
      </w:pPr>
      <w:r>
        <w:rPr>
          <w:rFonts w:ascii="Times New Roman" w:hAnsi="Times New Roman" w:eastAsia="Times New Roman" w:cs="Times New Roman"/>
          <w:sz w:val="24"/>
        </w:rPr>
        <w:t xml:space="preserve">Critically, </w:t>
      </w:r>
      <w:r>
        <w:rPr>
          <w:rFonts w:hint="eastAsia" w:ascii="Times New Roman" w:hAnsi="Times New Roman" w:eastAsia="Times New Roman" w:cs="Times New Roman"/>
          <w:sz w:val="24"/>
        </w:rPr>
        <w:t>neither the shape-based nor the label-based operationalization guarantees a clean self versus non-self contrast</w:t>
      </w:r>
      <w:r>
        <w:rPr>
          <w:rFonts w:hint="eastAsia" w:ascii="Times New Roman" w:hAnsi="Times New Roman" w:cs="Times New Roman"/>
          <w:sz w:val="24"/>
        </w:rPr>
        <w:t>,</w:t>
      </w:r>
      <w:r>
        <w:rPr>
          <w:rFonts w:ascii="Times New Roman" w:hAnsi="Times New Roman" w:eastAsia="Times New Roman" w:cs="Times New Roman"/>
          <w:sz w:val="24"/>
        </w:rPr>
        <w:t xml:space="preserve"> because </w:t>
      </w:r>
      <w:r>
        <w:rPr>
          <w:rFonts w:hint="eastAsia" w:ascii="Times New Roman" w:hAnsi="Times New Roman" w:eastAsia="Times New Roman" w:cs="Times New Roman"/>
          <w:sz w:val="24"/>
        </w:rPr>
        <w:t>nonmatch</w:t>
      </w:r>
      <w:r>
        <w:rPr>
          <w:rFonts w:ascii="Times New Roman" w:hAnsi="Times New Roman" w:eastAsia="Times New Roman" w:cs="Times New Roman"/>
          <w:sz w:val="24"/>
        </w:rPr>
        <w:t>ing</w:t>
      </w:r>
      <w:r>
        <w:rPr>
          <w:rFonts w:hint="eastAsia" w:ascii="Times New Roman" w:hAnsi="Times New Roman" w:eastAsia="Times New Roman" w:cs="Times New Roman"/>
          <w:sz w:val="24"/>
        </w:rPr>
        <w:t xml:space="preserve"> trials classified as "non-self" may still contain self-referential information</w:t>
      </w:r>
      <w:r>
        <w:rPr>
          <w:rFonts w:ascii="Times New Roman" w:hAnsi="Times New Roman" w:eastAsia="Times New Roman" w:cs="Times New Roman"/>
          <w:sz w:val="24"/>
        </w:rPr>
        <w:t xml:space="preserve">. For example, in an experiment includes only two identities, Self and Stranger, the nonmatching trials are either "Self(shape)-Stranger(label)" or "Stranger(shape)-Self(label)". </w:t>
      </w:r>
      <w:r>
        <w:rPr>
          <w:rFonts w:hint="eastAsia" w:ascii="Times New Roman" w:hAnsi="Times New Roman" w:eastAsia="Times New Roman" w:cs="Times New Roman"/>
          <w:sz w:val="24"/>
        </w:rPr>
        <w:t xml:space="preserve">Under </w:t>
      </w:r>
      <w:r>
        <w:rPr>
          <w:rFonts w:ascii="Times New Roman" w:hAnsi="Times New Roman" w:eastAsia="Times New Roman" w:cs="Times New Roman"/>
          <w:sz w:val="24"/>
        </w:rPr>
        <w:t>both conditions</w:t>
      </w:r>
      <w:r>
        <w:rPr>
          <w:rFonts w:hint="eastAsia" w:ascii="Times New Roman" w:hAnsi="Times New Roman" w:eastAsia="Times New Roman" w:cs="Times New Roman"/>
          <w:sz w:val="24"/>
        </w:rPr>
        <w:t xml:space="preserve">, </w:t>
      </w:r>
      <w:r>
        <w:rPr>
          <w:rFonts w:ascii="Times New Roman" w:hAnsi="Times New Roman" w:eastAsia="Times New Roman" w:cs="Times New Roman"/>
          <w:sz w:val="24"/>
        </w:rPr>
        <w:t xml:space="preserve">part of the information is </w:t>
      </w:r>
      <w:r>
        <w:rPr>
          <w:rFonts w:hint="eastAsia" w:ascii="Times New Roman" w:hAnsi="Times New Roman" w:eastAsia="Times New Roman" w:cs="Times New Roman"/>
          <w:sz w:val="24"/>
        </w:rPr>
        <w:t xml:space="preserve">self-referential, making it impossible to construct a </w:t>
      </w:r>
      <w:r>
        <w:rPr>
          <w:rFonts w:ascii="Times New Roman" w:hAnsi="Times New Roman" w:eastAsia="Times New Roman" w:cs="Times New Roman"/>
          <w:sz w:val="24"/>
        </w:rPr>
        <w:t xml:space="preserve">pure </w:t>
      </w:r>
      <w:r>
        <w:rPr>
          <w:rFonts w:hint="eastAsia" w:ascii="Times New Roman" w:hAnsi="Times New Roman" w:eastAsia="Times New Roman" w:cs="Times New Roman"/>
          <w:sz w:val="24"/>
        </w:rPr>
        <w:t xml:space="preserve">contrast between self- </w:t>
      </w:r>
      <w:r>
        <w:rPr>
          <w:rFonts w:ascii="Times New Roman" w:hAnsi="Times New Roman" w:eastAsia="Times New Roman" w:cs="Times New Roman"/>
          <w:sz w:val="24"/>
        </w:rPr>
        <w:t>versus</w:t>
      </w:r>
      <w:r>
        <w:rPr>
          <w:rFonts w:hint="eastAsia" w:ascii="Times New Roman" w:hAnsi="Times New Roman" w:eastAsia="Times New Roman" w:cs="Times New Roman"/>
          <w:sz w:val="24"/>
        </w:rPr>
        <w:t xml:space="preserve"> non-self</w:t>
      </w:r>
      <w:r>
        <w:rPr>
          <w:rFonts w:ascii="Times New Roman" w:hAnsi="Times New Roman" w:eastAsia="Times New Roman" w:cs="Times New Roman"/>
          <w:sz w:val="24"/>
        </w:rPr>
        <w:t>-referential conditions. A</w:t>
      </w:r>
      <w:r>
        <w:rPr>
          <w:rFonts w:hint="eastAsia" w:ascii="Times New Roman" w:hAnsi="Times New Roman" w:eastAsia="Times New Roman" w:cs="Times New Roman"/>
          <w:sz w:val="24"/>
        </w:rPr>
        <w:t xml:space="preserve"> </w:t>
      </w:r>
      <w:r>
        <w:rPr>
          <w:rFonts w:ascii="Times New Roman" w:hAnsi="Times New Roman" w:eastAsia="Times New Roman" w:cs="Times New Roman"/>
          <w:sz w:val="24"/>
        </w:rPr>
        <w:t>pure</w:t>
      </w:r>
      <w:r>
        <w:rPr>
          <w:rFonts w:hint="eastAsia" w:ascii="Times New Roman" w:hAnsi="Times New Roman" w:eastAsia="Times New Roman" w:cs="Times New Roman"/>
          <w:sz w:val="24"/>
        </w:rPr>
        <w:t xml:space="preserve"> self versus non-self contrast becomes feasible only in experiments involving three or more identities.</w:t>
      </w:r>
      <w:r>
        <w:rPr>
          <w:rFonts w:ascii="Times New Roman" w:hAnsi="Times New Roman" w:eastAsia="Times New Roman" w:cs="Times New Roman"/>
          <w:sz w:val="24"/>
        </w:rPr>
        <w:t xml:space="preserve"> For example, </w:t>
      </w:r>
      <w:r>
        <w:rPr>
          <w:rFonts w:hint="eastAsia" w:ascii="Times New Roman" w:hAnsi="Times New Roman" w:eastAsia="Times New Roman" w:cs="Times New Roman"/>
          <w:sz w:val="24"/>
        </w:rPr>
        <w:t>under the</w:t>
      </w:r>
      <w:r>
        <w:rPr>
          <w:rFonts w:hint="eastAsia" w:ascii="Times New Roman" w:hAnsi="Times New Roman" w:cs="Times New Roman"/>
          <w:sz w:val="24"/>
        </w:rPr>
        <w:t xml:space="preserve"> </w:t>
      </w:r>
      <w:r>
        <w:rPr>
          <w:rFonts w:ascii="Times New Roman" w:hAnsi="Times New Roman" w:eastAsia="Times New Roman" w:cs="Times New Roman"/>
          <w:sz w:val="24"/>
        </w:rPr>
        <w:t xml:space="preserve">shape-based </w:t>
      </w:r>
      <w:r>
        <w:rPr>
          <w:rFonts w:hint="eastAsia" w:ascii="Times New Roman" w:hAnsi="Times New Roman" w:eastAsia="Times New Roman" w:cs="Times New Roman"/>
          <w:sz w:val="24"/>
        </w:rPr>
        <w:t>operationalization, self-related trials can be defined as</w:t>
      </w:r>
      <w:r>
        <w:rPr>
          <w:rFonts w:ascii="Times New Roman" w:hAnsi="Times New Roman" w:eastAsia="Times New Roman" w:cs="Times New Roman"/>
          <w:sz w:val="24"/>
        </w:rPr>
        <w:t xml:space="preserve"> "Self(shape)-Other1(label)/Other2(label)" </w:t>
      </w:r>
      <w:r>
        <w:rPr>
          <w:rFonts w:hint="eastAsia" w:ascii="Times New Roman" w:hAnsi="Times New Roman" w:eastAsia="Times New Roman" w:cs="Times New Roman"/>
          <w:sz w:val="24"/>
        </w:rPr>
        <w:t>whereas non-self trials can be defined as</w:t>
      </w:r>
      <w:r>
        <w:rPr>
          <w:rFonts w:ascii="Times New Roman" w:hAnsi="Times New Roman" w:eastAsia="Times New Roman" w:cs="Times New Roman"/>
          <w:sz w:val="24"/>
        </w:rPr>
        <w:t xml:space="preserve"> "Other1(shape)-Other2(label)"</w:t>
      </w:r>
      <w:r>
        <w:rPr>
          <w:rFonts w:hint="eastAsia" w:ascii="Times New Roman" w:hAnsi="Times New Roman" w:cs="Times New Roman"/>
          <w:sz w:val="24"/>
        </w:rPr>
        <w:t>.</w:t>
      </w:r>
      <w:r>
        <w:rPr>
          <w:rFonts w:ascii="Times New Roman" w:hAnsi="Times New Roman" w:eastAsia="Times New Roman" w:cs="Times New Roman"/>
          <w:sz w:val="24"/>
        </w:rPr>
        <w:t xml:space="preserve"> </w:t>
      </w:r>
      <w:r>
        <w:rPr>
          <w:rFonts w:hint="eastAsia" w:ascii="Times New Roman" w:hAnsi="Times New Roman" w:eastAsia="Times New Roman" w:cs="Times New Roman"/>
          <w:sz w:val="24"/>
        </w:rPr>
        <w:t>In this case, the comparison trials contain no self-referential information,</w:t>
      </w:r>
      <w:r>
        <w:rPr>
          <w:rFonts w:hint="eastAsia" w:ascii="Times New Roman" w:hAnsi="Times New Roman" w:cs="Times New Roman"/>
          <w:sz w:val="24"/>
        </w:rPr>
        <w:t xml:space="preserve"> thereby providing a </w:t>
      </w:r>
      <w:r>
        <w:rPr>
          <w:rFonts w:ascii="Times New Roman" w:hAnsi="Times New Roman" w:cs="Times New Roman"/>
          <w:sz w:val="24"/>
        </w:rPr>
        <w:t>rigorous</w:t>
      </w:r>
      <w:r>
        <w:rPr>
          <w:rFonts w:hint="eastAsia" w:ascii="Times New Roman" w:hAnsi="Times New Roman" w:cs="Times New Roman"/>
          <w:sz w:val="24"/>
        </w:rPr>
        <w:t xml:space="preserve"> estimate of nonmatch</w:t>
      </w:r>
      <w:r>
        <w:rPr>
          <w:rFonts w:ascii="Times New Roman" w:hAnsi="Times New Roman" w:cs="Times New Roman"/>
          <w:sz w:val="24"/>
        </w:rPr>
        <w:t>ing</w:t>
      </w:r>
      <w:r>
        <w:rPr>
          <w:rFonts w:hint="eastAsia" w:ascii="Times New Roman" w:hAnsi="Times New Roman" w:cs="Times New Roman"/>
          <w:sz w:val="24"/>
        </w:rPr>
        <w:t xml:space="preserve"> SPEs</w:t>
      </w:r>
      <w:r>
        <w:rPr>
          <w:rFonts w:ascii="Times New Roman" w:hAnsi="Times New Roman" w:eastAsia="Times New Roman" w:cs="Times New Roman"/>
          <w:sz w:val="24"/>
        </w:rPr>
        <w:t xml:space="preserve">. </w:t>
      </w:r>
    </w:p>
    <w:p w14:paraId="5B91C0B3">
      <w:pPr>
        <w:widowControl/>
        <w:spacing w:line="480" w:lineRule="auto"/>
        <w:ind w:firstLine="480" w:firstLineChars="200"/>
        <w:rPr>
          <w:rFonts w:ascii="Times New Roman" w:hAnsi="Times New Roman" w:eastAsia="Times New Roman" w:cs="Times New Roman"/>
          <w:sz w:val="24"/>
        </w:rPr>
      </w:pPr>
      <w:r>
        <w:rPr>
          <w:rFonts w:ascii="Times New Roman" w:hAnsi="Times New Roman" w:eastAsia="Times New Roman" w:cs="Times New Roman"/>
          <w:sz w:val="24"/>
        </w:rPr>
        <w:t xml:space="preserve">To fully exploit the available datasets while preserving interpretability, we implemented both conservative and liberal approach for estimating the SPE for nonmatching trials. The conservative approach only include pure self versus non-self contrasts: only </w:t>
      </w:r>
      <w:ins w:id="2439" w:author="蔡振辛 [2]" w:date="2026-09-24T21:08:53Z">
        <w:r>
          <w:rPr>
            <w:rFonts w:ascii="Times New Roman" w:hAnsi="Times New Roman" w:eastAsia="Times New Roman" w:cs="Times New Roman"/>
            <w:sz w:val="24"/>
          </w:rPr>
          <w:t xml:space="preserve">participants from </w:t>
        </w:r>
      </w:ins>
      <w:r>
        <w:rPr>
          <w:rFonts w:ascii="Times New Roman" w:hAnsi="Times New Roman" w:eastAsia="Times New Roman" w:cs="Times New Roman"/>
          <w:sz w:val="24"/>
        </w:rPr>
        <w:t xml:space="preserve">experiments involving at least three distinct identities were eligible for inclusion. At the trial level, additional filtering procedures were applied. For shape-based SPE, nonmatching trials in which the shape corresponded to a non-self identity but the label referred to the Self were excluded. Conversely, for label-based SPE, trials in which the label corresponded to a non-self identity but the shape was associated with the Self were removed. Using these criteria, </w:t>
      </w:r>
      <w:del w:id="2440" w:author="蔡振辛 [2]" w:date="2026-09-24T21:08:53Z">
        <w:r>
          <w:rPr>
            <w:rFonts w:hint="eastAsia" w:ascii="Times New Roman" w:hAnsi="Times New Roman" w:eastAsia="Times New Roman" w:cs="Times New Roman"/>
            <w:sz w:val="24"/>
          </w:rPr>
          <w:delText>63 experiments were included in</w:delText>
        </w:r>
      </w:del>
      <w:ins w:id="2441" w:author="蔡振辛 [2]" w:date="2026-09-24T21:08:53Z">
        <w:r>
          <w:rPr>
            <w:rFonts w:ascii="Times New Roman" w:hAnsi="Times New Roman" w:eastAsia="Times New Roman" w:cs="Times New Roman"/>
            <w:sz w:val="24"/>
          </w:rPr>
          <w:t>38 datasets contributed to the conservative shape-based analysis (1,977 eligible participants) and 27 datasets to</w:t>
        </w:r>
      </w:ins>
      <w:r>
        <w:rPr>
          <w:rFonts w:ascii="Times New Roman" w:hAnsi="Times New Roman" w:eastAsia="Times New Roman" w:cs="Times New Roman"/>
          <w:sz w:val="24"/>
        </w:rPr>
        <w:t xml:space="preserve"> the conservative </w:t>
      </w:r>
      <w:ins w:id="2442" w:author="蔡振辛 [2]" w:date="2026-09-24T21:08:53Z">
        <w:r>
          <w:rPr>
            <w:rFonts w:ascii="Times New Roman" w:hAnsi="Times New Roman" w:eastAsia="Times New Roman" w:cs="Times New Roman"/>
            <w:sz w:val="24"/>
          </w:rPr>
          <w:t>l</w:t>
        </w:r>
      </w:ins>
      <w:r>
        <w:rPr>
          <w:rFonts w:ascii="Times New Roman" w:hAnsi="Times New Roman" w:eastAsia="Times New Roman" w:cs="Times New Roman"/>
          <w:sz w:val="24"/>
        </w:rPr>
        <w:t>a</w:t>
      </w:r>
      <w:del w:id="2443" w:author="蔡振辛 [2]" w:date="2026-09-24T21:08:53Z">
        <w:r>
          <w:rPr>
            <w:rFonts w:hint="eastAsia" w:ascii="Times New Roman" w:hAnsi="Times New Roman" w:eastAsia="Times New Roman" w:cs="Times New Roman"/>
            <w:sz w:val="24"/>
          </w:rPr>
          <w:delText>nalyse</w:delText>
        </w:r>
      </w:del>
      <w:ins w:id="2444" w:author="蔡振辛 [2]" w:date="2026-09-24T21:08:53Z">
        <w:r>
          <w:rPr>
            <w:rFonts w:ascii="Times New Roman" w:hAnsi="Times New Roman" w:eastAsia="Times New Roman" w:cs="Times New Roman"/>
            <w:sz w:val="24"/>
          </w:rPr>
          <w:t>bel-based analysis (1,565 eligible participant</w:t>
        </w:r>
      </w:ins>
      <w:r>
        <w:rPr>
          <w:rFonts w:ascii="Times New Roman" w:hAnsi="Times New Roman" w:eastAsia="Times New Roman" w:cs="Times New Roman"/>
          <w:sz w:val="24"/>
        </w:rPr>
        <w:t>s</w:t>
      </w:r>
      <w:ins w:id="2445" w:author="蔡振辛 [2]" w:date="2026-09-24T21:08:53Z">
        <w:r>
          <w:rPr>
            <w:rFonts w:ascii="Times New Roman" w:hAnsi="Times New Roman" w:eastAsia="Times New Roman" w:cs="Times New Roman"/>
            <w:sz w:val="24"/>
          </w:rPr>
          <w:t>)</w:t>
        </w:r>
      </w:ins>
      <w:r>
        <w:rPr>
          <w:rFonts w:ascii="Times New Roman" w:hAnsi="Times New Roman" w:eastAsia="Times New Roman" w:cs="Times New Roman"/>
          <w:sz w:val="24"/>
        </w:rPr>
        <w:t>. The final datasets comprised 3</w:t>
      </w:r>
      <w:del w:id="2446" w:author="蔡振辛 [2]" w:date="2026-09-24T21:08:53Z">
        <w:r>
          <w:rPr>
            <w:rFonts w:hint="eastAsia" w:ascii="Times New Roman" w:hAnsi="Times New Roman" w:eastAsia="Times New Roman" w:cs="Times New Roman"/>
            <w:sz w:val="24"/>
          </w:rPr>
          <w:delText>03,</w:delText>
        </w:r>
      </w:del>
      <w:del w:id="2447" w:author="蔡振辛 [2]" w:date="2026-09-24T21:08:53Z">
        <w:r>
          <w:rPr>
            <w:rFonts w:ascii="Times New Roman" w:hAnsi="Times New Roman" w:eastAsia="Times New Roman" w:cs="Times New Roman"/>
            <w:sz w:val="24"/>
          </w:rPr>
          <w:delText xml:space="preserve"> </w:delText>
        </w:r>
      </w:del>
      <w:del w:id="2448" w:author="蔡振辛 [2]" w:date="2026-09-24T21:08:53Z">
        <w:r>
          <w:rPr>
            <w:rFonts w:hint="eastAsia" w:ascii="Times New Roman" w:hAnsi="Times New Roman" w:eastAsia="Times New Roman" w:cs="Times New Roman"/>
            <w:sz w:val="24"/>
          </w:rPr>
          <w:delText>331</w:delText>
        </w:r>
      </w:del>
      <w:ins w:id="2449" w:author="蔡振辛 [2]" w:date="2026-09-24T21:08:53Z">
        <w:r>
          <w:rPr>
            <w:rFonts w:ascii="Times New Roman" w:hAnsi="Times New Roman" w:eastAsia="Times New Roman" w:cs="Times New Roman"/>
            <w:sz w:val="24"/>
          </w:rPr>
          <w:t>71,894 trials for the shape-based SPE and 276,010 trials for the label-based SPE. The liberal approach retained 85 datasets (5,149 participants, 724,323</w:t>
        </w:r>
      </w:ins>
      <w:r>
        <w:rPr>
          <w:rFonts w:ascii="Times New Roman" w:hAnsi="Times New Roman" w:eastAsia="Times New Roman" w:cs="Times New Roman"/>
          <w:sz w:val="24"/>
        </w:rPr>
        <w:t xml:space="preserve"> trials</w:t>
      </w:r>
      <w:ins w:id="2450" w:author="蔡振辛 [2]" w:date="2026-09-24T21:08:53Z">
        <w:r>
          <w:rPr>
            <w:rFonts w:ascii="Times New Roman" w:hAnsi="Times New Roman" w:eastAsia="Times New Roman" w:cs="Times New Roman"/>
            <w:sz w:val="24"/>
          </w:rPr>
          <w:t>)</w:t>
        </w:r>
      </w:ins>
      <w:r>
        <w:rPr>
          <w:rFonts w:ascii="Times New Roman" w:hAnsi="Times New Roman" w:eastAsia="Times New Roman" w:cs="Times New Roman"/>
          <w:sz w:val="24"/>
        </w:rPr>
        <w:t xml:space="preserve"> for the shape-based SPE and </w:t>
      </w:r>
      <w:del w:id="2451" w:author="蔡振辛 [2]" w:date="2026-09-24T21:08:53Z">
        <w:r>
          <w:rPr>
            <w:rFonts w:hint="eastAsia" w:ascii="Times New Roman" w:hAnsi="Times New Roman" w:eastAsia="Times New Roman" w:cs="Times New Roman"/>
            <w:sz w:val="24"/>
          </w:rPr>
          <w:delText>199,271 t</w:delText>
        </w:r>
      </w:del>
      <w:ins w:id="2452" w:author="蔡振辛 [2]" w:date="2026-09-24T21:08:53Z">
        <w:r>
          <w:rPr>
            <w:rFonts w:ascii="Times New Roman" w:hAnsi="Times New Roman" w:eastAsia="Times New Roman" w:cs="Times New Roman"/>
            <w:sz w:val="24"/>
          </w:rPr>
          <w:t>69 datasets (4,487 participants, 628,024 t</w:t>
        </w:r>
      </w:ins>
      <w:r>
        <w:rPr>
          <w:rFonts w:ascii="Times New Roman" w:hAnsi="Times New Roman" w:eastAsia="Times New Roman" w:cs="Times New Roman"/>
          <w:sz w:val="24"/>
        </w:rPr>
        <w:t>rials</w:t>
      </w:r>
      <w:ins w:id="2453" w:author="蔡振辛 [2]" w:date="2026-09-24T21:08:53Z">
        <w:r>
          <w:rPr>
            <w:rFonts w:ascii="Times New Roman" w:hAnsi="Times New Roman" w:eastAsia="Times New Roman" w:cs="Times New Roman"/>
            <w:sz w:val="24"/>
          </w:rPr>
          <w:t>)</w:t>
        </w:r>
      </w:ins>
      <w:r>
        <w:rPr>
          <w:rFonts w:ascii="Times New Roman" w:hAnsi="Times New Roman" w:eastAsia="Times New Roman" w:cs="Times New Roman"/>
          <w:sz w:val="24"/>
        </w:rPr>
        <w:t xml:space="preserve"> for the label-based SPE.</w:t>
      </w:r>
    </w:p>
    <w:p w14:paraId="0A3B4A5C">
      <w:pPr>
        <w:widowControl/>
        <w:spacing w:line="480" w:lineRule="auto"/>
        <w:ind w:firstLine="480" w:firstLineChars="200"/>
        <w:rPr>
          <w:rFonts w:ascii="Times New Roman" w:hAnsi="Times New Roman" w:eastAsia="Times New Roman" w:cs="Times New Roman"/>
          <w:sz w:val="24"/>
        </w:rPr>
      </w:pPr>
      <w:r>
        <w:rPr>
          <w:rFonts w:ascii="Times New Roman" w:hAnsi="Times New Roman" w:eastAsia="Times New Roman" w:cs="Times New Roman"/>
          <w:sz w:val="24"/>
        </w:rPr>
        <w:t xml:space="preserve"> In contrast, the liberal approach maximized dataset coverage by retaining all eligible experiments and nonmatching trials regardless of the presence of residual self-referential information in the comparison condition. To ensure a fair comparison between shape-based and label-based SPE for nonmatching trials, we aligned sample-size by using the minimum N of the shape- and label-based SPE for </w:t>
      </w:r>
      <w:del w:id="2454" w:author="蔡振辛 [2]" w:date="2026-09-24T21:08:53Z">
        <w:r>
          <w:rPr>
            <w:rFonts w:ascii="Times New Roman" w:hAnsi="Times New Roman" w:eastAsia="Times New Roman" w:cs="Times New Roman"/>
            <w:sz w:val="24"/>
          </w:rPr>
          <w:delText>bo</w:delText>
        </w:r>
      </w:del>
      <w:r>
        <w:rPr>
          <w:rFonts w:ascii="Times New Roman" w:hAnsi="Times New Roman" w:eastAsia="Times New Roman" w:cs="Times New Roman"/>
          <w:sz w:val="24"/>
        </w:rPr>
        <w:t>th</w:t>
      </w:r>
      <w:ins w:id="2455" w:author="蔡振辛 [2]" w:date="2026-09-24T21:08:53Z">
        <w:r>
          <w:rPr>
            <w:rFonts w:ascii="Times New Roman" w:hAnsi="Times New Roman" w:eastAsia="Times New Roman" w:cs="Times New Roman"/>
            <w:sz w:val="24"/>
          </w:rPr>
          <w:t>e</w:t>
        </w:r>
      </w:ins>
      <w:r>
        <w:rPr>
          <w:rFonts w:ascii="Times New Roman" w:hAnsi="Times New Roman" w:eastAsia="Times New Roman" w:cs="Times New Roman"/>
          <w:sz w:val="24"/>
        </w:rPr>
        <w:t xml:space="preserve"> conservative a</w:t>
      </w:r>
      <w:del w:id="2456" w:author="蔡振辛 [2]" w:date="2026-09-24T21:08:53Z">
        <w:r>
          <w:rPr>
            <w:rFonts w:ascii="Times New Roman" w:hAnsi="Times New Roman" w:eastAsia="Times New Roman" w:cs="Times New Roman"/>
            <w:sz w:val="24"/>
          </w:rPr>
          <w:delText>nd liberal a</w:delText>
        </w:r>
      </w:del>
      <w:r>
        <w:rPr>
          <w:rFonts w:ascii="Times New Roman" w:hAnsi="Times New Roman" w:eastAsia="Times New Roman" w:cs="Times New Roman"/>
          <w:sz w:val="24"/>
        </w:rPr>
        <w:t>pproach</w:t>
      </w:r>
      <w:del w:id="2457" w:author="蔡振辛 [2]" w:date="2026-09-24T21:08:53Z">
        <w:r>
          <w:rPr>
            <w:rFonts w:ascii="Times New Roman" w:hAnsi="Times New Roman" w:eastAsia="Times New Roman" w:cs="Times New Roman"/>
            <w:sz w:val="24"/>
          </w:rPr>
          <w:delText>es</w:delText>
        </w:r>
      </w:del>
      <w:r>
        <w:rPr>
          <w:rFonts w:ascii="Times New Roman" w:hAnsi="Times New Roman" w:eastAsia="Times New Roman" w:cs="Times New Roman"/>
          <w:sz w:val="24"/>
        </w:rPr>
        <w:t xml:space="preserve"> (see Table </w:t>
      </w:r>
      <w:del w:id="2458" w:author="蔡振辛 [2]" w:date="2026-09-24T21:08:53Z">
        <w:r>
          <w:rPr>
            <w:rFonts w:hint="eastAsia" w:ascii="Times New Roman" w:hAnsi="Times New Roman" w:cs="Times New Roman"/>
            <w:sz w:val="24"/>
          </w:rPr>
          <w:delText>3</w:delText>
        </w:r>
      </w:del>
      <w:ins w:id="2459" w:author="蔡振辛 [2]" w:date="2026-09-24T21:08:53Z">
        <w:r>
          <w:rPr>
            <w:rFonts w:ascii="Times New Roman" w:hAnsi="Times New Roman" w:eastAsia="Times New Roman" w:cs="Times New Roman"/>
            <w:sz w:val="24"/>
          </w:rPr>
          <w:t>2</w:t>
        </w:r>
      </w:ins>
      <w:r>
        <w:rPr>
          <w:rFonts w:ascii="Times New Roman" w:hAnsi="Times New Roman" w:eastAsia="Times New Roman" w:cs="Times New Roman"/>
          <w:sz w:val="24"/>
        </w:rPr>
        <w:t xml:space="preserve"> for the </w:t>
      </w:r>
      <w:del w:id="2460" w:author="蔡振辛 [2]" w:date="2026-09-24T21:08:53Z">
        <w:r>
          <w:rPr>
            <w:rFonts w:ascii="Times New Roman" w:hAnsi="Times New Roman" w:eastAsia="Times New Roman" w:cs="Times New Roman"/>
            <w:sz w:val="24"/>
          </w:rPr>
          <w:delText>included</w:delText>
        </w:r>
      </w:del>
      <w:ins w:id="2461" w:author="蔡振辛 [2]" w:date="2026-09-24T21:08:53Z">
        <w:r>
          <w:rPr>
            <w:rFonts w:ascii="Times New Roman" w:hAnsi="Times New Roman" w:eastAsia="Times New Roman" w:cs="Times New Roman"/>
            <w:sz w:val="24"/>
          </w:rPr>
          <w:t>bootstrap</w:t>
        </w:r>
      </w:ins>
      <w:r>
        <w:rPr>
          <w:rFonts w:ascii="Times New Roman" w:hAnsi="Times New Roman" w:eastAsia="Times New Roman" w:cs="Times New Roman"/>
          <w:sz w:val="24"/>
        </w:rPr>
        <w:t xml:space="preserve"> sample size</w:t>
      </w:r>
      <w:ins w:id="2462" w:author="蔡振辛 [2]" w:date="2026-09-24T21:08:53Z">
        <w:r>
          <w:rPr>
            <w:rFonts w:ascii="Times New Roman" w:hAnsi="Times New Roman" w:eastAsia="Times New Roman" w:cs="Times New Roman"/>
            <w:sz w:val="24"/>
          </w:rPr>
          <w:t>s</w:t>
        </w:r>
      </w:ins>
      <w:r>
        <w:rPr>
          <w:rFonts w:ascii="Times New Roman" w:hAnsi="Times New Roman" w:eastAsia="Times New Roman" w:cs="Times New Roman"/>
          <w:sz w:val="24"/>
        </w:rPr>
        <w:t xml:space="preserve"> and </w:t>
      </w:r>
      <w:del w:id="2463" w:author="蔡振辛 [2]" w:date="2026-09-24T21:08:53Z">
        <w:r>
          <w:rPr>
            <w:rFonts w:ascii="Times New Roman" w:hAnsi="Times New Roman" w:eastAsia="Times New Roman" w:cs="Times New Roman"/>
            <w:sz w:val="24"/>
          </w:rPr>
          <w:delText>number of trials for different</w:delText>
        </w:r>
      </w:del>
      <w:ins w:id="2464" w:author="蔡振辛 [2]" w:date="2026-09-24T21:08:53Z">
        <w:r>
          <w:rPr>
            <w:rFonts w:ascii="Times New Roman" w:hAnsi="Times New Roman" w:eastAsia="Times New Roman" w:cs="Times New Roman"/>
            <w:sz w:val="24"/>
          </w:rPr>
          <w:t>the results of the two</w:t>
        </w:r>
      </w:ins>
      <w:r>
        <w:rPr>
          <w:rFonts w:ascii="Times New Roman" w:hAnsi="Times New Roman" w:eastAsia="Times New Roman" w:cs="Times New Roman"/>
          <w:sz w:val="24"/>
        </w:rPr>
        <w:t xml:space="preserve"> approaches).</w:t>
      </w:r>
    </w:p>
    <w:p w14:paraId="553EABEA">
      <w:pPr>
        <w:widowControl/>
        <w:spacing w:line="480" w:lineRule="auto"/>
        <w:jc w:val="center"/>
        <w:rPr>
          <w:rStyle w:val="18"/>
        </w:rPr>
      </w:pPr>
      <w:del w:id="2465" w:author="蔡振辛 [2]" w:date="2026-09-24T21:08:53Z">
        <w:r>
          <w:rPr>
            <w:rStyle w:val="18"/>
          </w:rPr>
          <w:drawing>
            <wp:inline distT="0" distB="0" distL="114300" distR="114300">
              <wp:extent cx="5264150" cy="3723640"/>
              <wp:effectExtent l="0" t="0" r="0" b="0"/>
              <wp:docPr id="9" name="图片 9" descr="combined_figures_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ombined_figures_v6"/>
                      <pic:cNvPicPr>
                        <a:picLocks noChangeAspect="1"/>
                      </pic:cNvPicPr>
                    </pic:nvPicPr>
                    <pic:blipFill>
                      <a:blip r:embed="rId11"/>
                      <a:srcRect t="6034"/>
                      <a:stretch>
                        <a:fillRect/>
                      </a:stretch>
                    </pic:blipFill>
                    <pic:spPr>
                      <a:xfrm>
                        <a:off x="0" y="0"/>
                        <a:ext cx="5264150" cy="3723884"/>
                      </a:xfrm>
                      <a:prstGeom prst="rect">
                        <a:avLst/>
                      </a:prstGeom>
                      <a:ln>
                        <a:noFill/>
                      </a:ln>
                    </pic:spPr>
                  </pic:pic>
                </a:graphicData>
              </a:graphic>
            </wp:inline>
          </w:drawing>
        </w:r>
      </w:del>
      <w:ins w:id="2467" w:author="蔡振辛 [2]" w:date="2026-09-24T21:08:53Z">
        <w:r>
          <w:rPr>
            <w:rStyle w:val="18"/>
          </w:rPr>
          <w:drawing>
            <wp:inline distT="0" distB="0" distL="114300" distR="114300">
              <wp:extent cx="5433060" cy="4077335"/>
              <wp:effectExtent l="0" t="0" r="2540" b="12065"/>
              <wp:docPr id="1" name="图片 1" descr="combined_figures_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ombined_figures_v6"/>
                      <pic:cNvPicPr>
                        <a:picLocks noChangeAspect="1"/>
                      </pic:cNvPicPr>
                    </pic:nvPicPr>
                    <pic:blipFill>
                      <a:blip r:embed="rId12"/>
                      <a:srcRect t="3839"/>
                      <a:stretch>
                        <a:fillRect/>
                      </a:stretch>
                    </pic:blipFill>
                    <pic:spPr>
                      <a:xfrm>
                        <a:off x="0" y="0"/>
                        <a:ext cx="5433060" cy="4077335"/>
                      </a:xfrm>
                      <a:prstGeom prst="rect">
                        <a:avLst/>
                      </a:prstGeom>
                      <a:ln>
                        <a:noFill/>
                      </a:ln>
                    </pic:spPr>
                  </pic:pic>
                </a:graphicData>
              </a:graphic>
            </wp:inline>
          </w:drawing>
        </w:r>
      </w:ins>
    </w:p>
    <w:p w14:paraId="4461F2DF">
      <w:pPr>
        <w:widowControl/>
        <w:spacing w:line="480" w:lineRule="auto"/>
        <w:jc w:val="center"/>
        <w:rPr>
          <w:rFonts w:ascii="Times New Roman" w:hAnsi="Times New Roman" w:cs="Times New Roman" w:eastAsiaTheme="minorEastAsia"/>
          <w:sz w:val="24"/>
          <w:lang w:bidi="ar"/>
        </w:rPr>
      </w:pPr>
      <w:r>
        <w:rPr>
          <w:rFonts w:ascii="Times New Roman" w:hAnsi="Times New Roman" w:eastAsia="sans-serif" w:cs="Times New Roman"/>
          <w:b/>
          <w:bCs/>
          <w:i/>
          <w:iCs/>
          <w:kern w:val="0"/>
          <w:sz w:val="24"/>
          <w:lang w:bidi="ar"/>
        </w:rPr>
        <w:t xml:space="preserve">Figure </w:t>
      </w:r>
      <w:ins w:id="2469" w:author="蔡振辛 [2]" w:date="2026-09-24T21:08:53Z">
        <w:r>
          <w:rPr>
            <w:rFonts w:ascii="Times New Roman" w:hAnsi="Times New Roman" w:eastAsia="sans-serif" w:cs="Times New Roman"/>
            <w:b/>
            <w:bCs/>
            <w:i/>
            <w:iCs/>
            <w:kern w:val="0"/>
            <w:sz w:val="24"/>
            <w:lang w:bidi="ar"/>
          </w:rPr>
          <w:t>5.</w:t>
        </w:r>
      </w:ins>
      <w:r>
        <w:rPr>
          <w:rFonts w:ascii="Times New Roman" w:hAnsi="Times New Roman" w:eastAsia="sans-serif" w:cs="Times New Roman"/>
          <w:b/>
          <w:bCs/>
          <w:i/>
          <w:iCs/>
          <w:kern w:val="0"/>
          <w:sz w:val="24"/>
          <w:lang w:bidi="ar"/>
        </w:rPr>
        <w:t xml:space="preserve"> Bootstrap estimation of the self-prioritization effect under nonmatching conditions. A and B, the conservative approach; C and D, the liberal approach.</w:t>
      </w:r>
    </w:p>
    <w:p w14:paraId="357929AB">
      <w:pPr>
        <w:pStyle w:val="4"/>
        <w:rPr>
          <w:rFonts w:ascii="Times New Roman" w:hAnsi="Times New Roman" w:cs="Times New Roman" w:eastAsiaTheme="minorEastAsia"/>
          <w:b/>
          <w:bCs/>
          <w:szCs w:val="20"/>
        </w:rPr>
      </w:pPr>
      <w:r>
        <w:rPr>
          <w:rFonts w:ascii="Times New Roman" w:hAnsi="Times New Roman" w:cs="Times New Roman" w:eastAsiaTheme="minorEastAsia"/>
          <w:b/>
          <w:bCs/>
          <w:szCs w:val="20"/>
        </w:rPr>
        <w:t xml:space="preserve">Table </w:t>
      </w:r>
      <w:del w:id="2470" w:author="蔡振辛 [2]" w:date="2026-09-24T21:08:53Z">
        <w:r>
          <w:rPr>
            <w:rFonts w:hint="eastAsia" w:ascii="Times New Roman" w:hAnsi="Times New Roman" w:cs="Times New Roman" w:eastAsiaTheme="minorEastAsia"/>
            <w:b/>
            <w:bCs/>
            <w:szCs w:val="20"/>
          </w:rPr>
          <w:delText>3</w:delText>
        </w:r>
      </w:del>
      <w:ins w:id="2471" w:author="蔡振辛 [2]" w:date="2026-09-24T21:08:53Z">
        <w:r>
          <w:rPr>
            <w:rFonts w:ascii="Times New Roman" w:hAnsi="Times New Roman" w:cs="Times New Roman" w:eastAsiaTheme="minorEastAsia"/>
            <w:b/>
            <w:bCs/>
            <w:szCs w:val="20"/>
          </w:rPr>
          <w:t>2</w:t>
        </w:r>
      </w:ins>
    </w:p>
    <w:p w14:paraId="4FEFB293">
      <w:pPr>
        <w:spacing w:line="480" w:lineRule="auto"/>
        <w:jc w:val="left"/>
        <w:rPr>
          <w:rFonts w:ascii="Times New Roman" w:hAnsi="Times New Roman" w:cs="Times New Roman" w:eastAsiaTheme="minorEastAsia"/>
          <w:i/>
          <w:iCs/>
          <w:sz w:val="20"/>
          <w:szCs w:val="20"/>
        </w:rPr>
      </w:pPr>
      <w:del w:id="2472" w:author="蔡振辛 [2]" w:date="2026-09-24T21:08:53Z">
        <w:r>
          <w:rPr>
            <w:rFonts w:ascii="Times New Roman" w:hAnsi="Times New Roman" w:cs="Times New Roman" w:eastAsiaTheme="minorEastAsia"/>
            <w:i/>
            <w:iCs/>
            <w:sz w:val="20"/>
            <w:szCs w:val="20"/>
          </w:rPr>
          <w:delText>Summary of Liberal Approach Result</w:delText>
        </w:r>
      </w:del>
      <w:ins w:id="2473" w:author="蔡振辛 [2]" w:date="2026-09-24T21:08:53Z">
        <w:r>
          <w:rPr>
            <w:rFonts w:ascii="Times New Roman" w:hAnsi="Times New Roman" w:cs="Times New Roman" w:eastAsiaTheme="minorEastAsia"/>
            <w:i/>
            <w:iCs/>
            <w:sz w:val="20"/>
            <w:szCs w:val="20"/>
          </w:rPr>
          <w:t>Bootstrap Estimates of the Self-Prioritization Effect Under Nonmatching Condition</w:t>
        </w:r>
      </w:ins>
      <w:r>
        <w:rPr>
          <w:rFonts w:ascii="Times New Roman" w:hAnsi="Times New Roman" w:cs="Times New Roman" w:eastAsiaTheme="minorEastAsia"/>
          <w:i/>
          <w:iCs/>
          <w:sz w:val="20"/>
          <w:szCs w:val="20"/>
        </w:rPr>
        <w:t>s</w:t>
      </w:r>
    </w:p>
    <w:tbl>
      <w:tblPr>
        <w:tblStyle w:val="10"/>
        <w:tblW w:w="49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7"/>
        <w:gridCol w:w="1319"/>
        <w:gridCol w:w="1493"/>
        <w:gridCol w:w="607"/>
        <w:gridCol w:w="1099"/>
        <w:gridCol w:w="1735"/>
        <w:gridCol w:w="767"/>
      </w:tblGrid>
      <w:tr w14:paraId="2461B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81" w:hRule="atLeast"/>
        </w:trPr>
        <w:tc>
          <w:tcPr>
            <w:tcW w:w="1107" w:type="pct"/>
            <w:tcBorders>
              <w:top w:val="single" w:color="auto" w:sz="4" w:space="0"/>
              <w:left w:val="nil"/>
              <w:bottom w:val="single" w:color="auto" w:sz="4" w:space="0"/>
              <w:right w:val="nil"/>
            </w:tcBorders>
            <w:shd w:val="clear" w:color="auto" w:fill="auto"/>
          </w:tcPr>
          <w:p w14:paraId="2628E953">
            <w:pPr>
              <w:widowControl/>
              <w:jc w:val="center"/>
              <w:rPr>
                <w:rFonts w:ascii="Times New Roman" w:hAnsi="Times New Roman" w:cs="Times New Roman" w:eastAsiaTheme="minorEastAsia"/>
                <w:sz w:val="24"/>
                <w:lang w:bidi="ar"/>
              </w:rPr>
            </w:pPr>
          </w:p>
        </w:tc>
        <w:tc>
          <w:tcPr>
            <w:tcW w:w="736" w:type="pct"/>
            <w:tcBorders>
              <w:top w:val="single" w:color="auto" w:sz="4" w:space="0"/>
              <w:left w:val="nil"/>
              <w:bottom w:val="single" w:color="auto" w:sz="4" w:space="0"/>
              <w:right w:val="nil"/>
            </w:tcBorders>
            <w:shd w:val="clear" w:color="auto" w:fill="auto"/>
          </w:tcPr>
          <w:p w14:paraId="0B4A09AE">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Measure</w:t>
            </w:r>
          </w:p>
        </w:tc>
        <w:tc>
          <w:tcPr>
            <w:tcW w:w="833" w:type="pct"/>
            <w:tcBorders>
              <w:top w:val="single" w:color="auto" w:sz="4" w:space="0"/>
              <w:left w:val="nil"/>
              <w:bottom w:val="single" w:color="auto" w:sz="4" w:space="0"/>
              <w:right w:val="nil"/>
            </w:tcBorders>
            <w:shd w:val="clear" w:color="auto" w:fill="auto"/>
          </w:tcPr>
          <w:p w14:paraId="27A71A86">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Dimension</w:t>
            </w:r>
          </w:p>
        </w:tc>
        <w:tc>
          <w:tcPr>
            <w:tcW w:w="341" w:type="pct"/>
            <w:tcBorders>
              <w:top w:val="single" w:color="auto" w:sz="4" w:space="0"/>
              <w:left w:val="nil"/>
              <w:bottom w:val="single" w:color="auto" w:sz="4" w:space="0"/>
              <w:right w:val="nil"/>
            </w:tcBorders>
            <w:shd w:val="clear" w:color="auto" w:fill="auto"/>
          </w:tcPr>
          <w:p w14:paraId="7B6818CE">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N</w:t>
            </w:r>
            <w:r>
              <w:rPr>
                <w:rFonts w:hint="eastAsia" w:ascii="Times New Roman" w:hAnsi="Times New Roman" w:cs="Times New Roman" w:eastAsiaTheme="minorEastAsia"/>
                <w:sz w:val="24"/>
                <w:lang w:bidi="ar"/>
              </w:rPr>
              <w:t xml:space="preserve"> </w:t>
            </w:r>
            <w:r>
              <w:rPr>
                <w:rFonts w:ascii="Times New Roman" w:hAnsi="Times New Roman" w:cs="Times New Roman" w:eastAsiaTheme="minorEastAsia"/>
                <w:sz w:val="24"/>
                <w:vertAlign w:val="subscript"/>
                <w:lang w:bidi="ar"/>
              </w:rPr>
              <w:t>Max</w:t>
            </w:r>
          </w:p>
        </w:tc>
        <w:tc>
          <w:tcPr>
            <w:tcW w:w="614" w:type="pct"/>
            <w:tcBorders>
              <w:top w:val="single" w:color="auto" w:sz="4" w:space="0"/>
              <w:left w:val="nil"/>
              <w:bottom w:val="single" w:color="auto" w:sz="4" w:space="0"/>
              <w:right w:val="nil"/>
            </w:tcBorders>
            <w:shd w:val="clear" w:color="auto" w:fill="auto"/>
          </w:tcPr>
          <w:p w14:paraId="6CE7B499">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Cohen's d</w:t>
            </w:r>
          </w:p>
        </w:tc>
        <w:tc>
          <w:tcPr>
            <w:tcW w:w="967" w:type="pct"/>
            <w:tcBorders>
              <w:top w:val="single" w:color="auto" w:sz="4" w:space="0"/>
              <w:left w:val="nil"/>
              <w:bottom w:val="single" w:color="auto" w:sz="4" w:space="0"/>
              <w:right w:val="nil"/>
            </w:tcBorders>
            <w:shd w:val="clear" w:color="auto" w:fill="auto"/>
          </w:tcPr>
          <w:p w14:paraId="3180E6ED">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95% CI</w:t>
            </w:r>
          </w:p>
        </w:tc>
        <w:tc>
          <w:tcPr>
            <w:tcW w:w="399" w:type="pct"/>
            <w:tcBorders>
              <w:top w:val="single" w:color="auto" w:sz="4" w:space="0"/>
              <w:left w:val="nil"/>
              <w:bottom w:val="single" w:color="auto" w:sz="4" w:space="0"/>
              <w:right w:val="nil"/>
            </w:tcBorders>
          </w:tcPr>
          <w:p w14:paraId="53A5C898">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N</w:t>
            </w:r>
            <w:r>
              <w:rPr>
                <w:rFonts w:hint="eastAsia" w:ascii="Times New Roman" w:hAnsi="Times New Roman" w:cs="Times New Roman" w:eastAsiaTheme="minorEastAsia"/>
                <w:sz w:val="24"/>
                <w:lang w:bidi="ar"/>
              </w:rPr>
              <w:t xml:space="preserve"> </w:t>
            </w:r>
            <w:r>
              <w:rPr>
                <w:rFonts w:ascii="Times New Roman" w:hAnsi="Times New Roman" w:cs="Times New Roman" w:eastAsiaTheme="minorEastAsia"/>
                <w:sz w:val="24"/>
                <w:vertAlign w:val="subscript"/>
                <w:lang w:bidi="ar"/>
              </w:rPr>
              <w:t>min</w:t>
            </w:r>
          </w:p>
        </w:tc>
      </w:tr>
      <w:tr w14:paraId="7FAE1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7" w:type="pct"/>
            <w:vMerge w:val="restart"/>
            <w:tcBorders>
              <w:top w:val="single" w:color="auto" w:sz="4" w:space="0"/>
              <w:left w:val="nil"/>
              <w:right w:val="nil"/>
            </w:tcBorders>
            <w:shd w:val="clear" w:color="auto" w:fill="auto"/>
          </w:tcPr>
          <w:p w14:paraId="60931B36">
            <w:pPr>
              <w:widowControl/>
              <w:jc w:val="center"/>
              <w:rPr>
                <w:del w:id="2474" w:author="蔡振辛 [2]" w:date="2026-09-24T21:08:53Z"/>
                <w:rFonts w:ascii="Times New Roman" w:hAnsi="Times New Roman" w:cs="Times New Roman" w:eastAsiaTheme="minorEastAsia"/>
                <w:sz w:val="24"/>
                <w:lang w:bidi="ar"/>
              </w:rPr>
            </w:pPr>
          </w:p>
          <w:p w14:paraId="47A9C487">
            <w:pPr>
              <w:widowControl/>
              <w:jc w:val="center"/>
              <w:rPr>
                <w:rFonts w:ascii="Times New Roman" w:hAnsi="Times New Roman" w:cs="Times New Roman" w:eastAsiaTheme="minorEastAsia"/>
                <w:sz w:val="24"/>
                <w:lang w:bidi="ar"/>
              </w:rPr>
            </w:pPr>
            <w:r>
              <w:t xml:space="preserve">Liberal </w:t>
            </w:r>
            <w:del w:id="2475" w:author="蔡振辛 [2]" w:date="2026-09-24T21:08:53Z">
              <w:r>
                <w:rPr>
                  <w:rFonts w:ascii="Times New Roman" w:hAnsi="Times New Roman" w:cs="Times New Roman" w:eastAsiaTheme="minorEastAsia"/>
                  <w:sz w:val="24"/>
                  <w:lang w:bidi="ar"/>
                </w:rPr>
                <w:br w:type="textWrapping"/>
              </w:r>
            </w:del>
            <w:r>
              <w:t>Approach</w:t>
            </w:r>
          </w:p>
        </w:tc>
        <w:tc>
          <w:tcPr>
            <w:tcW w:w="736" w:type="pct"/>
            <w:tcBorders>
              <w:top w:val="single" w:color="auto" w:sz="4" w:space="0"/>
              <w:left w:val="nil"/>
              <w:bottom w:val="nil"/>
              <w:right w:val="nil"/>
            </w:tcBorders>
            <w:shd w:val="clear" w:color="auto" w:fill="auto"/>
          </w:tcPr>
          <w:p w14:paraId="4AD66B1F">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RT</w:t>
            </w:r>
          </w:p>
        </w:tc>
        <w:tc>
          <w:tcPr>
            <w:tcW w:w="833" w:type="pct"/>
            <w:tcBorders>
              <w:top w:val="single" w:color="auto" w:sz="4" w:space="0"/>
              <w:left w:val="nil"/>
              <w:bottom w:val="nil"/>
              <w:right w:val="nil"/>
            </w:tcBorders>
            <w:shd w:val="clear" w:color="auto" w:fill="auto"/>
          </w:tcPr>
          <w:p w14:paraId="71F36ADD">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Shape</w:t>
            </w:r>
          </w:p>
        </w:tc>
        <w:tc>
          <w:tcPr>
            <w:tcW w:w="341" w:type="pct"/>
            <w:tcBorders>
              <w:top w:val="single" w:color="auto" w:sz="4" w:space="0"/>
              <w:left w:val="nil"/>
              <w:bottom w:val="nil"/>
              <w:right w:val="nil"/>
            </w:tcBorders>
            <w:shd w:val="clear" w:color="auto" w:fill="auto"/>
          </w:tcPr>
          <w:p w14:paraId="36CBE654">
            <w:pPr>
              <w:widowControl/>
              <w:jc w:val="center"/>
              <w:rPr>
                <w:rFonts w:ascii="Times New Roman" w:hAnsi="Times New Roman" w:cs="Times New Roman" w:eastAsiaTheme="minorEastAsia"/>
                <w:sz w:val="24"/>
                <w:lang w:bidi="ar"/>
              </w:rPr>
            </w:pPr>
            <w:del w:id="2476" w:author="蔡振辛 [2]" w:date="2026-09-24T21:08:53Z">
              <w:r>
                <w:rPr>
                  <w:rFonts w:ascii="Times New Roman" w:hAnsi="Times New Roman" w:cs="Times New Roman" w:eastAsiaTheme="minorEastAsia"/>
                  <w:sz w:val="24"/>
                  <w:lang w:bidi="ar"/>
                </w:rPr>
                <w:delText>96</w:delText>
              </w:r>
            </w:del>
            <w:ins w:id="2477" w:author="蔡振辛 [2]" w:date="2026-09-24T21:08:53Z">
              <w:r>
                <w:rPr>
                  <w:rFonts w:ascii="Times New Roman" w:hAnsi="Times New Roman" w:cs="Times New Roman" w:eastAsiaTheme="minorEastAsia"/>
                  <w:sz w:val="24"/>
                  <w:lang w:bidi="ar"/>
                </w:rPr>
                <w:t>3,60</w:t>
              </w:r>
            </w:ins>
            <w:r>
              <w:rPr>
                <w:rFonts w:ascii="Times New Roman" w:hAnsi="Times New Roman" w:cs="Times New Roman" w:eastAsiaTheme="minorEastAsia"/>
                <w:sz w:val="24"/>
                <w:lang w:bidi="ar"/>
              </w:rPr>
              <w:t>4</w:t>
            </w:r>
          </w:p>
        </w:tc>
        <w:tc>
          <w:tcPr>
            <w:tcW w:w="614" w:type="pct"/>
            <w:tcBorders>
              <w:top w:val="single" w:color="auto" w:sz="4" w:space="0"/>
              <w:left w:val="nil"/>
              <w:bottom w:val="nil"/>
              <w:right w:val="nil"/>
            </w:tcBorders>
            <w:shd w:val="clear" w:color="auto" w:fill="auto"/>
          </w:tcPr>
          <w:p w14:paraId="47B50BFA">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0.0</w:t>
            </w:r>
            <w:del w:id="2478" w:author="蔡振辛 [2]" w:date="2026-09-24T21:08:53Z">
              <w:r>
                <w:rPr>
                  <w:rFonts w:ascii="Times New Roman" w:hAnsi="Times New Roman" w:cs="Times New Roman" w:eastAsiaTheme="minorEastAsia"/>
                  <w:sz w:val="24"/>
                  <w:lang w:bidi="ar"/>
                </w:rPr>
                <w:delText>23</w:delText>
              </w:r>
            </w:del>
            <w:ins w:id="2479" w:author="蔡振辛 [2]" w:date="2026-09-24T21:08:53Z">
              <w:r>
                <w:rPr>
                  <w:rFonts w:ascii="Times New Roman" w:hAnsi="Times New Roman" w:cs="Times New Roman" w:eastAsiaTheme="minorEastAsia"/>
                  <w:sz w:val="24"/>
                  <w:lang w:bidi="ar"/>
                </w:rPr>
                <w:t>05</w:t>
              </w:r>
            </w:ins>
          </w:p>
        </w:tc>
        <w:tc>
          <w:tcPr>
            <w:tcW w:w="967" w:type="pct"/>
            <w:tcBorders>
              <w:top w:val="single" w:color="auto" w:sz="4" w:space="0"/>
              <w:left w:val="nil"/>
              <w:bottom w:val="nil"/>
              <w:right w:val="nil"/>
            </w:tcBorders>
            <w:shd w:val="clear" w:color="auto" w:fill="auto"/>
          </w:tcPr>
          <w:p w14:paraId="374CA058">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w:t>
            </w:r>
            <w:ins w:id="2480" w:author="蔡振辛 [2]" w:date="2026-09-24T21:08:53Z">
              <w:r>
                <w:rPr>
                  <w:rFonts w:ascii="Times New Roman" w:hAnsi="Times New Roman" w:cs="Times New Roman" w:eastAsiaTheme="minorEastAsia"/>
                  <w:sz w:val="24"/>
                  <w:lang w:bidi="ar"/>
                </w:rPr>
                <w:t>−</w:t>
              </w:r>
            </w:ins>
            <w:r>
              <w:rPr>
                <w:rFonts w:ascii="Times New Roman" w:hAnsi="Times New Roman" w:cs="Times New Roman" w:eastAsiaTheme="minorEastAsia"/>
                <w:sz w:val="24"/>
                <w:lang w:bidi="ar"/>
              </w:rPr>
              <w:t>0.00</w:t>
            </w:r>
            <w:del w:id="2481" w:author="蔡振辛 [2]" w:date="2026-09-24T21:08:53Z">
              <w:r>
                <w:rPr>
                  <w:rFonts w:ascii="Times New Roman" w:hAnsi="Times New Roman" w:cs="Times New Roman" w:eastAsiaTheme="minorEastAsia"/>
                  <w:sz w:val="24"/>
                  <w:lang w:bidi="ar"/>
                </w:rPr>
                <w:delText>4</w:delText>
              </w:r>
            </w:del>
            <w:ins w:id="2482" w:author="蔡振辛 [2]" w:date="2026-09-24T21:08:53Z">
              <w:r>
                <w:rPr>
                  <w:rFonts w:ascii="Times New Roman" w:hAnsi="Times New Roman" w:cs="Times New Roman" w:eastAsiaTheme="minorEastAsia"/>
                  <w:sz w:val="24"/>
                  <w:lang w:bidi="ar"/>
                </w:rPr>
                <w:t>8</w:t>
              </w:r>
            </w:ins>
            <w:r>
              <w:rPr>
                <w:rFonts w:ascii="Times New Roman" w:hAnsi="Times New Roman" w:cs="Times New Roman" w:eastAsiaTheme="minorEastAsia"/>
                <w:sz w:val="24"/>
                <w:lang w:bidi="ar"/>
              </w:rPr>
              <w:t>, 0.0</w:t>
            </w:r>
            <w:del w:id="2483" w:author="蔡振辛 [2]" w:date="2026-09-24T21:08:53Z">
              <w:r>
                <w:rPr>
                  <w:rFonts w:ascii="Times New Roman" w:hAnsi="Times New Roman" w:cs="Times New Roman" w:eastAsiaTheme="minorEastAsia"/>
                  <w:sz w:val="24"/>
                  <w:lang w:bidi="ar"/>
                </w:rPr>
                <w:delText>4</w:delText>
              </w:r>
            </w:del>
            <w:r>
              <w:rPr>
                <w:rFonts w:ascii="Times New Roman" w:hAnsi="Times New Roman" w:cs="Times New Roman" w:eastAsiaTheme="minorEastAsia"/>
                <w:sz w:val="24"/>
                <w:lang w:bidi="ar"/>
              </w:rPr>
              <w:t>1</w:t>
            </w:r>
            <w:ins w:id="2484" w:author="蔡振辛 [2]" w:date="2026-09-24T21:08:53Z">
              <w:r>
                <w:rPr>
                  <w:rFonts w:ascii="Times New Roman" w:hAnsi="Times New Roman" w:cs="Times New Roman" w:eastAsiaTheme="minorEastAsia"/>
                  <w:sz w:val="24"/>
                  <w:lang w:bidi="ar"/>
                </w:rPr>
                <w:t>7</w:t>
              </w:r>
            </w:ins>
            <w:r>
              <w:rPr>
                <w:rFonts w:ascii="Times New Roman" w:hAnsi="Times New Roman" w:cs="Times New Roman" w:eastAsiaTheme="minorEastAsia"/>
                <w:sz w:val="24"/>
                <w:lang w:bidi="ar"/>
              </w:rPr>
              <w:t>]</w:t>
            </w:r>
          </w:p>
        </w:tc>
        <w:tc>
          <w:tcPr>
            <w:tcW w:w="399" w:type="pct"/>
            <w:tcBorders>
              <w:top w:val="single" w:color="auto" w:sz="4" w:space="0"/>
              <w:left w:val="nil"/>
              <w:bottom w:val="nil"/>
              <w:right w:val="nil"/>
            </w:tcBorders>
          </w:tcPr>
          <w:p w14:paraId="55DEC2FD">
            <w:pPr>
              <w:widowControl/>
              <w:jc w:val="center"/>
              <w:rPr>
                <w:rFonts w:ascii="Times New Roman" w:hAnsi="Times New Roman" w:cs="Times New Roman" w:eastAsiaTheme="minorEastAsia"/>
                <w:sz w:val="24"/>
                <w:lang w:bidi="ar"/>
              </w:rPr>
            </w:pPr>
            <w:del w:id="2485" w:author="蔡振辛 [2]" w:date="2026-09-24T21:08:53Z">
              <w:r>
                <w:rPr>
                  <w:rFonts w:ascii="Times New Roman" w:hAnsi="Times New Roman" w:cs="Times New Roman" w:eastAsiaTheme="minorEastAsia"/>
                  <w:sz w:val="24"/>
                  <w:lang w:bidi="ar"/>
                </w:rPr>
                <w:delText>630</w:delText>
              </w:r>
            </w:del>
            <w:ins w:id="2486" w:author="蔡振辛 [2]" w:date="2026-09-24T21:08:53Z">
              <w:r>
                <w:rPr>
                  <w:rFonts w:ascii="Times New Roman" w:hAnsi="Times New Roman" w:cs="Times New Roman" w:eastAsiaTheme="minorEastAsia"/>
                  <w:sz w:val="24"/>
                  <w:lang w:bidi="ar"/>
                </w:rPr>
                <w:t>not reached</w:t>
              </w:r>
            </w:ins>
          </w:p>
        </w:tc>
      </w:tr>
      <w:tr w14:paraId="36802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7" w:type="pct"/>
            <w:vMerge w:val="continue"/>
            <w:tcBorders>
              <w:left w:val="nil"/>
              <w:right w:val="nil"/>
            </w:tcBorders>
            <w:shd w:val="clear" w:color="auto" w:fill="auto"/>
          </w:tcPr>
          <w:p w14:paraId="5072892B">
            <w:pPr>
              <w:widowControl/>
              <w:jc w:val="center"/>
              <w:rPr>
                <w:rFonts w:ascii="Times New Roman" w:hAnsi="Times New Roman" w:cs="Times New Roman" w:eastAsiaTheme="minorEastAsia"/>
                <w:sz w:val="24"/>
                <w:lang w:bidi="ar"/>
              </w:rPr>
            </w:pPr>
          </w:p>
        </w:tc>
        <w:tc>
          <w:tcPr>
            <w:tcW w:w="736" w:type="pct"/>
            <w:tcBorders>
              <w:top w:val="nil"/>
              <w:left w:val="nil"/>
              <w:bottom w:val="nil"/>
              <w:right w:val="nil"/>
            </w:tcBorders>
            <w:shd w:val="clear" w:color="auto" w:fill="auto"/>
          </w:tcPr>
          <w:p w14:paraId="6F1DDDF3">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RT</w:t>
            </w:r>
          </w:p>
        </w:tc>
        <w:tc>
          <w:tcPr>
            <w:tcW w:w="833" w:type="pct"/>
            <w:tcBorders>
              <w:top w:val="nil"/>
              <w:left w:val="nil"/>
              <w:bottom w:val="nil"/>
              <w:right w:val="nil"/>
            </w:tcBorders>
            <w:shd w:val="clear" w:color="auto" w:fill="auto"/>
          </w:tcPr>
          <w:p w14:paraId="452C9F77">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Label</w:t>
            </w:r>
          </w:p>
        </w:tc>
        <w:tc>
          <w:tcPr>
            <w:tcW w:w="341" w:type="pct"/>
            <w:tcBorders>
              <w:top w:val="nil"/>
              <w:left w:val="nil"/>
              <w:bottom w:val="nil"/>
              <w:right w:val="nil"/>
            </w:tcBorders>
            <w:shd w:val="clear" w:color="auto" w:fill="auto"/>
          </w:tcPr>
          <w:p w14:paraId="64070797">
            <w:pPr>
              <w:widowControl/>
              <w:jc w:val="center"/>
              <w:rPr>
                <w:rFonts w:ascii="Times New Roman" w:hAnsi="Times New Roman" w:cs="Times New Roman" w:eastAsiaTheme="minorEastAsia"/>
                <w:sz w:val="24"/>
                <w:lang w:bidi="ar"/>
              </w:rPr>
            </w:pPr>
            <w:del w:id="2487" w:author="蔡振辛 [2]" w:date="2026-09-24T21:08:53Z">
              <w:r>
                <w:rPr>
                  <w:rFonts w:ascii="Times New Roman" w:hAnsi="Times New Roman" w:cs="Times New Roman" w:eastAsiaTheme="minorEastAsia"/>
                  <w:sz w:val="24"/>
                  <w:lang w:bidi="ar"/>
                </w:rPr>
                <w:delText>861</w:delText>
              </w:r>
            </w:del>
            <w:ins w:id="2488" w:author="蔡振辛 [2]" w:date="2026-09-24T21:08:53Z">
              <w:r>
                <w:rPr>
                  <w:rFonts w:ascii="Times New Roman" w:hAnsi="Times New Roman" w:cs="Times New Roman" w:eastAsiaTheme="minorEastAsia"/>
                  <w:sz w:val="24"/>
                  <w:lang w:bidi="ar"/>
                </w:rPr>
                <w:t>3,192</w:t>
              </w:r>
            </w:ins>
          </w:p>
        </w:tc>
        <w:tc>
          <w:tcPr>
            <w:tcW w:w="614" w:type="pct"/>
            <w:tcBorders>
              <w:top w:val="nil"/>
              <w:left w:val="nil"/>
              <w:bottom w:val="nil"/>
              <w:right w:val="nil"/>
            </w:tcBorders>
            <w:shd w:val="clear" w:color="auto" w:fill="auto"/>
          </w:tcPr>
          <w:p w14:paraId="7C9E6A9C">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0.1</w:t>
            </w:r>
            <w:del w:id="2489" w:author="蔡振辛 [2]" w:date="2026-09-24T21:08:53Z">
              <w:r>
                <w:rPr>
                  <w:rFonts w:ascii="Times New Roman" w:hAnsi="Times New Roman" w:cs="Times New Roman" w:eastAsiaTheme="minorEastAsia"/>
                  <w:sz w:val="24"/>
                  <w:lang w:bidi="ar"/>
                </w:rPr>
                <w:delText>8</w:delText>
              </w:r>
            </w:del>
            <w:r>
              <w:rPr>
                <w:rFonts w:ascii="Times New Roman" w:hAnsi="Times New Roman" w:cs="Times New Roman" w:eastAsiaTheme="minorEastAsia"/>
                <w:sz w:val="24"/>
                <w:lang w:bidi="ar"/>
              </w:rPr>
              <w:t>2</w:t>
            </w:r>
            <w:ins w:id="2490" w:author="蔡振辛 [2]" w:date="2026-09-24T21:08:53Z">
              <w:r>
                <w:rPr>
                  <w:rFonts w:ascii="Times New Roman" w:hAnsi="Times New Roman" w:cs="Times New Roman" w:eastAsiaTheme="minorEastAsia"/>
                  <w:sz w:val="24"/>
                  <w:lang w:bidi="ar"/>
                </w:rPr>
                <w:t>5</w:t>
              </w:r>
            </w:ins>
          </w:p>
        </w:tc>
        <w:tc>
          <w:tcPr>
            <w:tcW w:w="967" w:type="pct"/>
            <w:tcBorders>
              <w:top w:val="nil"/>
              <w:left w:val="nil"/>
              <w:bottom w:val="nil"/>
              <w:right w:val="nil"/>
            </w:tcBorders>
            <w:shd w:val="clear" w:color="auto" w:fill="auto"/>
          </w:tcPr>
          <w:p w14:paraId="18BCA7AC">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[0.1</w:t>
            </w:r>
            <w:del w:id="2491" w:author="蔡振辛 [2]" w:date="2026-09-24T21:08:53Z">
              <w:r>
                <w:rPr>
                  <w:rFonts w:ascii="Times New Roman" w:hAnsi="Times New Roman" w:cs="Times New Roman" w:eastAsiaTheme="minorEastAsia"/>
                  <w:sz w:val="24"/>
                  <w:lang w:bidi="ar"/>
                </w:rPr>
                <w:delText>63</w:delText>
              </w:r>
            </w:del>
            <w:ins w:id="2492" w:author="蔡振辛 [2]" w:date="2026-09-24T21:08:53Z">
              <w:r>
                <w:rPr>
                  <w:rFonts w:ascii="Times New Roman" w:hAnsi="Times New Roman" w:cs="Times New Roman" w:eastAsiaTheme="minorEastAsia"/>
                  <w:sz w:val="24"/>
                  <w:lang w:bidi="ar"/>
                </w:rPr>
                <w:t>12</w:t>
              </w:r>
            </w:ins>
            <w:r>
              <w:rPr>
                <w:rFonts w:ascii="Times New Roman" w:hAnsi="Times New Roman" w:cs="Times New Roman" w:eastAsiaTheme="minorEastAsia"/>
                <w:sz w:val="24"/>
                <w:lang w:bidi="ar"/>
              </w:rPr>
              <w:t>, 0.</w:t>
            </w:r>
            <w:del w:id="2493" w:author="蔡振辛 [2]" w:date="2026-09-24T21:08:53Z">
              <w:r>
                <w:rPr>
                  <w:rFonts w:ascii="Times New Roman" w:hAnsi="Times New Roman" w:cs="Times New Roman" w:eastAsiaTheme="minorEastAsia"/>
                  <w:sz w:val="24"/>
                  <w:lang w:bidi="ar"/>
                </w:rPr>
                <w:delText>202</w:delText>
              </w:r>
            </w:del>
            <w:ins w:id="2494" w:author="蔡振辛 [2]" w:date="2026-09-24T21:08:53Z">
              <w:r>
                <w:rPr>
                  <w:rFonts w:ascii="Times New Roman" w:hAnsi="Times New Roman" w:cs="Times New Roman" w:eastAsiaTheme="minorEastAsia"/>
                  <w:sz w:val="24"/>
                  <w:lang w:bidi="ar"/>
                </w:rPr>
                <w:t>138</w:t>
              </w:r>
            </w:ins>
            <w:r>
              <w:rPr>
                <w:rFonts w:ascii="Times New Roman" w:hAnsi="Times New Roman" w:cs="Times New Roman" w:eastAsiaTheme="minorEastAsia"/>
                <w:sz w:val="24"/>
                <w:lang w:bidi="ar"/>
              </w:rPr>
              <w:t>]</w:t>
            </w:r>
          </w:p>
        </w:tc>
        <w:tc>
          <w:tcPr>
            <w:tcW w:w="399" w:type="pct"/>
            <w:tcBorders>
              <w:top w:val="nil"/>
              <w:left w:val="nil"/>
              <w:bottom w:val="nil"/>
              <w:right w:val="nil"/>
            </w:tcBorders>
          </w:tcPr>
          <w:p w14:paraId="2BF74F8B">
            <w:pPr>
              <w:widowControl/>
              <w:jc w:val="center"/>
              <w:rPr>
                <w:rFonts w:ascii="Times New Roman" w:hAnsi="Times New Roman" w:cs="Times New Roman" w:eastAsiaTheme="minorEastAsia"/>
                <w:sz w:val="24"/>
                <w:lang w:bidi="ar"/>
              </w:rPr>
            </w:pPr>
            <w:del w:id="2495" w:author="蔡振辛 [2]" w:date="2026-09-24T21:08:53Z">
              <w:r>
                <w:rPr>
                  <w:rFonts w:ascii="Times New Roman" w:hAnsi="Times New Roman" w:cs="Times New Roman" w:eastAsiaTheme="minorEastAsia"/>
                  <w:sz w:val="24"/>
                  <w:lang w:bidi="ar"/>
                </w:rPr>
                <w:delText>2</w:delText>
              </w:r>
            </w:del>
            <w:ins w:id="2496" w:author="蔡振辛 [2]" w:date="2026-09-24T21:08:53Z">
              <w:r>
                <w:rPr>
                  <w:rFonts w:ascii="Times New Roman" w:hAnsi="Times New Roman" w:cs="Times New Roman" w:eastAsiaTheme="minorEastAsia"/>
                  <w:sz w:val="24"/>
                  <w:lang w:bidi="ar"/>
                </w:rPr>
                <w:t>4</w:t>
              </w:r>
            </w:ins>
            <w:r>
              <w:rPr>
                <w:rFonts w:ascii="Times New Roman" w:hAnsi="Times New Roman" w:cs="Times New Roman" w:eastAsiaTheme="minorEastAsia"/>
                <w:sz w:val="24"/>
                <w:lang w:bidi="ar"/>
              </w:rPr>
              <w:t>0</w:t>
            </w:r>
          </w:p>
        </w:tc>
      </w:tr>
      <w:tr w14:paraId="2F6D5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7" w:type="pct"/>
            <w:vMerge w:val="continue"/>
            <w:tcBorders>
              <w:left w:val="nil"/>
              <w:right w:val="nil"/>
            </w:tcBorders>
            <w:shd w:val="clear" w:color="auto" w:fill="auto"/>
          </w:tcPr>
          <w:p w14:paraId="7CE7AC98">
            <w:pPr>
              <w:widowControl/>
              <w:jc w:val="center"/>
              <w:rPr>
                <w:rFonts w:ascii="Times New Roman" w:hAnsi="Times New Roman" w:cs="Times New Roman" w:eastAsiaTheme="minorEastAsia"/>
                <w:sz w:val="24"/>
                <w:lang w:bidi="ar"/>
              </w:rPr>
            </w:pPr>
          </w:p>
        </w:tc>
        <w:tc>
          <w:tcPr>
            <w:tcW w:w="736" w:type="pct"/>
            <w:tcBorders>
              <w:top w:val="nil"/>
              <w:left w:val="nil"/>
              <w:bottom w:val="nil"/>
              <w:right w:val="nil"/>
            </w:tcBorders>
            <w:shd w:val="clear" w:color="auto" w:fill="auto"/>
          </w:tcPr>
          <w:p w14:paraId="0E39046A">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ACC</w:t>
            </w:r>
          </w:p>
        </w:tc>
        <w:tc>
          <w:tcPr>
            <w:tcW w:w="833" w:type="pct"/>
            <w:tcBorders>
              <w:top w:val="nil"/>
              <w:left w:val="nil"/>
              <w:bottom w:val="nil"/>
              <w:right w:val="nil"/>
            </w:tcBorders>
            <w:shd w:val="clear" w:color="auto" w:fill="auto"/>
          </w:tcPr>
          <w:p w14:paraId="54772049">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Shape</w:t>
            </w:r>
          </w:p>
        </w:tc>
        <w:tc>
          <w:tcPr>
            <w:tcW w:w="341" w:type="pct"/>
            <w:tcBorders>
              <w:top w:val="nil"/>
              <w:left w:val="nil"/>
              <w:bottom w:val="nil"/>
              <w:right w:val="nil"/>
            </w:tcBorders>
            <w:shd w:val="clear" w:color="auto" w:fill="auto"/>
          </w:tcPr>
          <w:p w14:paraId="0CF1993A">
            <w:pPr>
              <w:widowControl/>
              <w:jc w:val="center"/>
              <w:rPr>
                <w:rFonts w:ascii="Times New Roman" w:hAnsi="Times New Roman" w:cs="Times New Roman" w:eastAsiaTheme="minorEastAsia"/>
                <w:sz w:val="24"/>
                <w:lang w:bidi="ar"/>
              </w:rPr>
            </w:pPr>
            <w:del w:id="2497" w:author="蔡振辛 [2]" w:date="2026-09-24T21:08:53Z">
              <w:r>
                <w:rPr>
                  <w:rFonts w:ascii="Times New Roman" w:hAnsi="Times New Roman" w:cs="Times New Roman" w:eastAsiaTheme="minorEastAsia"/>
                  <w:sz w:val="24"/>
                  <w:lang w:bidi="ar"/>
                </w:rPr>
                <w:delText>9</w:delText>
              </w:r>
            </w:del>
            <w:ins w:id="2498" w:author="蔡振辛 [2]" w:date="2026-09-24T21:08:53Z">
              <w:r>
                <w:rPr>
                  <w:rFonts w:ascii="Times New Roman" w:hAnsi="Times New Roman" w:cs="Times New Roman" w:eastAsiaTheme="minorEastAsia"/>
                  <w:sz w:val="24"/>
                  <w:lang w:bidi="ar"/>
                </w:rPr>
                <w:t>3,</w:t>
              </w:r>
            </w:ins>
            <w:r>
              <w:rPr>
                <w:rFonts w:ascii="Times New Roman" w:hAnsi="Times New Roman" w:cs="Times New Roman" w:eastAsiaTheme="minorEastAsia"/>
                <w:sz w:val="24"/>
                <w:lang w:bidi="ar"/>
              </w:rPr>
              <w:t>52</w:t>
            </w:r>
            <w:ins w:id="2499" w:author="蔡振辛 [2]" w:date="2026-09-24T21:08:53Z">
              <w:r>
                <w:rPr>
                  <w:rFonts w:ascii="Times New Roman" w:hAnsi="Times New Roman" w:cs="Times New Roman" w:eastAsiaTheme="minorEastAsia"/>
                  <w:sz w:val="24"/>
                  <w:lang w:bidi="ar"/>
                </w:rPr>
                <w:t>4</w:t>
              </w:r>
            </w:ins>
          </w:p>
        </w:tc>
        <w:tc>
          <w:tcPr>
            <w:tcW w:w="614" w:type="pct"/>
            <w:tcBorders>
              <w:top w:val="nil"/>
              <w:left w:val="nil"/>
              <w:bottom w:val="nil"/>
              <w:right w:val="nil"/>
            </w:tcBorders>
            <w:shd w:val="clear" w:color="auto" w:fill="auto"/>
          </w:tcPr>
          <w:p w14:paraId="6F89515B">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0.0</w:t>
            </w:r>
            <w:del w:id="2500" w:author="蔡振辛 [2]" w:date="2026-09-24T21:08:53Z">
              <w:r>
                <w:rPr>
                  <w:rFonts w:ascii="Times New Roman" w:hAnsi="Times New Roman" w:cs="Times New Roman" w:eastAsiaTheme="minorEastAsia"/>
                  <w:sz w:val="24"/>
                  <w:lang w:bidi="ar"/>
                </w:rPr>
                <w:delText>28</w:delText>
              </w:r>
            </w:del>
            <w:ins w:id="2501" w:author="蔡振辛 [2]" w:date="2026-09-24T21:08:53Z">
              <w:r>
                <w:rPr>
                  <w:rFonts w:ascii="Times New Roman" w:hAnsi="Times New Roman" w:cs="Times New Roman" w:eastAsiaTheme="minorEastAsia"/>
                  <w:sz w:val="24"/>
                  <w:lang w:bidi="ar"/>
                </w:rPr>
                <w:t>09</w:t>
              </w:r>
            </w:ins>
          </w:p>
        </w:tc>
        <w:tc>
          <w:tcPr>
            <w:tcW w:w="967" w:type="pct"/>
            <w:tcBorders>
              <w:top w:val="nil"/>
              <w:left w:val="nil"/>
              <w:bottom w:val="nil"/>
              <w:right w:val="nil"/>
            </w:tcBorders>
            <w:shd w:val="clear" w:color="auto" w:fill="auto"/>
          </w:tcPr>
          <w:p w14:paraId="32991639">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w:t>
            </w:r>
            <w:ins w:id="2502" w:author="蔡振辛 [2]" w:date="2026-09-24T21:08:53Z">
              <w:r>
                <w:rPr>
                  <w:rFonts w:ascii="Times New Roman" w:hAnsi="Times New Roman" w:cs="Times New Roman" w:eastAsiaTheme="minorEastAsia"/>
                  <w:sz w:val="24"/>
                  <w:lang w:bidi="ar"/>
                </w:rPr>
                <w:t>−</w:t>
              </w:r>
            </w:ins>
            <w:r>
              <w:rPr>
                <w:rFonts w:ascii="Times New Roman" w:hAnsi="Times New Roman" w:cs="Times New Roman" w:eastAsiaTheme="minorEastAsia"/>
                <w:sz w:val="24"/>
                <w:lang w:bidi="ar"/>
              </w:rPr>
              <w:t>0.0</w:t>
            </w:r>
            <w:del w:id="2503" w:author="蔡振辛 [2]" w:date="2026-09-24T21:08:53Z">
              <w:r>
                <w:rPr>
                  <w:rFonts w:ascii="Times New Roman" w:hAnsi="Times New Roman" w:cs="Times New Roman" w:eastAsiaTheme="minorEastAsia"/>
                  <w:sz w:val="24"/>
                  <w:lang w:bidi="ar"/>
                </w:rPr>
                <w:delText>1</w:delText>
              </w:r>
            </w:del>
            <w:ins w:id="2504" w:author="蔡振辛 [2]" w:date="2026-09-24T21:08:53Z">
              <w:r>
                <w:rPr>
                  <w:rFonts w:ascii="Times New Roman" w:hAnsi="Times New Roman" w:cs="Times New Roman" w:eastAsiaTheme="minorEastAsia"/>
                  <w:sz w:val="24"/>
                  <w:lang w:bidi="ar"/>
                </w:rPr>
                <w:t>0</w:t>
              </w:r>
            </w:ins>
            <w:r>
              <w:rPr>
                <w:rFonts w:ascii="Times New Roman" w:hAnsi="Times New Roman" w:cs="Times New Roman" w:eastAsiaTheme="minorEastAsia"/>
                <w:sz w:val="24"/>
                <w:lang w:bidi="ar"/>
              </w:rPr>
              <w:t>2, 0.0</w:t>
            </w:r>
            <w:del w:id="2505" w:author="蔡振辛 [2]" w:date="2026-09-24T21:08:53Z">
              <w:r>
                <w:rPr>
                  <w:rFonts w:ascii="Times New Roman" w:hAnsi="Times New Roman" w:cs="Times New Roman" w:eastAsiaTheme="minorEastAsia"/>
                  <w:sz w:val="24"/>
                  <w:lang w:bidi="ar"/>
                </w:rPr>
                <w:delText>43</w:delText>
              </w:r>
            </w:del>
            <w:ins w:id="2506" w:author="蔡振辛 [2]" w:date="2026-09-24T21:08:53Z">
              <w:r>
                <w:rPr>
                  <w:rFonts w:ascii="Times New Roman" w:hAnsi="Times New Roman" w:cs="Times New Roman" w:eastAsiaTheme="minorEastAsia"/>
                  <w:sz w:val="24"/>
                  <w:lang w:bidi="ar"/>
                </w:rPr>
                <w:t>20</w:t>
              </w:r>
            </w:ins>
            <w:r>
              <w:rPr>
                <w:rFonts w:ascii="Times New Roman" w:hAnsi="Times New Roman" w:cs="Times New Roman" w:eastAsiaTheme="minorEastAsia"/>
                <w:sz w:val="24"/>
                <w:lang w:bidi="ar"/>
              </w:rPr>
              <w:t>]</w:t>
            </w:r>
          </w:p>
        </w:tc>
        <w:tc>
          <w:tcPr>
            <w:tcW w:w="399" w:type="pct"/>
            <w:tcBorders>
              <w:top w:val="nil"/>
              <w:left w:val="nil"/>
              <w:bottom w:val="nil"/>
              <w:right w:val="nil"/>
            </w:tcBorders>
          </w:tcPr>
          <w:p w14:paraId="08E4AF9F">
            <w:pPr>
              <w:widowControl/>
              <w:jc w:val="center"/>
              <w:rPr>
                <w:rFonts w:ascii="Times New Roman" w:hAnsi="Times New Roman" w:cs="Times New Roman" w:eastAsiaTheme="minorEastAsia"/>
                <w:sz w:val="24"/>
                <w:lang w:bidi="ar"/>
              </w:rPr>
            </w:pPr>
            <w:del w:id="2507" w:author="蔡振辛 [2]" w:date="2026-09-24T21:08:53Z">
              <w:r>
                <w:rPr>
                  <w:rFonts w:ascii="Times New Roman" w:hAnsi="Times New Roman" w:cs="Times New Roman" w:eastAsiaTheme="minorEastAsia"/>
                  <w:sz w:val="24"/>
                  <w:lang w:bidi="ar"/>
                </w:rPr>
                <w:delText>280</w:delText>
              </w:r>
            </w:del>
            <w:ins w:id="2508" w:author="蔡振辛 [2]" w:date="2026-09-24T21:08:53Z">
              <w:r>
                <w:rPr>
                  <w:rFonts w:ascii="Times New Roman" w:hAnsi="Times New Roman" w:cs="Times New Roman" w:eastAsiaTheme="minorEastAsia"/>
                  <w:sz w:val="24"/>
                  <w:lang w:bidi="ar"/>
                </w:rPr>
                <w:t>not reached</w:t>
              </w:r>
            </w:ins>
          </w:p>
        </w:tc>
      </w:tr>
      <w:tr w14:paraId="2F7C9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7" w:type="pct"/>
            <w:vMerge w:val="continue"/>
            <w:tcBorders>
              <w:left w:val="nil"/>
              <w:bottom w:val="nil"/>
              <w:right w:val="nil"/>
            </w:tcBorders>
            <w:shd w:val="clear" w:color="auto" w:fill="auto"/>
          </w:tcPr>
          <w:p w14:paraId="7ECCAF98">
            <w:pPr>
              <w:widowControl/>
              <w:jc w:val="center"/>
              <w:rPr>
                <w:rFonts w:ascii="Times New Roman" w:hAnsi="Times New Roman" w:cs="Times New Roman" w:eastAsiaTheme="minorEastAsia"/>
                <w:sz w:val="24"/>
                <w:lang w:bidi="ar"/>
              </w:rPr>
            </w:pPr>
          </w:p>
        </w:tc>
        <w:tc>
          <w:tcPr>
            <w:tcW w:w="736" w:type="pct"/>
            <w:tcBorders>
              <w:top w:val="nil"/>
              <w:left w:val="nil"/>
              <w:bottom w:val="nil"/>
              <w:right w:val="nil"/>
            </w:tcBorders>
            <w:shd w:val="clear" w:color="auto" w:fill="auto"/>
          </w:tcPr>
          <w:p w14:paraId="74248ED0">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ACC</w:t>
            </w:r>
          </w:p>
        </w:tc>
        <w:tc>
          <w:tcPr>
            <w:tcW w:w="833" w:type="pct"/>
            <w:tcBorders>
              <w:top w:val="nil"/>
              <w:left w:val="nil"/>
              <w:bottom w:val="nil"/>
              <w:right w:val="nil"/>
            </w:tcBorders>
            <w:shd w:val="clear" w:color="auto" w:fill="auto"/>
          </w:tcPr>
          <w:p w14:paraId="0D297CD7">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Label</w:t>
            </w:r>
          </w:p>
        </w:tc>
        <w:tc>
          <w:tcPr>
            <w:tcW w:w="341" w:type="pct"/>
            <w:tcBorders>
              <w:top w:val="nil"/>
              <w:left w:val="nil"/>
              <w:bottom w:val="nil"/>
              <w:right w:val="nil"/>
            </w:tcBorders>
            <w:shd w:val="clear" w:color="auto" w:fill="auto"/>
          </w:tcPr>
          <w:p w14:paraId="002C3635">
            <w:pPr>
              <w:widowControl/>
              <w:jc w:val="center"/>
              <w:rPr>
                <w:rFonts w:ascii="Times New Roman" w:hAnsi="Times New Roman" w:cs="Times New Roman" w:eastAsiaTheme="minorEastAsia"/>
                <w:sz w:val="24"/>
                <w:lang w:bidi="ar"/>
              </w:rPr>
            </w:pPr>
            <w:del w:id="2509" w:author="蔡振辛 [2]" w:date="2026-09-24T21:08:53Z">
              <w:r>
                <w:rPr>
                  <w:rFonts w:ascii="Times New Roman" w:hAnsi="Times New Roman" w:cs="Times New Roman" w:eastAsiaTheme="minorEastAsia"/>
                  <w:sz w:val="24"/>
                  <w:lang w:bidi="ar"/>
                </w:rPr>
                <w:delText>848</w:delText>
              </w:r>
            </w:del>
            <w:ins w:id="2510" w:author="蔡振辛 [2]" w:date="2026-09-24T21:08:53Z">
              <w:r>
                <w:rPr>
                  <w:rFonts w:ascii="Times New Roman" w:hAnsi="Times New Roman" w:cs="Times New Roman" w:eastAsiaTheme="minorEastAsia"/>
                  <w:sz w:val="24"/>
                  <w:lang w:bidi="ar"/>
                </w:rPr>
                <w:t>3,114</w:t>
              </w:r>
            </w:ins>
          </w:p>
        </w:tc>
        <w:tc>
          <w:tcPr>
            <w:tcW w:w="614" w:type="pct"/>
            <w:tcBorders>
              <w:top w:val="nil"/>
              <w:left w:val="nil"/>
              <w:bottom w:val="nil"/>
              <w:right w:val="nil"/>
            </w:tcBorders>
            <w:shd w:val="clear" w:color="auto" w:fill="auto"/>
          </w:tcPr>
          <w:p w14:paraId="016456D5">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0.0</w:t>
            </w:r>
            <w:del w:id="2511" w:author="蔡振辛 [2]" w:date="2026-09-24T21:08:53Z">
              <w:r>
                <w:rPr>
                  <w:rFonts w:ascii="Times New Roman" w:hAnsi="Times New Roman" w:cs="Times New Roman" w:eastAsiaTheme="minorEastAsia"/>
                  <w:sz w:val="24"/>
                  <w:lang w:bidi="ar"/>
                </w:rPr>
                <w:delText>13</w:delText>
              </w:r>
            </w:del>
            <w:ins w:id="2512" w:author="蔡振辛 [2]" w:date="2026-09-24T21:08:53Z">
              <w:r>
                <w:rPr>
                  <w:rFonts w:ascii="Times New Roman" w:hAnsi="Times New Roman" w:cs="Times New Roman" w:eastAsiaTheme="minorEastAsia"/>
                  <w:sz w:val="24"/>
                  <w:lang w:bidi="ar"/>
                </w:rPr>
                <w:t>09</w:t>
              </w:r>
            </w:ins>
          </w:p>
        </w:tc>
        <w:tc>
          <w:tcPr>
            <w:tcW w:w="967" w:type="pct"/>
            <w:tcBorders>
              <w:top w:val="nil"/>
              <w:left w:val="nil"/>
              <w:bottom w:val="nil"/>
              <w:right w:val="nil"/>
            </w:tcBorders>
            <w:shd w:val="clear" w:color="auto" w:fill="auto"/>
          </w:tcPr>
          <w:p w14:paraId="336AC327">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[−0.00</w:t>
            </w:r>
            <w:del w:id="2513" w:author="蔡振辛 [2]" w:date="2026-09-24T21:08:53Z">
              <w:r>
                <w:rPr>
                  <w:rFonts w:ascii="Times New Roman" w:hAnsi="Times New Roman" w:cs="Times New Roman" w:eastAsiaTheme="minorEastAsia"/>
                  <w:sz w:val="24"/>
                  <w:lang w:bidi="ar"/>
                </w:rPr>
                <w:delText>4</w:delText>
              </w:r>
            </w:del>
            <w:ins w:id="2514" w:author="蔡振辛 [2]" w:date="2026-09-24T21:08:53Z">
              <w:r>
                <w:rPr>
                  <w:rFonts w:ascii="Times New Roman" w:hAnsi="Times New Roman" w:cs="Times New Roman" w:eastAsiaTheme="minorEastAsia"/>
                  <w:sz w:val="24"/>
                  <w:lang w:bidi="ar"/>
                </w:rPr>
                <w:t>3</w:t>
              </w:r>
            </w:ins>
            <w:r>
              <w:rPr>
                <w:rFonts w:ascii="Times New Roman" w:hAnsi="Times New Roman" w:cs="Times New Roman" w:eastAsiaTheme="minorEastAsia"/>
                <w:sz w:val="24"/>
                <w:lang w:bidi="ar"/>
              </w:rPr>
              <w:t>, 0.0</w:t>
            </w:r>
            <w:del w:id="2515" w:author="蔡振辛 [2]" w:date="2026-09-24T21:08:53Z">
              <w:r>
                <w:rPr>
                  <w:rFonts w:ascii="Times New Roman" w:hAnsi="Times New Roman" w:cs="Times New Roman" w:eastAsiaTheme="minorEastAsia"/>
                  <w:sz w:val="24"/>
                  <w:lang w:bidi="ar"/>
                </w:rPr>
                <w:delText>3</w:delText>
              </w:r>
            </w:del>
            <w:ins w:id="2516" w:author="蔡振辛 [2]" w:date="2026-09-24T21:08:53Z">
              <w:r>
                <w:rPr>
                  <w:rFonts w:ascii="Times New Roman" w:hAnsi="Times New Roman" w:cs="Times New Roman" w:eastAsiaTheme="minorEastAsia"/>
                  <w:sz w:val="24"/>
                  <w:lang w:bidi="ar"/>
                </w:rPr>
                <w:t>2</w:t>
              </w:r>
            </w:ins>
            <w:r>
              <w:rPr>
                <w:rFonts w:ascii="Times New Roman" w:hAnsi="Times New Roman" w:cs="Times New Roman" w:eastAsiaTheme="minorEastAsia"/>
                <w:sz w:val="24"/>
                <w:lang w:bidi="ar"/>
              </w:rPr>
              <w:t>1]</w:t>
            </w:r>
          </w:p>
        </w:tc>
        <w:tc>
          <w:tcPr>
            <w:tcW w:w="399" w:type="pct"/>
            <w:tcBorders>
              <w:top w:val="nil"/>
              <w:left w:val="nil"/>
              <w:bottom w:val="nil"/>
              <w:right w:val="nil"/>
            </w:tcBorders>
          </w:tcPr>
          <w:p w14:paraId="0AFC90FA">
            <w:pPr>
              <w:widowControl/>
              <w:jc w:val="center"/>
              <w:rPr>
                <w:rFonts w:ascii="Times New Roman" w:hAnsi="Times New Roman" w:cs="Times New Roman" w:eastAsiaTheme="minorEastAsia"/>
                <w:sz w:val="24"/>
                <w:lang w:bidi="ar"/>
              </w:rPr>
            </w:pPr>
            <w:del w:id="2517" w:author="蔡振辛 [2]" w:date="2026-09-24T21:08:53Z">
              <w:r>
                <w:rPr>
                  <w:rFonts w:ascii="Times New Roman" w:hAnsi="Times New Roman" w:cs="Times New Roman" w:eastAsiaTheme="minorEastAsia"/>
                  <w:sz w:val="24"/>
                  <w:lang w:bidi="ar"/>
                </w:rPr>
                <w:delText>inf</w:delText>
              </w:r>
            </w:del>
            <w:ins w:id="2518" w:author="蔡振辛 [2]" w:date="2026-09-24T21:08:53Z">
              <w:r>
                <w:rPr>
                  <w:rFonts w:ascii="Times New Roman" w:hAnsi="Times New Roman" w:cs="Times New Roman" w:eastAsiaTheme="minorEastAsia"/>
                  <w:sz w:val="24"/>
                  <w:lang w:bidi="ar"/>
                </w:rPr>
                <w:t>not reached</w:t>
              </w:r>
            </w:ins>
          </w:p>
        </w:tc>
      </w:tr>
      <w:tr w14:paraId="668FD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7" w:type="pct"/>
            <w:vMerge w:val="restart"/>
            <w:tcBorders>
              <w:top w:val="nil"/>
              <w:left w:val="nil"/>
              <w:right w:val="nil"/>
            </w:tcBorders>
            <w:shd w:val="clear" w:color="auto" w:fill="auto"/>
          </w:tcPr>
          <w:p w14:paraId="433B9D1E">
            <w:pPr>
              <w:widowControl/>
              <w:jc w:val="center"/>
              <w:rPr>
                <w:del w:id="2519" w:author="蔡振辛 [2]" w:date="2026-09-24T21:08:53Z"/>
                <w:rFonts w:ascii="Times New Roman" w:hAnsi="Times New Roman" w:cs="Times New Roman" w:eastAsiaTheme="minorEastAsia"/>
                <w:sz w:val="24"/>
                <w:lang w:bidi="ar"/>
              </w:rPr>
            </w:pPr>
          </w:p>
          <w:p w14:paraId="6AC8CF45">
            <w:pPr>
              <w:widowControl/>
              <w:jc w:val="center"/>
              <w:rPr>
                <w:rFonts w:ascii="Times New Roman" w:hAnsi="Times New Roman" w:cs="Times New Roman" w:eastAsiaTheme="minorEastAsia"/>
                <w:sz w:val="24"/>
                <w:lang w:bidi="ar"/>
              </w:rPr>
            </w:pPr>
            <w:r>
              <w:t>Conservative</w:t>
            </w:r>
            <w:del w:id="2520" w:author="蔡振辛 [2]" w:date="2026-09-24T21:08:53Z">
              <w:r>
                <w:rPr>
                  <w:rFonts w:ascii="Times New Roman" w:hAnsi="Times New Roman" w:cs="Times New Roman" w:eastAsiaTheme="minorEastAsia"/>
                  <w:sz w:val="24"/>
                  <w:lang w:bidi="ar"/>
                </w:rPr>
                <w:br w:type="textWrapping"/>
              </w:r>
            </w:del>
            <w:r>
              <w:t xml:space="preserve"> Approach</w:t>
            </w:r>
          </w:p>
        </w:tc>
        <w:tc>
          <w:tcPr>
            <w:tcW w:w="736" w:type="pct"/>
            <w:tcBorders>
              <w:top w:val="nil"/>
              <w:left w:val="nil"/>
              <w:bottom w:val="nil"/>
              <w:right w:val="nil"/>
            </w:tcBorders>
            <w:shd w:val="clear" w:color="auto" w:fill="auto"/>
          </w:tcPr>
          <w:p w14:paraId="1366ACBB">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RT</w:t>
            </w:r>
          </w:p>
        </w:tc>
        <w:tc>
          <w:tcPr>
            <w:tcW w:w="833" w:type="pct"/>
            <w:tcBorders>
              <w:top w:val="nil"/>
              <w:left w:val="nil"/>
              <w:bottom w:val="nil"/>
              <w:right w:val="nil"/>
            </w:tcBorders>
            <w:shd w:val="clear" w:color="auto" w:fill="auto"/>
          </w:tcPr>
          <w:p w14:paraId="64E83CD3">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Shape</w:t>
            </w:r>
          </w:p>
        </w:tc>
        <w:tc>
          <w:tcPr>
            <w:tcW w:w="341" w:type="pct"/>
            <w:tcBorders>
              <w:top w:val="nil"/>
              <w:left w:val="nil"/>
              <w:bottom w:val="nil"/>
              <w:right w:val="nil"/>
            </w:tcBorders>
            <w:shd w:val="clear" w:color="auto" w:fill="auto"/>
          </w:tcPr>
          <w:p w14:paraId="2706245A">
            <w:pPr>
              <w:widowControl/>
              <w:jc w:val="center"/>
              <w:rPr>
                <w:rFonts w:ascii="Times New Roman" w:hAnsi="Times New Roman" w:cs="Times New Roman" w:eastAsiaTheme="minorEastAsia"/>
                <w:sz w:val="24"/>
                <w:lang w:bidi="ar"/>
              </w:rPr>
            </w:pPr>
            <w:del w:id="2521" w:author="蔡振辛 [2]" w:date="2026-09-24T21:08:53Z">
              <w:r>
                <w:rPr>
                  <w:rFonts w:ascii="Times New Roman" w:hAnsi="Times New Roman" w:cs="Times New Roman" w:eastAsiaTheme="minorEastAsia"/>
                  <w:sz w:val="24"/>
                  <w:lang w:bidi="ar"/>
                </w:rPr>
                <w:delText>667</w:delText>
              </w:r>
            </w:del>
            <w:ins w:id="2522" w:author="蔡振辛 [2]" w:date="2026-09-24T21:08:53Z">
              <w:r>
                <w:rPr>
                  <w:rFonts w:ascii="Times New Roman" w:hAnsi="Times New Roman" w:cs="Times New Roman" w:eastAsiaTheme="minorEastAsia"/>
                  <w:sz w:val="24"/>
                  <w:lang w:bidi="ar"/>
                </w:rPr>
                <w:t>1,563</w:t>
              </w:r>
            </w:ins>
          </w:p>
        </w:tc>
        <w:tc>
          <w:tcPr>
            <w:tcW w:w="614" w:type="pct"/>
            <w:tcBorders>
              <w:top w:val="nil"/>
              <w:left w:val="nil"/>
              <w:bottom w:val="nil"/>
              <w:right w:val="nil"/>
            </w:tcBorders>
            <w:shd w:val="clear" w:color="auto" w:fill="auto"/>
          </w:tcPr>
          <w:p w14:paraId="039BD96A">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0.12</w:t>
            </w:r>
            <w:del w:id="2523" w:author="蔡振辛 [2]" w:date="2026-09-24T21:08:53Z">
              <w:r>
                <w:rPr>
                  <w:rFonts w:ascii="Times New Roman" w:hAnsi="Times New Roman" w:cs="Times New Roman" w:eastAsiaTheme="minorEastAsia"/>
                  <w:sz w:val="24"/>
                  <w:lang w:bidi="ar"/>
                </w:rPr>
                <w:delText>6</w:delText>
              </w:r>
            </w:del>
            <w:ins w:id="2524" w:author="蔡振辛 [2]" w:date="2026-09-24T21:08:53Z">
              <w:r>
                <w:rPr>
                  <w:rFonts w:ascii="Times New Roman" w:hAnsi="Times New Roman" w:cs="Times New Roman" w:eastAsiaTheme="minorEastAsia"/>
                  <w:sz w:val="24"/>
                  <w:lang w:bidi="ar"/>
                </w:rPr>
                <w:t>3</w:t>
              </w:r>
            </w:ins>
          </w:p>
        </w:tc>
        <w:tc>
          <w:tcPr>
            <w:tcW w:w="967" w:type="pct"/>
            <w:tcBorders>
              <w:top w:val="nil"/>
              <w:left w:val="nil"/>
              <w:bottom w:val="nil"/>
              <w:right w:val="nil"/>
            </w:tcBorders>
            <w:shd w:val="clear" w:color="auto" w:fill="auto"/>
          </w:tcPr>
          <w:p w14:paraId="22052103">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[0.10</w:t>
            </w:r>
            <w:del w:id="2525" w:author="蔡振辛 [2]" w:date="2026-09-24T21:08:53Z">
              <w:r>
                <w:rPr>
                  <w:rFonts w:ascii="Times New Roman" w:hAnsi="Times New Roman" w:cs="Times New Roman" w:eastAsiaTheme="minorEastAsia"/>
                  <w:sz w:val="24"/>
                  <w:lang w:bidi="ar"/>
                </w:rPr>
                <w:delText>1</w:delText>
              </w:r>
            </w:del>
            <w:ins w:id="2526" w:author="蔡振辛 [2]" w:date="2026-09-24T21:08:53Z">
              <w:r>
                <w:rPr>
                  <w:rFonts w:ascii="Times New Roman" w:hAnsi="Times New Roman" w:cs="Times New Roman" w:eastAsiaTheme="minorEastAsia"/>
                  <w:sz w:val="24"/>
                  <w:lang w:bidi="ar"/>
                </w:rPr>
                <w:t>3</w:t>
              </w:r>
            </w:ins>
            <w:r>
              <w:rPr>
                <w:rFonts w:ascii="Times New Roman" w:hAnsi="Times New Roman" w:cs="Times New Roman" w:eastAsiaTheme="minorEastAsia"/>
                <w:sz w:val="24"/>
                <w:lang w:bidi="ar"/>
              </w:rPr>
              <w:t>, 0.1</w:t>
            </w:r>
            <w:del w:id="2527" w:author="蔡振辛 [2]" w:date="2026-09-24T21:08:53Z">
              <w:r>
                <w:rPr>
                  <w:rFonts w:ascii="Times New Roman" w:hAnsi="Times New Roman" w:cs="Times New Roman" w:eastAsiaTheme="minorEastAsia"/>
                  <w:sz w:val="24"/>
                  <w:lang w:bidi="ar"/>
                </w:rPr>
                <w:delText>52</w:delText>
              </w:r>
            </w:del>
            <w:ins w:id="2528" w:author="蔡振辛 [2]" w:date="2026-09-24T21:08:53Z">
              <w:r>
                <w:rPr>
                  <w:rFonts w:ascii="Times New Roman" w:hAnsi="Times New Roman" w:cs="Times New Roman" w:eastAsiaTheme="minorEastAsia"/>
                  <w:sz w:val="24"/>
                  <w:lang w:bidi="ar"/>
                </w:rPr>
                <w:t>44</w:t>
              </w:r>
            </w:ins>
            <w:r>
              <w:rPr>
                <w:rFonts w:ascii="Times New Roman" w:hAnsi="Times New Roman" w:cs="Times New Roman" w:eastAsiaTheme="minorEastAsia"/>
                <w:sz w:val="24"/>
                <w:lang w:bidi="ar"/>
              </w:rPr>
              <w:t>]</w:t>
            </w:r>
          </w:p>
        </w:tc>
        <w:tc>
          <w:tcPr>
            <w:tcW w:w="399" w:type="pct"/>
            <w:tcBorders>
              <w:top w:val="nil"/>
              <w:left w:val="nil"/>
              <w:bottom w:val="nil"/>
              <w:right w:val="nil"/>
            </w:tcBorders>
            <w:shd w:val="clear" w:color="auto" w:fill="auto"/>
          </w:tcPr>
          <w:p w14:paraId="0D0F4C7B">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40</w:t>
            </w:r>
          </w:p>
        </w:tc>
      </w:tr>
      <w:tr w14:paraId="665E8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7" w:type="pct"/>
            <w:vMerge w:val="continue"/>
            <w:tcBorders>
              <w:left w:val="nil"/>
              <w:right w:val="nil"/>
            </w:tcBorders>
          </w:tcPr>
          <w:p w14:paraId="2480CA3C">
            <w:pPr>
              <w:widowControl/>
              <w:jc w:val="left"/>
              <w:rPr>
                <w:rFonts w:ascii="Times New Roman" w:hAnsi="Times New Roman" w:cs="Times New Roman" w:eastAsiaTheme="minorEastAsia"/>
                <w:sz w:val="24"/>
                <w:lang w:bidi="ar"/>
              </w:rPr>
            </w:pPr>
          </w:p>
        </w:tc>
        <w:tc>
          <w:tcPr>
            <w:tcW w:w="736" w:type="pct"/>
            <w:tcBorders>
              <w:top w:val="nil"/>
              <w:left w:val="nil"/>
              <w:bottom w:val="nil"/>
              <w:right w:val="nil"/>
            </w:tcBorders>
            <w:shd w:val="clear" w:color="auto" w:fill="auto"/>
          </w:tcPr>
          <w:p w14:paraId="5761DCE3">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RT</w:t>
            </w:r>
          </w:p>
        </w:tc>
        <w:tc>
          <w:tcPr>
            <w:tcW w:w="833" w:type="pct"/>
            <w:tcBorders>
              <w:top w:val="nil"/>
              <w:left w:val="nil"/>
              <w:bottom w:val="nil"/>
              <w:right w:val="nil"/>
            </w:tcBorders>
            <w:shd w:val="clear" w:color="auto" w:fill="auto"/>
          </w:tcPr>
          <w:p w14:paraId="494CCB05">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Label</w:t>
            </w:r>
          </w:p>
        </w:tc>
        <w:tc>
          <w:tcPr>
            <w:tcW w:w="341" w:type="pct"/>
            <w:tcBorders>
              <w:top w:val="nil"/>
              <w:left w:val="nil"/>
              <w:bottom w:val="nil"/>
              <w:right w:val="nil"/>
            </w:tcBorders>
            <w:shd w:val="clear" w:color="auto" w:fill="auto"/>
          </w:tcPr>
          <w:p w14:paraId="078622E3">
            <w:pPr>
              <w:widowControl/>
              <w:jc w:val="center"/>
              <w:rPr>
                <w:rFonts w:ascii="Times New Roman" w:hAnsi="Times New Roman" w:cs="Times New Roman" w:eastAsiaTheme="minorEastAsia"/>
                <w:sz w:val="24"/>
                <w:lang w:bidi="ar"/>
              </w:rPr>
            </w:pPr>
            <w:del w:id="2529" w:author="蔡振辛 [2]" w:date="2026-09-24T21:08:53Z">
              <w:r>
                <w:rPr>
                  <w:rFonts w:ascii="Times New Roman" w:hAnsi="Times New Roman" w:cs="Times New Roman" w:eastAsiaTheme="minorEastAsia"/>
                  <w:sz w:val="24"/>
                  <w:lang w:bidi="ar"/>
                </w:rPr>
                <w:delText>667</w:delText>
              </w:r>
            </w:del>
            <w:ins w:id="2530" w:author="蔡振辛 [2]" w:date="2026-09-24T21:08:53Z">
              <w:r>
                <w:rPr>
                  <w:rFonts w:ascii="Times New Roman" w:hAnsi="Times New Roman" w:cs="Times New Roman" w:eastAsiaTheme="minorEastAsia"/>
                  <w:sz w:val="24"/>
                  <w:lang w:bidi="ar"/>
                </w:rPr>
                <w:t>1,563</w:t>
              </w:r>
            </w:ins>
          </w:p>
        </w:tc>
        <w:tc>
          <w:tcPr>
            <w:tcW w:w="614" w:type="pct"/>
            <w:tcBorders>
              <w:top w:val="nil"/>
              <w:left w:val="nil"/>
              <w:bottom w:val="nil"/>
              <w:right w:val="nil"/>
            </w:tcBorders>
            <w:shd w:val="clear" w:color="auto" w:fill="auto"/>
          </w:tcPr>
          <w:p w14:paraId="5F3D2764">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0.2</w:t>
            </w:r>
            <w:del w:id="2531" w:author="蔡振辛 [2]" w:date="2026-09-24T21:08:53Z">
              <w:r>
                <w:rPr>
                  <w:rFonts w:ascii="Times New Roman" w:hAnsi="Times New Roman" w:cs="Times New Roman" w:eastAsiaTheme="minorEastAsia"/>
                  <w:sz w:val="24"/>
                  <w:lang w:bidi="ar"/>
                </w:rPr>
                <w:delText>98</w:delText>
              </w:r>
            </w:del>
            <w:ins w:id="2532" w:author="蔡振辛 [2]" w:date="2026-09-24T21:08:53Z">
              <w:r>
                <w:rPr>
                  <w:rFonts w:ascii="Times New Roman" w:hAnsi="Times New Roman" w:cs="Times New Roman" w:eastAsiaTheme="minorEastAsia"/>
                  <w:sz w:val="24"/>
                  <w:lang w:bidi="ar"/>
                </w:rPr>
                <w:t>52</w:t>
              </w:r>
            </w:ins>
          </w:p>
        </w:tc>
        <w:tc>
          <w:tcPr>
            <w:tcW w:w="967" w:type="pct"/>
            <w:tcBorders>
              <w:top w:val="nil"/>
              <w:left w:val="nil"/>
              <w:bottom w:val="nil"/>
              <w:right w:val="nil"/>
            </w:tcBorders>
            <w:shd w:val="clear" w:color="auto" w:fill="auto"/>
          </w:tcPr>
          <w:p w14:paraId="4D6BD928">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[0.2</w:t>
            </w:r>
            <w:ins w:id="2533" w:author="蔡振辛 [2]" w:date="2026-09-24T21:08:53Z">
              <w:r>
                <w:rPr>
                  <w:rFonts w:ascii="Times New Roman" w:hAnsi="Times New Roman" w:cs="Times New Roman" w:eastAsiaTheme="minorEastAsia"/>
                  <w:sz w:val="24"/>
                  <w:lang w:bidi="ar"/>
                </w:rPr>
                <w:t>2</w:t>
              </w:r>
            </w:ins>
            <w:r>
              <w:rPr>
                <w:rFonts w:ascii="Times New Roman" w:hAnsi="Times New Roman" w:cs="Times New Roman" w:eastAsiaTheme="minorEastAsia"/>
                <w:sz w:val="24"/>
                <w:lang w:bidi="ar"/>
              </w:rPr>
              <w:t>7</w:t>
            </w:r>
            <w:del w:id="2534" w:author="蔡振辛 [2]" w:date="2026-09-24T21:08:53Z">
              <w:r>
                <w:rPr>
                  <w:rFonts w:ascii="Times New Roman" w:hAnsi="Times New Roman" w:cs="Times New Roman" w:eastAsiaTheme="minorEastAsia"/>
                  <w:sz w:val="24"/>
                  <w:lang w:bidi="ar"/>
                </w:rPr>
                <w:delText>0</w:delText>
              </w:r>
            </w:del>
            <w:r>
              <w:rPr>
                <w:rFonts w:ascii="Times New Roman" w:hAnsi="Times New Roman" w:cs="Times New Roman" w:eastAsiaTheme="minorEastAsia"/>
                <w:sz w:val="24"/>
                <w:lang w:bidi="ar"/>
              </w:rPr>
              <w:t>, 0.</w:t>
            </w:r>
            <w:del w:id="2535" w:author="蔡振辛 [2]" w:date="2026-09-24T21:08:53Z">
              <w:r>
                <w:rPr>
                  <w:rFonts w:ascii="Times New Roman" w:hAnsi="Times New Roman" w:cs="Times New Roman" w:eastAsiaTheme="minorEastAsia"/>
                  <w:sz w:val="24"/>
                  <w:lang w:bidi="ar"/>
                </w:rPr>
                <w:delText>324</w:delText>
              </w:r>
            </w:del>
            <w:ins w:id="2536" w:author="蔡振辛 [2]" w:date="2026-09-24T21:08:53Z">
              <w:r>
                <w:rPr>
                  <w:rFonts w:ascii="Times New Roman" w:hAnsi="Times New Roman" w:cs="Times New Roman" w:eastAsiaTheme="minorEastAsia"/>
                  <w:sz w:val="24"/>
                  <w:lang w:bidi="ar"/>
                </w:rPr>
                <w:t>275</w:t>
              </w:r>
            </w:ins>
            <w:r>
              <w:rPr>
                <w:rFonts w:ascii="Times New Roman" w:hAnsi="Times New Roman" w:cs="Times New Roman" w:eastAsiaTheme="minorEastAsia"/>
                <w:sz w:val="24"/>
                <w:lang w:bidi="ar"/>
              </w:rPr>
              <w:t>]</w:t>
            </w:r>
          </w:p>
        </w:tc>
        <w:tc>
          <w:tcPr>
            <w:tcW w:w="399" w:type="pct"/>
            <w:tcBorders>
              <w:top w:val="nil"/>
              <w:left w:val="nil"/>
              <w:bottom w:val="nil"/>
              <w:right w:val="nil"/>
            </w:tcBorders>
            <w:shd w:val="clear" w:color="auto" w:fill="auto"/>
          </w:tcPr>
          <w:p w14:paraId="21199742">
            <w:pPr>
              <w:widowControl/>
              <w:jc w:val="center"/>
              <w:rPr>
                <w:rFonts w:ascii="Times New Roman" w:hAnsi="Times New Roman" w:cs="Times New Roman" w:eastAsiaTheme="minorEastAsia"/>
                <w:sz w:val="24"/>
                <w:lang w:bidi="ar"/>
              </w:rPr>
            </w:pPr>
            <w:del w:id="2537" w:author="蔡振辛 [2]" w:date="2026-09-24T21:08:53Z">
              <w:r>
                <w:rPr>
                  <w:rFonts w:ascii="Times New Roman" w:hAnsi="Times New Roman" w:cs="Times New Roman" w:eastAsiaTheme="minorEastAsia"/>
                  <w:sz w:val="24"/>
                  <w:lang w:bidi="ar"/>
                </w:rPr>
                <w:delText>1</w:delText>
              </w:r>
            </w:del>
            <w:ins w:id="2538" w:author="蔡振辛 [2]" w:date="2026-09-24T21:08:53Z">
              <w:r>
                <w:rPr>
                  <w:rFonts w:ascii="Times New Roman" w:hAnsi="Times New Roman" w:cs="Times New Roman" w:eastAsiaTheme="minorEastAsia"/>
                  <w:sz w:val="24"/>
                  <w:lang w:bidi="ar"/>
                </w:rPr>
                <w:t>2</w:t>
              </w:r>
            </w:ins>
            <w:r>
              <w:rPr>
                <w:rFonts w:ascii="Times New Roman" w:hAnsi="Times New Roman" w:cs="Times New Roman" w:eastAsiaTheme="minorEastAsia"/>
                <w:sz w:val="24"/>
                <w:lang w:bidi="ar"/>
              </w:rPr>
              <w:t>0</w:t>
            </w:r>
          </w:p>
        </w:tc>
      </w:tr>
      <w:tr w14:paraId="6E5BB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7" w:type="pct"/>
            <w:vMerge w:val="continue"/>
            <w:tcBorders>
              <w:left w:val="nil"/>
              <w:right w:val="nil"/>
            </w:tcBorders>
          </w:tcPr>
          <w:p w14:paraId="3B8A9C99">
            <w:pPr>
              <w:widowControl/>
              <w:jc w:val="left"/>
              <w:rPr>
                <w:rFonts w:ascii="Times New Roman" w:hAnsi="Times New Roman" w:cs="Times New Roman" w:eastAsiaTheme="minorEastAsia"/>
                <w:sz w:val="24"/>
                <w:lang w:bidi="ar"/>
              </w:rPr>
            </w:pPr>
          </w:p>
        </w:tc>
        <w:tc>
          <w:tcPr>
            <w:tcW w:w="736" w:type="pct"/>
            <w:tcBorders>
              <w:top w:val="nil"/>
              <w:left w:val="nil"/>
              <w:bottom w:val="nil"/>
              <w:right w:val="nil"/>
            </w:tcBorders>
            <w:shd w:val="clear" w:color="auto" w:fill="auto"/>
          </w:tcPr>
          <w:p w14:paraId="2AB66831">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ACC</w:t>
            </w:r>
          </w:p>
        </w:tc>
        <w:tc>
          <w:tcPr>
            <w:tcW w:w="833" w:type="pct"/>
            <w:tcBorders>
              <w:top w:val="nil"/>
              <w:left w:val="nil"/>
              <w:bottom w:val="nil"/>
              <w:right w:val="nil"/>
            </w:tcBorders>
            <w:shd w:val="clear" w:color="auto" w:fill="auto"/>
          </w:tcPr>
          <w:p w14:paraId="21B795A8">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Shape</w:t>
            </w:r>
          </w:p>
        </w:tc>
        <w:tc>
          <w:tcPr>
            <w:tcW w:w="341" w:type="pct"/>
            <w:tcBorders>
              <w:top w:val="nil"/>
              <w:left w:val="nil"/>
              <w:bottom w:val="nil"/>
              <w:right w:val="nil"/>
            </w:tcBorders>
            <w:shd w:val="clear" w:color="auto" w:fill="auto"/>
          </w:tcPr>
          <w:p w14:paraId="73A2AF9A">
            <w:pPr>
              <w:widowControl/>
              <w:jc w:val="center"/>
              <w:rPr>
                <w:rFonts w:ascii="Times New Roman" w:hAnsi="Times New Roman" w:cs="Times New Roman" w:eastAsiaTheme="minorEastAsia"/>
                <w:sz w:val="24"/>
                <w:lang w:bidi="ar"/>
              </w:rPr>
            </w:pPr>
            <w:del w:id="2539" w:author="蔡振辛 [2]" w:date="2026-09-24T21:08:53Z">
              <w:r>
                <w:rPr>
                  <w:rFonts w:ascii="Times New Roman" w:hAnsi="Times New Roman" w:cs="Times New Roman" w:eastAsiaTheme="minorEastAsia"/>
                  <w:sz w:val="24"/>
                  <w:lang w:bidi="ar"/>
                </w:rPr>
                <w:delText>647</w:delText>
              </w:r>
            </w:del>
            <w:ins w:id="2540" w:author="蔡振辛 [2]" w:date="2026-09-24T21:08:54Z">
              <w:r>
                <w:rPr>
                  <w:rFonts w:ascii="Times New Roman" w:hAnsi="Times New Roman" w:cs="Times New Roman" w:eastAsiaTheme="minorEastAsia"/>
                  <w:sz w:val="24"/>
                  <w:lang w:bidi="ar"/>
                </w:rPr>
                <w:t>1,494</w:t>
              </w:r>
            </w:ins>
          </w:p>
        </w:tc>
        <w:tc>
          <w:tcPr>
            <w:tcW w:w="614" w:type="pct"/>
            <w:tcBorders>
              <w:top w:val="nil"/>
              <w:left w:val="nil"/>
              <w:bottom w:val="nil"/>
              <w:right w:val="nil"/>
            </w:tcBorders>
            <w:shd w:val="clear" w:color="auto" w:fill="auto"/>
          </w:tcPr>
          <w:p w14:paraId="70DBA4AA">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0.0</w:t>
            </w:r>
            <w:del w:id="2541" w:author="蔡振辛 [2]" w:date="2026-09-24T21:08:54Z">
              <w:r>
                <w:rPr>
                  <w:rFonts w:ascii="Times New Roman" w:hAnsi="Times New Roman" w:cs="Times New Roman" w:eastAsiaTheme="minorEastAsia"/>
                  <w:sz w:val="24"/>
                  <w:lang w:bidi="ar"/>
                </w:rPr>
                <w:delText>66</w:delText>
              </w:r>
            </w:del>
            <w:ins w:id="2542" w:author="蔡振辛 [2]" w:date="2026-09-24T21:08:54Z">
              <w:r>
                <w:rPr>
                  <w:rFonts w:ascii="Times New Roman" w:hAnsi="Times New Roman" w:cs="Times New Roman" w:eastAsiaTheme="minorEastAsia"/>
                  <w:sz w:val="24"/>
                  <w:lang w:bidi="ar"/>
                </w:rPr>
                <w:t>52</w:t>
              </w:r>
            </w:ins>
          </w:p>
        </w:tc>
        <w:tc>
          <w:tcPr>
            <w:tcW w:w="967" w:type="pct"/>
            <w:tcBorders>
              <w:top w:val="nil"/>
              <w:left w:val="nil"/>
              <w:bottom w:val="nil"/>
              <w:right w:val="nil"/>
            </w:tcBorders>
            <w:shd w:val="clear" w:color="auto" w:fill="auto"/>
          </w:tcPr>
          <w:p w14:paraId="419CD3A4">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[0.0</w:t>
            </w:r>
            <w:del w:id="2543" w:author="蔡振辛 [2]" w:date="2026-09-24T21:08:54Z">
              <w:r>
                <w:rPr>
                  <w:rFonts w:ascii="Times New Roman" w:hAnsi="Times New Roman" w:cs="Times New Roman" w:eastAsiaTheme="minorEastAsia"/>
                  <w:sz w:val="24"/>
                  <w:lang w:bidi="ar"/>
                </w:rPr>
                <w:delText>40</w:delText>
              </w:r>
            </w:del>
            <w:ins w:id="2544" w:author="蔡振辛 [2]" w:date="2026-09-24T21:08:54Z">
              <w:r>
                <w:rPr>
                  <w:rFonts w:ascii="Times New Roman" w:hAnsi="Times New Roman" w:cs="Times New Roman" w:eastAsiaTheme="minorEastAsia"/>
                  <w:sz w:val="24"/>
                  <w:lang w:bidi="ar"/>
                </w:rPr>
                <w:t>35</w:t>
              </w:r>
            </w:ins>
            <w:r>
              <w:rPr>
                <w:rFonts w:ascii="Times New Roman" w:hAnsi="Times New Roman" w:cs="Times New Roman" w:eastAsiaTheme="minorEastAsia"/>
                <w:sz w:val="24"/>
                <w:lang w:bidi="ar"/>
              </w:rPr>
              <w:t>, 0.0</w:t>
            </w:r>
            <w:del w:id="2545" w:author="蔡振辛 [2]" w:date="2026-09-24T21:08:54Z">
              <w:r>
                <w:rPr>
                  <w:rFonts w:ascii="Times New Roman" w:hAnsi="Times New Roman" w:cs="Times New Roman" w:eastAsiaTheme="minorEastAsia"/>
                  <w:sz w:val="24"/>
                  <w:lang w:bidi="ar"/>
                </w:rPr>
                <w:delText>92</w:delText>
              </w:r>
            </w:del>
            <w:ins w:id="2546" w:author="蔡振辛 [2]" w:date="2026-09-24T21:08:54Z">
              <w:r>
                <w:rPr>
                  <w:rFonts w:ascii="Times New Roman" w:hAnsi="Times New Roman" w:cs="Times New Roman" w:eastAsiaTheme="minorEastAsia"/>
                  <w:sz w:val="24"/>
                  <w:lang w:bidi="ar"/>
                </w:rPr>
                <w:t>70</w:t>
              </w:r>
            </w:ins>
            <w:r>
              <w:rPr>
                <w:rFonts w:ascii="Times New Roman" w:hAnsi="Times New Roman" w:cs="Times New Roman" w:eastAsiaTheme="minorEastAsia"/>
                <w:sz w:val="24"/>
                <w:lang w:bidi="ar"/>
              </w:rPr>
              <w:t>]</w:t>
            </w:r>
          </w:p>
        </w:tc>
        <w:tc>
          <w:tcPr>
            <w:tcW w:w="399" w:type="pct"/>
            <w:tcBorders>
              <w:top w:val="nil"/>
              <w:left w:val="nil"/>
              <w:bottom w:val="nil"/>
              <w:right w:val="nil"/>
            </w:tcBorders>
            <w:shd w:val="clear" w:color="auto" w:fill="auto"/>
          </w:tcPr>
          <w:p w14:paraId="0D20B76A">
            <w:pPr>
              <w:widowControl/>
              <w:jc w:val="center"/>
              <w:rPr>
                <w:rFonts w:ascii="Times New Roman" w:hAnsi="Times New Roman" w:cs="Times New Roman" w:eastAsiaTheme="minorEastAsia"/>
                <w:sz w:val="24"/>
                <w:lang w:bidi="ar"/>
              </w:rPr>
            </w:pPr>
            <w:del w:id="2547" w:author="蔡振辛 [2]" w:date="2026-09-24T21:08:54Z">
              <w:r>
                <w:rPr>
                  <w:rFonts w:ascii="Times New Roman" w:hAnsi="Times New Roman" w:cs="Times New Roman" w:eastAsiaTheme="minorEastAsia"/>
                  <w:sz w:val="24"/>
                  <w:lang w:bidi="ar"/>
                </w:rPr>
                <w:delText>9</w:delText>
              </w:r>
            </w:del>
            <w:ins w:id="2548" w:author="蔡振辛 [2]" w:date="2026-09-24T21:08:54Z">
              <w:r>
                <w:rPr>
                  <w:rFonts w:ascii="Times New Roman" w:hAnsi="Times New Roman" w:cs="Times New Roman" w:eastAsiaTheme="minorEastAsia"/>
                  <w:sz w:val="24"/>
                  <w:lang w:bidi="ar"/>
                </w:rPr>
                <w:t>17</w:t>
              </w:r>
            </w:ins>
            <w:r>
              <w:rPr>
                <w:rFonts w:ascii="Times New Roman" w:hAnsi="Times New Roman" w:cs="Times New Roman" w:eastAsiaTheme="minorEastAsia"/>
                <w:sz w:val="24"/>
                <w:lang w:bidi="ar"/>
              </w:rPr>
              <w:t>0</w:t>
            </w:r>
          </w:p>
        </w:tc>
      </w:tr>
      <w:tr w14:paraId="4006D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7" w:type="pct"/>
            <w:vMerge w:val="continue"/>
            <w:tcBorders>
              <w:left w:val="nil"/>
              <w:bottom w:val="single" w:color="auto" w:sz="4" w:space="0"/>
              <w:right w:val="nil"/>
            </w:tcBorders>
          </w:tcPr>
          <w:p w14:paraId="0329B89F">
            <w:pPr>
              <w:widowControl/>
              <w:jc w:val="left"/>
              <w:rPr>
                <w:rFonts w:ascii="Times New Roman" w:hAnsi="Times New Roman" w:cs="Times New Roman" w:eastAsiaTheme="minorEastAsia"/>
                <w:sz w:val="24"/>
                <w:lang w:bidi="ar"/>
              </w:rPr>
            </w:pPr>
          </w:p>
        </w:tc>
        <w:tc>
          <w:tcPr>
            <w:tcW w:w="736" w:type="pct"/>
            <w:tcBorders>
              <w:top w:val="nil"/>
              <w:left w:val="nil"/>
              <w:bottom w:val="single" w:color="auto" w:sz="4" w:space="0"/>
              <w:right w:val="nil"/>
            </w:tcBorders>
            <w:shd w:val="clear" w:color="auto" w:fill="auto"/>
          </w:tcPr>
          <w:p w14:paraId="4697F8F6">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ACC</w:t>
            </w:r>
          </w:p>
        </w:tc>
        <w:tc>
          <w:tcPr>
            <w:tcW w:w="833" w:type="pct"/>
            <w:tcBorders>
              <w:top w:val="nil"/>
              <w:left w:val="nil"/>
              <w:bottom w:val="single" w:color="auto" w:sz="4" w:space="0"/>
              <w:right w:val="nil"/>
            </w:tcBorders>
            <w:shd w:val="clear" w:color="auto" w:fill="auto"/>
          </w:tcPr>
          <w:p w14:paraId="6DA69EB6">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Label</w:t>
            </w:r>
          </w:p>
        </w:tc>
        <w:tc>
          <w:tcPr>
            <w:tcW w:w="341" w:type="pct"/>
            <w:tcBorders>
              <w:top w:val="nil"/>
              <w:left w:val="nil"/>
              <w:bottom w:val="single" w:color="auto" w:sz="4" w:space="0"/>
              <w:right w:val="nil"/>
            </w:tcBorders>
            <w:shd w:val="clear" w:color="auto" w:fill="auto"/>
          </w:tcPr>
          <w:p w14:paraId="5B392CB5">
            <w:pPr>
              <w:widowControl/>
              <w:jc w:val="center"/>
              <w:rPr>
                <w:rFonts w:ascii="Times New Roman" w:hAnsi="Times New Roman" w:cs="Times New Roman" w:eastAsiaTheme="minorEastAsia"/>
                <w:sz w:val="24"/>
                <w:lang w:bidi="ar"/>
              </w:rPr>
            </w:pPr>
            <w:del w:id="2549" w:author="蔡振辛 [2]" w:date="2026-09-24T21:08:54Z">
              <w:r>
                <w:rPr>
                  <w:rFonts w:ascii="Times New Roman" w:hAnsi="Times New Roman" w:cs="Times New Roman" w:eastAsiaTheme="minorEastAsia"/>
                  <w:sz w:val="24"/>
                  <w:lang w:bidi="ar"/>
                </w:rPr>
                <w:delText>647</w:delText>
              </w:r>
            </w:del>
            <w:ins w:id="2550" w:author="蔡振辛 [2]" w:date="2026-09-24T21:08:54Z">
              <w:r>
                <w:rPr>
                  <w:rFonts w:ascii="Times New Roman" w:hAnsi="Times New Roman" w:cs="Times New Roman" w:eastAsiaTheme="minorEastAsia"/>
                  <w:sz w:val="24"/>
                  <w:lang w:bidi="ar"/>
                </w:rPr>
                <w:t>1,494</w:t>
              </w:r>
            </w:ins>
          </w:p>
        </w:tc>
        <w:tc>
          <w:tcPr>
            <w:tcW w:w="614" w:type="pct"/>
            <w:tcBorders>
              <w:top w:val="nil"/>
              <w:left w:val="nil"/>
              <w:bottom w:val="single" w:color="auto" w:sz="4" w:space="0"/>
              <w:right w:val="nil"/>
            </w:tcBorders>
            <w:shd w:val="clear" w:color="auto" w:fill="auto"/>
          </w:tcPr>
          <w:p w14:paraId="1E9ACBC8">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0.0</w:t>
            </w:r>
            <w:del w:id="2551" w:author="蔡振辛 [2]" w:date="2026-09-24T21:08:54Z">
              <w:r>
                <w:rPr>
                  <w:rFonts w:ascii="Times New Roman" w:hAnsi="Times New Roman" w:cs="Times New Roman" w:eastAsiaTheme="minorEastAsia"/>
                  <w:sz w:val="24"/>
                  <w:lang w:bidi="ar"/>
                </w:rPr>
                <w:delText>61</w:delText>
              </w:r>
            </w:del>
            <w:ins w:id="2552" w:author="蔡振辛 [2]" w:date="2026-09-24T21:08:54Z">
              <w:r>
                <w:rPr>
                  <w:rFonts w:ascii="Times New Roman" w:hAnsi="Times New Roman" w:cs="Times New Roman" w:eastAsiaTheme="minorEastAsia"/>
                  <w:sz w:val="24"/>
                  <w:lang w:bidi="ar"/>
                </w:rPr>
                <w:t>49</w:t>
              </w:r>
            </w:ins>
          </w:p>
        </w:tc>
        <w:tc>
          <w:tcPr>
            <w:tcW w:w="967" w:type="pct"/>
            <w:tcBorders>
              <w:top w:val="nil"/>
              <w:left w:val="nil"/>
              <w:bottom w:val="single" w:color="auto" w:sz="4" w:space="0"/>
              <w:right w:val="nil"/>
            </w:tcBorders>
            <w:shd w:val="clear" w:color="auto" w:fill="auto"/>
          </w:tcPr>
          <w:p w14:paraId="0C524A49">
            <w:pPr>
              <w:widowControl/>
              <w:jc w:val="center"/>
              <w:rPr>
                <w:rFonts w:ascii="Times New Roman" w:hAnsi="Times New Roman" w:cs="Times New Roman" w:eastAsiaTheme="minorEastAsia"/>
                <w:sz w:val="24"/>
                <w:lang w:bidi="ar"/>
              </w:rPr>
            </w:pPr>
            <w:r>
              <w:rPr>
                <w:rFonts w:ascii="Times New Roman" w:hAnsi="Times New Roman" w:cs="Times New Roman" w:eastAsiaTheme="minorEastAsia"/>
                <w:sz w:val="24"/>
                <w:lang w:bidi="ar"/>
              </w:rPr>
              <w:t>[0.03</w:t>
            </w:r>
            <w:del w:id="2553" w:author="蔡振辛 [2]" w:date="2026-09-24T21:08:54Z">
              <w:r>
                <w:rPr>
                  <w:rFonts w:ascii="Times New Roman" w:hAnsi="Times New Roman" w:cs="Times New Roman" w:eastAsiaTheme="minorEastAsia"/>
                  <w:sz w:val="24"/>
                  <w:lang w:bidi="ar"/>
                </w:rPr>
                <w:delText>6</w:delText>
              </w:r>
            </w:del>
            <w:ins w:id="2554" w:author="蔡振辛 [2]" w:date="2026-09-24T21:08:54Z">
              <w:r>
                <w:rPr>
                  <w:rFonts w:ascii="Times New Roman" w:hAnsi="Times New Roman" w:cs="Times New Roman" w:eastAsiaTheme="minorEastAsia"/>
                  <w:sz w:val="24"/>
                  <w:lang w:bidi="ar"/>
                </w:rPr>
                <w:t>0</w:t>
              </w:r>
            </w:ins>
            <w:r>
              <w:rPr>
                <w:rFonts w:ascii="Times New Roman" w:hAnsi="Times New Roman" w:cs="Times New Roman" w:eastAsiaTheme="minorEastAsia"/>
                <w:sz w:val="24"/>
                <w:lang w:bidi="ar"/>
              </w:rPr>
              <w:t>, 0.0</w:t>
            </w:r>
            <w:del w:id="2555" w:author="蔡振辛 [2]" w:date="2026-09-24T21:08:54Z">
              <w:r>
                <w:rPr>
                  <w:rFonts w:ascii="Times New Roman" w:hAnsi="Times New Roman" w:cs="Times New Roman" w:eastAsiaTheme="minorEastAsia"/>
                  <w:sz w:val="24"/>
                  <w:lang w:bidi="ar"/>
                </w:rPr>
                <w:delText>88</w:delText>
              </w:r>
            </w:del>
            <w:ins w:id="2556" w:author="蔡振辛 [2]" w:date="2026-09-24T21:08:54Z">
              <w:r>
                <w:rPr>
                  <w:rFonts w:ascii="Times New Roman" w:hAnsi="Times New Roman" w:cs="Times New Roman" w:eastAsiaTheme="minorEastAsia"/>
                  <w:sz w:val="24"/>
                  <w:lang w:bidi="ar"/>
                </w:rPr>
                <w:t>69</w:t>
              </w:r>
            </w:ins>
            <w:r>
              <w:rPr>
                <w:rFonts w:ascii="Times New Roman" w:hAnsi="Times New Roman" w:cs="Times New Roman" w:eastAsiaTheme="minorEastAsia"/>
                <w:sz w:val="24"/>
                <w:lang w:bidi="ar"/>
              </w:rPr>
              <w:t>]</w:t>
            </w:r>
          </w:p>
        </w:tc>
        <w:tc>
          <w:tcPr>
            <w:tcW w:w="399" w:type="pct"/>
            <w:tcBorders>
              <w:top w:val="nil"/>
              <w:left w:val="nil"/>
              <w:bottom w:val="single" w:color="auto" w:sz="4" w:space="0"/>
              <w:right w:val="nil"/>
            </w:tcBorders>
            <w:shd w:val="clear" w:color="auto" w:fill="auto"/>
          </w:tcPr>
          <w:p w14:paraId="4D9405E3">
            <w:pPr>
              <w:widowControl/>
              <w:jc w:val="center"/>
              <w:rPr>
                <w:rFonts w:ascii="Times New Roman" w:hAnsi="Times New Roman" w:cs="Times New Roman" w:eastAsiaTheme="minorEastAsia"/>
                <w:sz w:val="24"/>
                <w:lang w:bidi="ar"/>
              </w:rPr>
            </w:pPr>
            <w:del w:id="2557" w:author="蔡振辛 [2]" w:date="2026-09-24T21:08:54Z">
              <w:r>
                <w:rPr>
                  <w:rFonts w:ascii="Times New Roman" w:hAnsi="Times New Roman" w:cs="Times New Roman" w:eastAsiaTheme="minorEastAsia"/>
                  <w:sz w:val="24"/>
                  <w:lang w:bidi="ar"/>
                </w:rPr>
                <w:delText>1</w:delText>
              </w:r>
            </w:del>
            <w:r>
              <w:rPr>
                <w:rFonts w:ascii="Times New Roman" w:hAnsi="Times New Roman" w:cs="Times New Roman" w:eastAsiaTheme="minorEastAsia"/>
                <w:sz w:val="24"/>
                <w:lang w:bidi="ar"/>
              </w:rPr>
              <w:t>2</w:t>
            </w:r>
            <w:ins w:id="2558" w:author="蔡振辛 [2]" w:date="2026-09-24T21:08:54Z">
              <w:r>
                <w:rPr>
                  <w:rFonts w:ascii="Times New Roman" w:hAnsi="Times New Roman" w:cs="Times New Roman" w:eastAsiaTheme="minorEastAsia"/>
                  <w:sz w:val="24"/>
                  <w:lang w:bidi="ar"/>
                </w:rPr>
                <w:t>1</w:t>
              </w:r>
            </w:ins>
            <w:r>
              <w:rPr>
                <w:rFonts w:ascii="Times New Roman" w:hAnsi="Times New Roman" w:cs="Times New Roman" w:eastAsiaTheme="minorEastAsia"/>
                <w:sz w:val="24"/>
                <w:lang w:bidi="ar"/>
              </w:rPr>
              <w:t>0</w:t>
            </w:r>
          </w:p>
        </w:tc>
      </w:tr>
    </w:tbl>
    <w:p w14:paraId="61AE21DE">
      <w:pPr>
        <w:spacing w:line="480" w:lineRule="auto"/>
        <w:rPr>
          <w:rFonts w:ascii="Times New Roman" w:hAnsi="Times New Roman" w:eastAsia="Times New Roman" w:cs="Times New Roman"/>
          <w:sz w:val="24"/>
        </w:rPr>
      </w:pPr>
      <w:r>
        <w:rPr>
          <w:rFonts w:ascii="Times New Roman" w:hAnsi="Times New Roman" w:cs="Times New Roman" w:eastAsiaTheme="minorEastAsia"/>
          <w:b/>
          <w:bCs/>
          <w:i/>
          <w:iCs/>
          <w:sz w:val="20"/>
          <w:szCs w:val="20"/>
        </w:rPr>
        <w:t xml:space="preserve">Note. For RT, d = (Mean_Stranger − Mean_Self) / Pooled_SD, such that positive values indicate faster responses to self trials (SPE). For ACC, d = (Mean_Self − Mean_Stranger) / Pooled_SD, such that positive values indicate higher accuracy for self trials (SPE). N min is the smallest bootstrap sample size at which the 95% CI no longer includes zero, as marked by vertical dashed lines in Figure </w:t>
      </w:r>
      <w:del w:id="2559" w:author="蔡振辛 [2]" w:date="2026-09-24T21:08:54Z">
        <w:r>
          <w:rPr>
            <w:rFonts w:hint="eastAsia" w:ascii="Times New Roman" w:hAnsi="Times New Roman" w:cs="Times New Roman" w:eastAsiaTheme="minorEastAsia"/>
            <w:sz w:val="20"/>
            <w:szCs w:val="20"/>
          </w:rPr>
          <w:delText>4</w:delText>
        </w:r>
      </w:del>
      <w:del w:id="2560" w:author="蔡振辛 [2]" w:date="2026-09-24T21:08:54Z">
        <w:r>
          <w:rPr>
            <w:rFonts w:ascii="Times New Roman" w:hAnsi="Times New Roman" w:cs="Times New Roman" w:eastAsiaTheme="minorEastAsia"/>
            <w:sz w:val="20"/>
            <w:szCs w:val="20"/>
          </w:rPr>
          <w:delText>.</w:delText>
        </w:r>
      </w:del>
      <w:ins w:id="2561" w:author="蔡振辛 [2]" w:date="2026-09-24T21:08:54Z">
        <w:r>
          <w:rPr>
            <w:rFonts w:ascii="Times New Roman" w:hAnsi="Times New Roman" w:cs="Times New Roman" w:eastAsiaTheme="minorEastAsia"/>
            <w:b/>
            <w:bCs/>
            <w:i/>
            <w:iCs/>
            <w:sz w:val="20"/>
            <w:szCs w:val="20"/>
          </w:rPr>
          <w:t>5; "not reached" indicates that the CI included zero across the full range of sample sizes. For the conservative approach, N max is the sample size aligned across the shape-based and label-based analyses.</w:t>
        </w:r>
      </w:ins>
    </w:p>
    <w:p w14:paraId="450072A0">
      <w:pPr>
        <w:spacing w:line="480" w:lineRule="auto"/>
        <w:ind w:firstLine="720"/>
        <w:rPr>
          <w:rFonts w:ascii="Times New Roman" w:hAnsi="Times New Roman" w:eastAsia="Times New Roman" w:cs="Times New Roman"/>
          <w:sz w:val="24"/>
        </w:rPr>
      </w:pPr>
      <w:r>
        <w:rPr>
          <w:rFonts w:hint="eastAsia" w:ascii="Times New Roman" w:hAnsi="Times New Roman" w:eastAsia="Times New Roman" w:cs="Times New Roman"/>
          <w:sz w:val="24"/>
        </w:rPr>
        <w:t xml:space="preserve">Using the conservative approach, </w:t>
      </w:r>
      <w:ins w:id="2562" w:author="蔡振辛 [2]" w:date="2026-09-24T21:08:54Z">
        <w:r>
          <w:rPr>
            <w:rFonts w:hint="eastAsia" w:ascii="Times New Roman" w:hAnsi="Times New Roman" w:eastAsia="Times New Roman" w:cs="Times New Roman"/>
            <w:sz w:val="24"/>
          </w:rPr>
          <w:t xml:space="preserve">a </w:t>
        </w:r>
      </w:ins>
      <w:r>
        <w:rPr>
          <w:rFonts w:hint="eastAsia" w:ascii="Times New Roman" w:hAnsi="Times New Roman" w:eastAsia="Times New Roman" w:cs="Times New Roman"/>
          <w:sz w:val="24"/>
        </w:rPr>
        <w:t xml:space="preserve">robust SPE </w:t>
      </w:r>
      <w:del w:id="2563" w:author="蔡振辛 [2]" w:date="2026-09-24T21:08:54Z">
        <w:r>
          <w:rPr>
            <w:rFonts w:ascii="Times New Roman" w:hAnsi="Times New Roman" w:eastAsia="Times New Roman" w:cs="Times New Roman"/>
            <w:sz w:val="24"/>
          </w:rPr>
          <w:delText>i</w:delText>
        </w:r>
      </w:del>
      <w:ins w:id="2564" w:author="蔡振辛 [2]" w:date="2026-09-24T21:08:54Z">
        <w:r>
          <w:rPr>
            <w:rFonts w:hint="eastAsia" w:ascii="Times New Roman" w:hAnsi="Times New Roman" w:eastAsia="Times New Roman" w:cs="Times New Roman"/>
            <w:sz w:val="24"/>
          </w:rPr>
          <w:t>wa</w:t>
        </w:r>
      </w:ins>
      <w:r>
        <w:rPr>
          <w:rFonts w:hint="eastAsia" w:ascii="Times New Roman" w:hAnsi="Times New Roman" w:eastAsia="Times New Roman" w:cs="Times New Roman"/>
          <w:sz w:val="24"/>
        </w:rPr>
        <w:t>s observed for both reaction time (RT) and accuracy (ACC). For RT, the label-based operationalization yielded a moderate SPE</w:t>
      </w:r>
      <w:ins w:id="2565" w:author="蔡振辛 [2]" w:date="2026-09-24T21:08:54Z">
        <w:r>
          <w:rPr>
            <w:rFonts w:hint="eastAsia" w:ascii="Times New Roman" w:hAnsi="Times New Roman" w:eastAsia="Times New Roman" w:cs="Times New Roman"/>
            <w:sz w:val="24"/>
          </w:rPr>
          <w:t xml:space="preserve"> </w:t>
        </w:r>
      </w:ins>
      <w:r>
        <w:rPr>
          <w:rFonts w:hint="eastAsia" w:ascii="Times New Roman" w:hAnsi="Times New Roman" w:eastAsia="Times New Roman" w:cs="Times New Roman"/>
          <w:sz w:val="24"/>
        </w:rPr>
        <w:t>(d = 0.2</w:t>
      </w:r>
      <w:del w:id="2566" w:author="蔡振辛 [2]" w:date="2026-09-24T21:08:54Z">
        <w:r>
          <w:rPr>
            <w:rFonts w:ascii="Times New Roman" w:hAnsi="Times New Roman" w:eastAsia="Times New Roman" w:cs="Times New Roman"/>
            <w:sz w:val="24"/>
          </w:rPr>
          <w:delText>98</w:delText>
        </w:r>
      </w:del>
      <w:ins w:id="2567" w:author="蔡振辛 [2]" w:date="2026-09-24T21:08:54Z">
        <w:r>
          <w:rPr>
            <w:rFonts w:hint="eastAsia" w:ascii="Times New Roman" w:hAnsi="Times New Roman" w:eastAsia="Times New Roman" w:cs="Times New Roman"/>
            <w:sz w:val="24"/>
          </w:rPr>
          <w:t>52</w:t>
        </w:r>
      </w:ins>
      <w:r>
        <w:rPr>
          <w:rFonts w:hint="eastAsia" w:ascii="Times New Roman" w:hAnsi="Times New Roman" w:eastAsia="Times New Roman" w:cs="Times New Roman"/>
          <w:sz w:val="24"/>
        </w:rPr>
        <w:t>, 95% CI [0.2</w:t>
      </w:r>
      <w:ins w:id="2568" w:author="蔡振辛 [2]" w:date="2026-09-24T21:08:54Z">
        <w:r>
          <w:rPr>
            <w:rFonts w:hint="eastAsia" w:ascii="Times New Roman" w:hAnsi="Times New Roman" w:eastAsia="Times New Roman" w:cs="Times New Roman"/>
            <w:sz w:val="24"/>
          </w:rPr>
          <w:t>2</w:t>
        </w:r>
      </w:ins>
      <w:r>
        <w:rPr>
          <w:rFonts w:hint="eastAsia" w:ascii="Times New Roman" w:hAnsi="Times New Roman" w:eastAsia="Times New Roman" w:cs="Times New Roman"/>
          <w:sz w:val="24"/>
        </w:rPr>
        <w:t>7</w:t>
      </w:r>
      <w:del w:id="2569" w:author="蔡振辛 [2]" w:date="2026-09-24T21:08:54Z">
        <w:r>
          <w:rPr>
            <w:rFonts w:ascii="Times New Roman" w:hAnsi="Times New Roman" w:eastAsia="Times New Roman" w:cs="Times New Roman"/>
            <w:sz w:val="24"/>
          </w:rPr>
          <w:delText>0</w:delText>
        </w:r>
      </w:del>
      <w:r>
        <w:rPr>
          <w:rFonts w:hint="eastAsia" w:ascii="Times New Roman" w:hAnsi="Times New Roman" w:eastAsia="Times New Roman" w:cs="Times New Roman"/>
          <w:sz w:val="24"/>
        </w:rPr>
        <w:t>, 0.</w:t>
      </w:r>
      <w:del w:id="2570" w:author="蔡振辛 [2]" w:date="2026-09-24T21:08:54Z">
        <w:r>
          <w:rPr>
            <w:rFonts w:ascii="Times New Roman" w:hAnsi="Times New Roman" w:eastAsia="Times New Roman" w:cs="Times New Roman"/>
            <w:sz w:val="24"/>
          </w:rPr>
          <w:delText>324</w:delText>
        </w:r>
      </w:del>
      <w:ins w:id="2571" w:author="蔡振辛 [2]" w:date="2026-09-24T21:08:54Z">
        <w:r>
          <w:rPr>
            <w:rFonts w:hint="eastAsia" w:ascii="Times New Roman" w:hAnsi="Times New Roman" w:eastAsia="Times New Roman" w:cs="Times New Roman"/>
            <w:sz w:val="24"/>
          </w:rPr>
          <w:t>275</w:t>
        </w:r>
      </w:ins>
      <w:r>
        <w:rPr>
          <w:rFonts w:hint="eastAsia" w:ascii="Times New Roman" w:hAnsi="Times New Roman" w:eastAsia="Times New Roman" w:cs="Times New Roman"/>
          <w:sz w:val="24"/>
        </w:rPr>
        <w:t xml:space="preserve">], N = </w:t>
      </w:r>
      <w:del w:id="2572" w:author="蔡振辛 [2]" w:date="2026-09-24T21:08:54Z">
        <w:r>
          <w:rPr>
            <w:rFonts w:ascii="Times New Roman" w:hAnsi="Times New Roman" w:eastAsia="Times New Roman" w:cs="Times New Roman"/>
            <w:sz w:val="24"/>
          </w:rPr>
          <w:delText>667</w:delText>
        </w:r>
      </w:del>
      <w:ins w:id="2573" w:author="蔡振辛 [2]" w:date="2026-09-24T21:08:54Z">
        <w:r>
          <w:rPr>
            <w:rFonts w:hint="eastAsia" w:ascii="Times New Roman" w:hAnsi="Times New Roman" w:eastAsia="Times New Roman" w:cs="Times New Roman"/>
            <w:sz w:val="24"/>
          </w:rPr>
          <w:t>1,563</w:t>
        </w:r>
      </w:ins>
      <w:r>
        <w:rPr>
          <w:rFonts w:hint="eastAsia" w:ascii="Times New Roman" w:hAnsi="Times New Roman" w:eastAsia="Times New Roman" w:cs="Times New Roman"/>
          <w:sz w:val="24"/>
        </w:rPr>
        <w:t xml:space="preserve">), indicating faster responses for nonmatching trials in which the label corresponded to the Self relative to those in which the label referred to other identities. The corresponding 95% confidence interval first excluded zero at merely N = </w:t>
      </w:r>
      <w:del w:id="2574" w:author="蔡振辛 [2]" w:date="2026-09-24T21:08:54Z">
        <w:r>
          <w:rPr>
            <w:rFonts w:ascii="Times New Roman" w:hAnsi="Times New Roman" w:eastAsia="Times New Roman" w:cs="Times New Roman"/>
            <w:sz w:val="24"/>
          </w:rPr>
          <w:delText>1</w:delText>
        </w:r>
      </w:del>
      <w:ins w:id="2575" w:author="蔡振辛 [2]" w:date="2026-09-24T21:08:54Z">
        <w:r>
          <w:rPr>
            <w:rFonts w:hint="eastAsia" w:ascii="Times New Roman" w:hAnsi="Times New Roman" w:eastAsia="Times New Roman" w:cs="Times New Roman"/>
            <w:sz w:val="24"/>
          </w:rPr>
          <w:t>2</w:t>
        </w:r>
      </w:ins>
      <w:r>
        <w:rPr>
          <w:rFonts w:hint="eastAsia" w:ascii="Times New Roman" w:hAnsi="Times New Roman" w:eastAsia="Times New Roman" w:cs="Times New Roman"/>
          <w:sz w:val="24"/>
        </w:rPr>
        <w:t xml:space="preserve">0, indicating that the label-based RT SPE can be detected even in relatively small samples (see Figure </w:t>
      </w:r>
      <w:del w:id="2576" w:author="蔡振辛 [2]" w:date="2026-09-24T21:08:54Z">
        <w:r>
          <w:rPr>
            <w:rFonts w:hint="eastAsia" w:ascii="Times New Roman" w:hAnsi="Times New Roman" w:cs="Times New Roman"/>
            <w:sz w:val="24"/>
          </w:rPr>
          <w:delText>4</w:delText>
        </w:r>
      </w:del>
      <w:ins w:id="2577" w:author="蔡振辛 [2]" w:date="2026-09-24T21:08:54Z">
        <w:r>
          <w:rPr>
            <w:rFonts w:hint="eastAsia" w:ascii="Times New Roman" w:hAnsi="Times New Roman" w:eastAsia="Times New Roman" w:cs="Times New Roman"/>
            <w:sz w:val="24"/>
          </w:rPr>
          <w:t>5</w:t>
        </w:r>
      </w:ins>
      <w:r>
        <w:rPr>
          <w:rFonts w:hint="eastAsia" w:ascii="Times New Roman" w:hAnsi="Times New Roman" w:eastAsia="Times New Roman" w:cs="Times New Roman"/>
          <w:sz w:val="24"/>
        </w:rPr>
        <w:t>A). The shape-based operationalization also revealed a significant RT SPE, although the effect was substantially smaller (d = 0.12</w:t>
      </w:r>
      <w:del w:id="2578" w:author="蔡振辛 [2]" w:date="2026-09-24T21:08:54Z">
        <w:r>
          <w:rPr>
            <w:rFonts w:ascii="Times New Roman" w:hAnsi="Times New Roman" w:eastAsia="Times New Roman" w:cs="Times New Roman"/>
            <w:sz w:val="24"/>
          </w:rPr>
          <w:delText>6</w:delText>
        </w:r>
      </w:del>
      <w:ins w:id="2579" w:author="蔡振辛 [2]" w:date="2026-09-24T21:08:54Z">
        <w:r>
          <w:rPr>
            <w:rFonts w:hint="eastAsia" w:ascii="Times New Roman" w:hAnsi="Times New Roman" w:eastAsia="Times New Roman" w:cs="Times New Roman"/>
            <w:sz w:val="24"/>
          </w:rPr>
          <w:t>3</w:t>
        </w:r>
      </w:ins>
      <w:r>
        <w:rPr>
          <w:rFonts w:hint="eastAsia" w:ascii="Times New Roman" w:hAnsi="Times New Roman" w:eastAsia="Times New Roman" w:cs="Times New Roman"/>
          <w:sz w:val="24"/>
        </w:rPr>
        <w:t>, 95% CI [0.10</w:t>
      </w:r>
      <w:del w:id="2580" w:author="蔡振辛 [2]" w:date="2026-09-24T21:08:54Z">
        <w:r>
          <w:rPr>
            <w:rFonts w:ascii="Times New Roman" w:hAnsi="Times New Roman" w:eastAsia="Times New Roman" w:cs="Times New Roman"/>
            <w:sz w:val="24"/>
          </w:rPr>
          <w:delText>1</w:delText>
        </w:r>
      </w:del>
      <w:ins w:id="2581" w:author="蔡振辛 [2]" w:date="2026-09-24T21:08:54Z">
        <w:r>
          <w:rPr>
            <w:rFonts w:hint="eastAsia" w:ascii="Times New Roman" w:hAnsi="Times New Roman" w:eastAsia="Times New Roman" w:cs="Times New Roman"/>
            <w:sz w:val="24"/>
          </w:rPr>
          <w:t>3</w:t>
        </w:r>
      </w:ins>
      <w:r>
        <w:rPr>
          <w:rFonts w:hint="eastAsia" w:ascii="Times New Roman" w:hAnsi="Times New Roman" w:eastAsia="Times New Roman" w:cs="Times New Roman"/>
          <w:sz w:val="24"/>
        </w:rPr>
        <w:t>, 0.1</w:t>
      </w:r>
      <w:del w:id="2582" w:author="蔡振辛 [2]" w:date="2026-09-24T21:08:54Z">
        <w:r>
          <w:rPr>
            <w:rFonts w:ascii="Times New Roman" w:hAnsi="Times New Roman" w:eastAsia="Times New Roman" w:cs="Times New Roman"/>
            <w:sz w:val="24"/>
          </w:rPr>
          <w:delText>52</w:delText>
        </w:r>
      </w:del>
      <w:ins w:id="2583" w:author="蔡振辛 [2]" w:date="2026-09-24T21:08:54Z">
        <w:r>
          <w:rPr>
            <w:rFonts w:hint="eastAsia" w:ascii="Times New Roman" w:hAnsi="Times New Roman" w:eastAsia="Times New Roman" w:cs="Times New Roman"/>
            <w:sz w:val="24"/>
          </w:rPr>
          <w:t>44</w:t>
        </w:r>
      </w:ins>
      <w:r>
        <w:rPr>
          <w:rFonts w:hint="eastAsia" w:ascii="Times New Roman" w:hAnsi="Times New Roman" w:eastAsia="Times New Roman" w:cs="Times New Roman"/>
          <w:sz w:val="24"/>
        </w:rPr>
        <w:t xml:space="preserve">], N = </w:t>
      </w:r>
      <w:del w:id="2584" w:author="蔡振辛 [2]" w:date="2026-09-24T21:08:54Z">
        <w:r>
          <w:rPr>
            <w:rFonts w:ascii="Times New Roman" w:hAnsi="Times New Roman" w:eastAsia="Times New Roman" w:cs="Times New Roman"/>
            <w:sz w:val="24"/>
          </w:rPr>
          <w:delText>667</w:delText>
        </w:r>
      </w:del>
      <w:del w:id="2585" w:author="蔡振辛 [2]" w:date="2026-09-24T21:08:54Z">
        <w:r>
          <w:rPr>
            <w:rFonts w:hint="eastAsia" w:ascii="Times New Roman" w:hAnsi="Times New Roman" w:cs="Times New Roman"/>
            <w:sz w:val="24"/>
          </w:rPr>
          <w:delText>).</w:delText>
        </w:r>
      </w:del>
      <w:ins w:id="2586" w:author="蔡振辛 [2]" w:date="2026-09-24T21:08:54Z">
        <w:r>
          <w:rPr>
            <w:rFonts w:hint="eastAsia" w:ascii="Times New Roman" w:hAnsi="Times New Roman" w:eastAsia="Times New Roman" w:cs="Times New Roman"/>
            <w:sz w:val="24"/>
          </w:rPr>
          <w:t>1,563);</w:t>
        </w:r>
      </w:ins>
      <w:r>
        <w:rPr>
          <w:rFonts w:hint="eastAsia" w:ascii="Times New Roman" w:hAnsi="Times New Roman" w:eastAsia="Times New Roman" w:cs="Times New Roman"/>
          <w:sz w:val="24"/>
        </w:rPr>
        <w:t xml:space="preserve"> in this case</w:t>
      </w:r>
      <w:del w:id="2587" w:author="蔡振辛 [2]" w:date="2026-09-24T21:08:54Z">
        <w:r>
          <w:rPr>
            <w:rFonts w:hint="eastAsia" w:ascii="Times New Roman" w:hAnsi="Times New Roman" w:eastAsia="Times New Roman" w:cs="Times New Roman"/>
            <w:sz w:val="24"/>
          </w:rPr>
          <w:delText>,</w:delText>
        </w:r>
      </w:del>
      <w:r>
        <w:rPr>
          <w:rFonts w:hint="eastAsia" w:ascii="Times New Roman" w:hAnsi="Times New Roman" w:eastAsia="Times New Roman" w:cs="Times New Roman"/>
          <w:sz w:val="24"/>
        </w:rPr>
        <w:t xml:space="preserve"> the 95% confidence interval first excluded zero at N = 40 (see Figure </w:t>
      </w:r>
      <w:del w:id="2588" w:author="蔡振辛 [2]" w:date="2026-09-24T21:08:54Z">
        <w:r>
          <w:rPr>
            <w:rFonts w:hint="eastAsia" w:ascii="Times New Roman" w:hAnsi="Times New Roman" w:cs="Times New Roman"/>
            <w:sz w:val="24"/>
          </w:rPr>
          <w:delText>4</w:delText>
        </w:r>
      </w:del>
      <w:ins w:id="2589" w:author="蔡振辛 [2]" w:date="2026-09-24T21:08:54Z">
        <w:r>
          <w:rPr>
            <w:rFonts w:hint="eastAsia" w:ascii="Times New Roman" w:hAnsi="Times New Roman" w:eastAsia="Times New Roman" w:cs="Times New Roman"/>
            <w:sz w:val="24"/>
          </w:rPr>
          <w:t>5</w:t>
        </w:r>
      </w:ins>
      <w:r>
        <w:rPr>
          <w:rFonts w:hint="eastAsia" w:ascii="Times New Roman" w:hAnsi="Times New Roman" w:eastAsia="Times New Roman" w:cs="Times New Roman"/>
          <w:sz w:val="24"/>
        </w:rPr>
        <w:t>A). For accuracy</w:t>
      </w:r>
      <w:del w:id="2590" w:author="蔡振辛 [2]" w:date="2026-09-24T21:08:54Z">
        <w:r>
          <w:rPr>
            <w:rFonts w:ascii="Times New Roman" w:hAnsi="Times New Roman" w:eastAsia="Times New Roman" w:cs="Times New Roman"/>
            <w:sz w:val="24"/>
          </w:rPr>
          <w:delText xml:space="preserve"> (ACC)</w:delText>
        </w:r>
      </w:del>
      <w:r>
        <w:rPr>
          <w:rFonts w:hint="eastAsia" w:ascii="Times New Roman" w:hAnsi="Times New Roman" w:eastAsia="Times New Roman" w:cs="Times New Roman"/>
          <w:sz w:val="24"/>
        </w:rPr>
        <w:t xml:space="preserve">, both </w:t>
      </w:r>
      <w:del w:id="2591" w:author="蔡振辛 [2]" w:date="2026-09-24T21:08:54Z">
        <w:r>
          <w:rPr>
            <w:rFonts w:ascii="Times New Roman" w:hAnsi="Times New Roman" w:eastAsia="Times New Roman" w:cs="Times New Roman"/>
            <w:sz w:val="24"/>
          </w:rPr>
          <w:delText xml:space="preserve">label-based and shape-based </w:delText>
        </w:r>
      </w:del>
      <w:r>
        <w:rPr>
          <w:rFonts w:hint="eastAsia" w:ascii="Times New Roman" w:hAnsi="Times New Roman" w:eastAsia="Times New Roman" w:cs="Times New Roman"/>
          <w:sz w:val="24"/>
        </w:rPr>
        <w:t>operationalizations produced relatively small but statistically significant effects. The shape-based SPE was estimated at d = 0.0</w:t>
      </w:r>
      <w:del w:id="2592" w:author="蔡振辛 [2]" w:date="2026-09-24T21:08:54Z">
        <w:r>
          <w:rPr>
            <w:rFonts w:ascii="Times New Roman" w:hAnsi="Times New Roman" w:eastAsia="Times New Roman" w:cs="Times New Roman"/>
            <w:sz w:val="24"/>
          </w:rPr>
          <w:delText>66</w:delText>
        </w:r>
      </w:del>
      <w:ins w:id="2593" w:author="蔡振辛 [2]" w:date="2026-09-24T21:08:54Z">
        <w:r>
          <w:rPr>
            <w:rFonts w:hint="eastAsia" w:ascii="Times New Roman" w:hAnsi="Times New Roman" w:eastAsia="Times New Roman" w:cs="Times New Roman"/>
            <w:sz w:val="24"/>
          </w:rPr>
          <w:t>52</w:t>
        </w:r>
      </w:ins>
      <w:r>
        <w:rPr>
          <w:rFonts w:hint="eastAsia" w:ascii="Times New Roman" w:hAnsi="Times New Roman" w:eastAsia="Times New Roman" w:cs="Times New Roman"/>
          <w:sz w:val="24"/>
        </w:rPr>
        <w:t>, 95% CI [0.0</w:t>
      </w:r>
      <w:del w:id="2594" w:author="蔡振辛 [2]" w:date="2026-09-24T21:08:54Z">
        <w:r>
          <w:rPr>
            <w:rFonts w:ascii="Times New Roman" w:hAnsi="Times New Roman" w:eastAsia="Times New Roman" w:cs="Times New Roman"/>
            <w:sz w:val="24"/>
          </w:rPr>
          <w:delText>40</w:delText>
        </w:r>
      </w:del>
      <w:ins w:id="2595" w:author="蔡振辛 [2]" w:date="2026-09-24T21:08:54Z">
        <w:r>
          <w:rPr>
            <w:rFonts w:hint="eastAsia" w:ascii="Times New Roman" w:hAnsi="Times New Roman" w:eastAsia="Times New Roman" w:cs="Times New Roman"/>
            <w:sz w:val="24"/>
          </w:rPr>
          <w:t>35</w:t>
        </w:r>
      </w:ins>
      <w:r>
        <w:rPr>
          <w:rFonts w:hint="eastAsia" w:ascii="Times New Roman" w:hAnsi="Times New Roman" w:eastAsia="Times New Roman" w:cs="Times New Roman"/>
          <w:sz w:val="24"/>
        </w:rPr>
        <w:t>, 0.0</w:t>
      </w:r>
      <w:del w:id="2596" w:author="蔡振辛 [2]" w:date="2026-09-24T21:08:54Z">
        <w:r>
          <w:rPr>
            <w:rFonts w:ascii="Times New Roman" w:hAnsi="Times New Roman" w:eastAsia="Times New Roman" w:cs="Times New Roman"/>
            <w:sz w:val="24"/>
          </w:rPr>
          <w:delText>92</w:delText>
        </w:r>
      </w:del>
      <w:ins w:id="2597" w:author="蔡振辛 [2]" w:date="2026-09-24T21:08:54Z">
        <w:r>
          <w:rPr>
            <w:rFonts w:hint="eastAsia" w:ascii="Times New Roman" w:hAnsi="Times New Roman" w:eastAsia="Times New Roman" w:cs="Times New Roman"/>
            <w:sz w:val="24"/>
          </w:rPr>
          <w:t>70</w:t>
        </w:r>
      </w:ins>
      <w:r>
        <w:rPr>
          <w:rFonts w:hint="eastAsia" w:ascii="Times New Roman" w:hAnsi="Times New Roman" w:eastAsia="Times New Roman" w:cs="Times New Roman"/>
          <w:sz w:val="24"/>
        </w:rPr>
        <w:t xml:space="preserve">], N = </w:t>
      </w:r>
      <w:del w:id="2598" w:author="蔡振辛 [2]" w:date="2026-09-24T21:08:54Z">
        <w:r>
          <w:rPr>
            <w:rFonts w:ascii="Times New Roman" w:hAnsi="Times New Roman" w:eastAsia="Times New Roman" w:cs="Times New Roman"/>
            <w:sz w:val="24"/>
          </w:rPr>
          <w:delText>647, with convergence</w:delText>
        </w:r>
      </w:del>
      <w:ins w:id="2599" w:author="蔡振辛 [2]" w:date="2026-09-24T21:08:54Z">
        <w:r>
          <w:rPr>
            <w:rFonts w:hint="eastAsia" w:ascii="Times New Roman" w:hAnsi="Times New Roman" w:eastAsia="Times New Roman" w:cs="Times New Roman"/>
            <w:sz w:val="24"/>
          </w:rPr>
          <w:t>1,494, with the confidence interval first excluding zero</w:t>
        </w:r>
      </w:ins>
      <w:r>
        <w:rPr>
          <w:rFonts w:hint="eastAsia" w:ascii="Times New Roman" w:hAnsi="Times New Roman" w:eastAsia="Times New Roman" w:cs="Times New Roman"/>
          <w:sz w:val="24"/>
        </w:rPr>
        <w:t xml:space="preserve"> at N = </w:t>
      </w:r>
      <w:del w:id="2600" w:author="蔡振辛 [2]" w:date="2026-09-24T21:08:54Z">
        <w:r>
          <w:rPr>
            <w:rFonts w:ascii="Times New Roman" w:hAnsi="Times New Roman" w:eastAsia="Times New Roman" w:cs="Times New Roman"/>
            <w:sz w:val="24"/>
          </w:rPr>
          <w:delText>9</w:delText>
        </w:r>
      </w:del>
      <w:ins w:id="2601" w:author="蔡振辛 [2]" w:date="2026-09-24T21:08:54Z">
        <w:r>
          <w:rPr>
            <w:rFonts w:hint="eastAsia" w:ascii="Times New Roman" w:hAnsi="Times New Roman" w:eastAsia="Times New Roman" w:cs="Times New Roman"/>
            <w:sz w:val="24"/>
          </w:rPr>
          <w:t>17</w:t>
        </w:r>
      </w:ins>
      <w:r>
        <w:rPr>
          <w:rFonts w:hint="eastAsia" w:ascii="Times New Roman" w:hAnsi="Times New Roman" w:eastAsia="Times New Roman" w:cs="Times New Roman"/>
          <w:sz w:val="24"/>
        </w:rPr>
        <w:t xml:space="preserve">0 (see Figure </w:t>
      </w:r>
      <w:del w:id="2602" w:author="蔡振辛 [2]" w:date="2026-09-24T21:08:54Z">
        <w:r>
          <w:rPr>
            <w:rFonts w:hint="eastAsia" w:ascii="Times New Roman" w:hAnsi="Times New Roman" w:cs="Times New Roman"/>
            <w:sz w:val="24"/>
          </w:rPr>
          <w:delText>4</w:delText>
        </w:r>
      </w:del>
      <w:ins w:id="2603" w:author="蔡振辛 [2]" w:date="2026-09-24T21:08:54Z">
        <w:r>
          <w:rPr>
            <w:rFonts w:hint="eastAsia" w:ascii="Times New Roman" w:hAnsi="Times New Roman" w:eastAsia="Times New Roman" w:cs="Times New Roman"/>
            <w:sz w:val="24"/>
          </w:rPr>
          <w:t>5</w:t>
        </w:r>
      </w:ins>
      <w:r>
        <w:rPr>
          <w:rFonts w:hint="eastAsia" w:ascii="Times New Roman" w:hAnsi="Times New Roman" w:eastAsia="Times New Roman" w:cs="Times New Roman"/>
          <w:sz w:val="24"/>
        </w:rPr>
        <w:t xml:space="preserve">B). </w:t>
      </w:r>
      <w:del w:id="2604" w:author="蔡振辛 [2]" w:date="2026-09-24T21:08:54Z">
        <w:r>
          <w:rPr>
            <w:rFonts w:hint="eastAsia" w:ascii="Times New Roman" w:hAnsi="Times New Roman" w:eastAsia="Times New Roman" w:cs="Times New Roman"/>
            <w:sz w:val="24"/>
          </w:rPr>
          <w:delText>Similarly,</w:delText>
        </w:r>
      </w:del>
      <w:del w:id="2605" w:author="蔡振辛 [2]" w:date="2026-09-24T21:08:54Z">
        <w:r>
          <w:rPr>
            <w:rFonts w:hint="eastAsia" w:ascii="Times New Roman" w:hAnsi="Times New Roman" w:cs="Times New Roman"/>
            <w:sz w:val="24"/>
          </w:rPr>
          <w:delText xml:space="preserve"> </w:delText>
        </w:r>
      </w:del>
      <w:r>
        <w:rPr>
          <w:rFonts w:hint="eastAsia" w:ascii="Times New Roman" w:hAnsi="Times New Roman" w:eastAsia="Times New Roman" w:cs="Times New Roman"/>
          <w:sz w:val="24"/>
        </w:rPr>
        <w:t xml:space="preserve">The label-based SPE </w:t>
      </w:r>
      <w:del w:id="2606" w:author="蔡振辛 [2]" w:date="2026-09-24T21:08:54Z">
        <w:r>
          <w:rPr>
            <w:rFonts w:hint="eastAsia" w:ascii="Times New Roman" w:hAnsi="Times New Roman" w:eastAsia="Times New Roman" w:cs="Times New Roman"/>
            <w:sz w:val="24"/>
          </w:rPr>
          <w:delText>reached significanc</w:delText>
        </w:r>
      </w:del>
      <w:ins w:id="2607" w:author="蔡振辛 [2]" w:date="2026-09-24T21:08:54Z">
        <w:r>
          <w:rPr>
            <w:rFonts w:hint="eastAsia" w:ascii="Times New Roman" w:hAnsi="Times New Roman" w:eastAsia="Times New Roman" w:cs="Times New Roman"/>
            <w:sz w:val="24"/>
          </w:rPr>
          <w:t>was comparabl</w:t>
        </w:r>
      </w:ins>
      <w:r>
        <w:rPr>
          <w:rFonts w:hint="eastAsia" w:ascii="Times New Roman" w:hAnsi="Times New Roman" w:eastAsia="Times New Roman" w:cs="Times New Roman"/>
          <w:sz w:val="24"/>
        </w:rPr>
        <w:t>e, d = 0.0</w:t>
      </w:r>
      <w:del w:id="2608" w:author="蔡振辛 [2]" w:date="2026-09-24T21:08:54Z">
        <w:r>
          <w:rPr>
            <w:rFonts w:ascii="Times New Roman" w:hAnsi="Times New Roman" w:eastAsia="Times New Roman" w:cs="Times New Roman"/>
            <w:sz w:val="24"/>
          </w:rPr>
          <w:delText>61</w:delText>
        </w:r>
      </w:del>
      <w:ins w:id="2609" w:author="蔡振辛 [2]" w:date="2026-09-24T21:08:54Z">
        <w:r>
          <w:rPr>
            <w:rFonts w:hint="eastAsia" w:ascii="Times New Roman" w:hAnsi="Times New Roman" w:eastAsia="Times New Roman" w:cs="Times New Roman"/>
            <w:sz w:val="24"/>
          </w:rPr>
          <w:t>49</w:t>
        </w:r>
      </w:ins>
      <w:r>
        <w:rPr>
          <w:rFonts w:hint="eastAsia" w:ascii="Times New Roman" w:hAnsi="Times New Roman" w:eastAsia="Times New Roman" w:cs="Times New Roman"/>
          <w:sz w:val="24"/>
        </w:rPr>
        <w:t>, 95% CI [0.03</w:t>
      </w:r>
      <w:del w:id="2610" w:author="蔡振辛 [2]" w:date="2026-09-24T21:08:54Z">
        <w:r>
          <w:rPr>
            <w:rFonts w:ascii="Times New Roman" w:hAnsi="Times New Roman" w:eastAsia="Times New Roman" w:cs="Times New Roman"/>
            <w:sz w:val="24"/>
          </w:rPr>
          <w:delText>6</w:delText>
        </w:r>
      </w:del>
      <w:ins w:id="2611" w:author="蔡振辛 [2]" w:date="2026-09-24T21:08:54Z">
        <w:r>
          <w:rPr>
            <w:rFonts w:hint="eastAsia" w:ascii="Times New Roman" w:hAnsi="Times New Roman" w:eastAsia="Times New Roman" w:cs="Times New Roman"/>
            <w:sz w:val="24"/>
          </w:rPr>
          <w:t>0</w:t>
        </w:r>
      </w:ins>
      <w:r>
        <w:rPr>
          <w:rFonts w:hint="eastAsia" w:ascii="Times New Roman" w:hAnsi="Times New Roman" w:eastAsia="Times New Roman" w:cs="Times New Roman"/>
          <w:sz w:val="24"/>
        </w:rPr>
        <w:t>, 0.0</w:t>
      </w:r>
      <w:del w:id="2612" w:author="蔡振辛 [2]" w:date="2026-09-24T21:08:54Z">
        <w:r>
          <w:rPr>
            <w:rFonts w:ascii="Times New Roman" w:hAnsi="Times New Roman" w:eastAsia="Times New Roman" w:cs="Times New Roman"/>
            <w:sz w:val="24"/>
          </w:rPr>
          <w:delText>88</w:delText>
        </w:r>
      </w:del>
      <w:ins w:id="2613" w:author="蔡振辛 [2]" w:date="2026-09-24T21:08:54Z">
        <w:r>
          <w:rPr>
            <w:rFonts w:hint="eastAsia" w:ascii="Times New Roman" w:hAnsi="Times New Roman" w:eastAsia="Times New Roman" w:cs="Times New Roman"/>
            <w:sz w:val="24"/>
          </w:rPr>
          <w:t>69</w:t>
        </w:r>
      </w:ins>
      <w:r>
        <w:rPr>
          <w:rFonts w:hint="eastAsia" w:ascii="Times New Roman" w:hAnsi="Times New Roman" w:eastAsia="Times New Roman" w:cs="Times New Roman"/>
          <w:sz w:val="24"/>
        </w:rPr>
        <w:t xml:space="preserve">], N = </w:t>
      </w:r>
      <w:del w:id="2614" w:author="蔡振辛 [2]" w:date="2026-09-24T21:08:54Z">
        <w:r>
          <w:rPr>
            <w:rFonts w:ascii="Times New Roman" w:hAnsi="Times New Roman" w:eastAsia="Times New Roman" w:cs="Times New Roman"/>
            <w:sz w:val="24"/>
          </w:rPr>
          <w:delText>647, with convergence</w:delText>
        </w:r>
      </w:del>
      <w:ins w:id="2615" w:author="蔡振辛 [2]" w:date="2026-09-24T21:08:54Z">
        <w:r>
          <w:rPr>
            <w:rFonts w:hint="eastAsia" w:ascii="Times New Roman" w:hAnsi="Times New Roman" w:eastAsia="Times New Roman" w:cs="Times New Roman"/>
            <w:sz w:val="24"/>
          </w:rPr>
          <w:t>1,494, with the confidence interval first excluding zero</w:t>
        </w:r>
      </w:ins>
      <w:r>
        <w:rPr>
          <w:rFonts w:hint="eastAsia" w:ascii="Times New Roman" w:hAnsi="Times New Roman" w:eastAsia="Times New Roman" w:cs="Times New Roman"/>
          <w:sz w:val="24"/>
        </w:rPr>
        <w:t xml:space="preserve"> at N = </w:t>
      </w:r>
      <w:del w:id="2616" w:author="蔡振辛 [2]" w:date="2026-09-24T21:08:54Z">
        <w:r>
          <w:rPr>
            <w:rFonts w:ascii="Times New Roman" w:hAnsi="Times New Roman" w:eastAsia="Times New Roman" w:cs="Times New Roman"/>
            <w:sz w:val="24"/>
          </w:rPr>
          <w:delText>1</w:delText>
        </w:r>
      </w:del>
      <w:r>
        <w:rPr>
          <w:rFonts w:hint="eastAsia" w:ascii="Times New Roman" w:hAnsi="Times New Roman" w:eastAsia="Times New Roman" w:cs="Times New Roman"/>
          <w:sz w:val="24"/>
        </w:rPr>
        <w:t>2</w:t>
      </w:r>
      <w:ins w:id="2617" w:author="蔡振辛 [2]" w:date="2026-09-24T21:08:54Z">
        <w:r>
          <w:rPr>
            <w:rFonts w:hint="eastAsia" w:ascii="Times New Roman" w:hAnsi="Times New Roman" w:eastAsia="Times New Roman" w:cs="Times New Roman"/>
            <w:sz w:val="24"/>
          </w:rPr>
          <w:t>1</w:t>
        </w:r>
      </w:ins>
      <w:r>
        <w:rPr>
          <w:rFonts w:hint="eastAsia" w:ascii="Times New Roman" w:hAnsi="Times New Roman" w:eastAsia="Times New Roman" w:cs="Times New Roman"/>
          <w:sz w:val="24"/>
        </w:rPr>
        <w:t xml:space="preserve">0 (see Figure </w:t>
      </w:r>
      <w:del w:id="2618" w:author="蔡振辛 [2]" w:date="2026-09-24T21:08:54Z">
        <w:r>
          <w:rPr>
            <w:rFonts w:hint="eastAsia" w:ascii="Times New Roman" w:hAnsi="Times New Roman" w:cs="Times New Roman"/>
            <w:sz w:val="24"/>
          </w:rPr>
          <w:delText>4</w:delText>
        </w:r>
      </w:del>
      <w:ins w:id="2619" w:author="蔡振辛 [2]" w:date="2026-09-24T21:08:54Z">
        <w:r>
          <w:rPr>
            <w:rFonts w:hint="eastAsia" w:ascii="Times New Roman" w:hAnsi="Times New Roman" w:eastAsia="Times New Roman" w:cs="Times New Roman"/>
            <w:sz w:val="24"/>
          </w:rPr>
          <w:t>5</w:t>
        </w:r>
      </w:ins>
      <w:r>
        <w:rPr>
          <w:rFonts w:hint="eastAsia" w:ascii="Times New Roman" w:hAnsi="Times New Roman" w:eastAsia="Times New Roman" w:cs="Times New Roman"/>
          <w:sz w:val="24"/>
        </w:rPr>
        <w:t>B). Tak</w:t>
      </w:r>
      <w:del w:id="2620" w:author="蔡振辛 [2]" w:date="2026-09-24T21:08:54Z">
        <w:r>
          <w:rPr>
            <w:rFonts w:ascii="Times New Roman" w:hAnsi="Times New Roman" w:eastAsia="Times New Roman" w:cs="Times New Roman"/>
            <w:sz w:val="24"/>
          </w:rPr>
          <w:delText>ing</w:delText>
        </w:r>
      </w:del>
      <w:ins w:id="2621" w:author="蔡振辛 [2]" w:date="2026-09-24T21:08:54Z">
        <w:r>
          <w:rPr>
            <w:rFonts w:hint="eastAsia" w:ascii="Times New Roman" w:hAnsi="Times New Roman" w:eastAsia="Times New Roman" w:cs="Times New Roman"/>
            <w:sz w:val="24"/>
          </w:rPr>
          <w:t>en</w:t>
        </w:r>
      </w:ins>
      <w:r>
        <w:rPr>
          <w:rFonts w:hint="eastAsia" w:ascii="Times New Roman" w:hAnsi="Times New Roman" w:eastAsia="Times New Roman" w:cs="Times New Roman"/>
          <w:sz w:val="24"/>
        </w:rPr>
        <w:t xml:space="preserve"> together, </w:t>
      </w:r>
      <w:del w:id="2622" w:author="蔡振辛 [2]" w:date="2026-09-24T21:08:54Z">
        <w:r>
          <w:rPr>
            <w:rFonts w:ascii="Times New Roman" w:hAnsi="Times New Roman" w:eastAsia="Times New Roman" w:cs="Times New Roman"/>
            <w:sz w:val="24"/>
          </w:rPr>
          <w:delText>we found th</w:delText>
        </w:r>
      </w:del>
      <w:r>
        <w:rPr>
          <w:rFonts w:hint="eastAsia" w:ascii="Times New Roman" w:hAnsi="Times New Roman" w:eastAsia="Times New Roman" w:cs="Times New Roman"/>
          <w:sz w:val="24"/>
        </w:rPr>
        <w:t>a</w:t>
      </w:r>
      <w:del w:id="2623" w:author="蔡振辛 [2]" w:date="2026-09-24T21:08:54Z">
        <w:r>
          <w:rPr>
            <w:rFonts w:ascii="Times New Roman" w:hAnsi="Times New Roman" w:eastAsia="Times New Roman" w:cs="Times New Roman"/>
            <w:sz w:val="24"/>
          </w:rPr>
          <w:delText>t</w:delText>
        </w:r>
      </w:del>
      <w:r>
        <w:rPr>
          <w:rFonts w:hint="eastAsia" w:ascii="Times New Roman" w:hAnsi="Times New Roman" w:eastAsia="Times New Roman" w:cs="Times New Roman"/>
          <w:sz w:val="24"/>
        </w:rPr>
        <w:t xml:space="preserve"> SPE </w:t>
      </w:r>
      <w:del w:id="2624" w:author="蔡振辛 [2]" w:date="2026-09-24T21:08:54Z">
        <w:r>
          <w:rPr>
            <w:rFonts w:ascii="Times New Roman" w:hAnsi="Times New Roman" w:eastAsia="Times New Roman" w:cs="Times New Roman"/>
            <w:sz w:val="24"/>
          </w:rPr>
          <w:delText>exis</w:delText>
        </w:r>
      </w:del>
      <w:ins w:id="2625" w:author="蔡振辛 [2]" w:date="2026-09-24T21:08:54Z">
        <w:r>
          <w:rPr>
            <w:rFonts w:hint="eastAsia" w:ascii="Times New Roman" w:hAnsi="Times New Roman" w:eastAsia="Times New Roman" w:cs="Times New Roman"/>
            <w:sz w:val="24"/>
          </w:rPr>
          <w:t>was presen</w:t>
        </w:r>
      </w:ins>
      <w:r>
        <w:rPr>
          <w:rFonts w:hint="eastAsia" w:ascii="Times New Roman" w:hAnsi="Times New Roman" w:eastAsia="Times New Roman" w:cs="Times New Roman"/>
          <w:sz w:val="24"/>
        </w:rPr>
        <w:t>t for both RT and ACC</w:t>
      </w:r>
      <w:del w:id="2626" w:author="蔡振辛 [2]" w:date="2026-09-24T21:08:54Z">
        <w:r>
          <w:rPr>
            <w:rFonts w:ascii="Times New Roman" w:hAnsi="Times New Roman" w:eastAsia="Times New Roman" w:cs="Times New Roman"/>
            <w:sz w:val="24"/>
          </w:rPr>
          <w:delText>uracy</w:delText>
        </w:r>
      </w:del>
      <w:r>
        <w:rPr>
          <w:rFonts w:hint="eastAsia" w:ascii="Times New Roman" w:hAnsi="Times New Roman" w:eastAsia="Times New Roman" w:cs="Times New Roman"/>
          <w:sz w:val="24"/>
        </w:rPr>
        <w:t xml:space="preserve"> for nonmatching trials when </w:t>
      </w:r>
      <w:del w:id="2627" w:author="蔡振辛 [2]" w:date="2026-09-24T21:08:54Z">
        <w:r>
          <w:rPr>
            <w:rFonts w:ascii="Times New Roman" w:hAnsi="Times New Roman" w:eastAsia="Times New Roman" w:cs="Times New Roman"/>
            <w:sz w:val="24"/>
          </w:rPr>
          <w:delText>using a</w:delText>
        </w:r>
      </w:del>
      <w:ins w:id="2628" w:author="蔡振辛 [2]" w:date="2026-09-24T21:08:54Z">
        <w:r>
          <w:rPr>
            <w:rFonts w:hint="eastAsia" w:ascii="Times New Roman" w:hAnsi="Times New Roman" w:eastAsia="Times New Roman" w:cs="Times New Roman"/>
            <w:sz w:val="24"/>
          </w:rPr>
          <w:t>the</w:t>
        </w:r>
      </w:ins>
      <w:r>
        <w:rPr>
          <w:rFonts w:hint="eastAsia" w:ascii="Times New Roman" w:hAnsi="Times New Roman" w:eastAsia="Times New Roman" w:cs="Times New Roman"/>
          <w:sz w:val="24"/>
        </w:rPr>
        <w:t xml:space="preserve"> conservative approach</w:t>
      </w:r>
      <w:del w:id="2629" w:author="蔡振辛 [2]" w:date="2026-09-24T21:08:54Z">
        <w:r>
          <w:rPr>
            <w:rFonts w:ascii="Times New Roman" w:hAnsi="Times New Roman" w:eastAsia="Times New Roman" w:cs="Times New Roman"/>
            <w:sz w:val="24"/>
          </w:rPr>
          <w:delText xml:space="preserve">. Also, </w:delText>
        </w:r>
      </w:del>
      <w:del w:id="2630" w:author="蔡振辛 [2]" w:date="2026-09-24T21:08:54Z">
        <w:r>
          <w:rPr>
            <w:rFonts w:ascii="Times New Roman" w:hAnsi="Times New Roman" w:eastAsia="Times New Roman" w:cs="Times New Roman"/>
            <w:b/>
            <w:bCs/>
            <w:sz w:val="24"/>
          </w:rPr>
          <w:delText>label-based SPE was larger than the shape-based SPE</w:delText>
        </w:r>
      </w:del>
      <w:del w:id="2631" w:author="蔡振辛 [2]" w:date="2026-09-24T21:08:54Z">
        <w:r>
          <w:rPr>
            <w:rFonts w:ascii="Times New Roman" w:hAnsi="Times New Roman" w:eastAsia="Times New Roman" w:cs="Times New Roman"/>
            <w:sz w:val="24"/>
          </w:rPr>
          <w:delText xml:space="preserve"> for RT (difference in Cohen's </w:delText>
        </w:r>
      </w:del>
      <w:del w:id="2632" w:author="蔡振辛 [2]" w:date="2026-09-24T21:08:54Z">
        <w:r>
          <w:rPr>
            <w:rFonts w:ascii="Times New Roman" w:hAnsi="Times New Roman" w:eastAsia="Times New Roman" w:cs="Times New Roman"/>
            <w:i/>
            <w:iCs/>
            <w:sz w:val="24"/>
          </w:rPr>
          <w:delText>d</w:delText>
        </w:r>
      </w:del>
      <w:del w:id="2633" w:author="蔡振辛 [2]" w:date="2026-09-24T21:08:54Z">
        <w:r>
          <w:rPr>
            <w:rFonts w:ascii="Times New Roman" w:hAnsi="Times New Roman" w:eastAsia="Times New Roman" w:cs="Times New Roman"/>
            <w:sz w:val="24"/>
          </w:rPr>
          <w:delText xml:space="preserve"> ≈ 0.172, 95% CI [0.132, 0.214]) but not for ACC (differences in Cohen's </w:delText>
        </w:r>
      </w:del>
      <w:del w:id="2634" w:author="蔡振辛 [2]" w:date="2026-09-24T21:08:54Z">
        <w:r>
          <w:rPr>
            <w:rFonts w:ascii="Times New Roman" w:hAnsi="Times New Roman" w:eastAsia="Times New Roman" w:cs="Times New Roman"/>
            <w:i/>
            <w:iCs/>
            <w:sz w:val="24"/>
          </w:rPr>
          <w:delText>d</w:delText>
        </w:r>
      </w:del>
      <w:del w:id="2635" w:author="蔡振辛 [2]" w:date="2026-09-24T21:08:54Z">
        <w:r>
          <w:rPr>
            <w:rFonts w:ascii="Times New Roman" w:hAnsi="Times New Roman" w:eastAsia="Times New Roman" w:cs="Times New Roman"/>
            <w:sz w:val="24"/>
          </w:rPr>
          <w:delText xml:space="preserve"> ≈ -0.006, 95% CI [-0.043, 0.031]</w:delText>
        </w:r>
      </w:del>
      <w:ins w:id="2636" w:author="蔡振辛 [2]" w:date="2026-09-24T21:08:54Z">
        <w:r>
          <w:rPr>
            <w:rFonts w:hint="eastAsia" w:ascii="Times New Roman" w:hAnsi="Times New Roman" w:eastAsia="Times New Roman" w:cs="Times New Roman"/>
            <w:sz w:val="24"/>
          </w:rPr>
          <w:t xml:space="preserve"> was used. Descriptively, the label-based SPE was about twice as large as the shape-based SPE for RT (0.252 vs 0.123), whereas the two operationalizations were nearly indistinguishable for ACC (0.049 vs 0.052</w:t>
        </w:r>
      </w:ins>
      <w:r>
        <w:rPr>
          <w:rFonts w:hint="eastAsia" w:ascii="Times New Roman" w:hAnsi="Times New Roman" w:eastAsia="Times New Roman" w:cs="Times New Roman"/>
          <w:sz w:val="24"/>
        </w:rPr>
        <w:t>).</w:t>
      </w:r>
    </w:p>
    <w:p w14:paraId="41F7E6DB">
      <w:pPr>
        <w:spacing w:line="480" w:lineRule="auto"/>
        <w:ind w:firstLine="720"/>
        <w:rPr>
          <w:rFonts w:ascii="Times New Roman" w:hAnsi="Times New Roman" w:cs="Times New Roman" w:eastAsiaTheme="minorEastAsia"/>
          <w:sz w:val="24"/>
          <w:lang w:bidi="ar"/>
        </w:rPr>
      </w:pPr>
      <w:r>
        <w:rPr>
          <w:rFonts w:ascii="Times New Roman" w:hAnsi="Times New Roman" w:cs="Times New Roman" w:eastAsiaTheme="minorEastAsia"/>
          <w:sz w:val="24"/>
          <w:lang w:bidi="ar"/>
        </w:rPr>
        <w:t xml:space="preserve">When applying the liberal approach, the label-based SPE was </w:t>
      </w:r>
      <w:del w:id="2637" w:author="蔡振辛 [2]" w:date="2026-09-24T21:08:54Z">
        <w:r>
          <w:rPr>
            <w:rFonts w:ascii="Times New Roman" w:hAnsi="Times New Roman" w:cs="Times New Roman" w:eastAsiaTheme="minorEastAsia"/>
            <w:sz w:val="24"/>
            <w:lang w:bidi="ar"/>
          </w:rPr>
          <w:delText>found</w:delText>
        </w:r>
      </w:del>
      <w:ins w:id="2638" w:author="蔡振辛 [2]" w:date="2026-09-24T21:08:54Z">
        <w:r>
          <w:rPr>
            <w:rFonts w:ascii="Times New Roman" w:hAnsi="Times New Roman" w:cs="Times New Roman" w:eastAsiaTheme="minorEastAsia"/>
            <w:sz w:val="24"/>
            <w:lang w:bidi="ar"/>
          </w:rPr>
          <w:t>again evident</w:t>
        </w:r>
      </w:ins>
      <w:r>
        <w:rPr>
          <w:rFonts w:ascii="Times New Roman" w:hAnsi="Times New Roman" w:cs="Times New Roman" w:eastAsiaTheme="minorEastAsia"/>
          <w:sz w:val="24"/>
          <w:lang w:bidi="ar"/>
        </w:rPr>
        <w:t xml:space="preserve"> for reaction time (RT), although the effect size was smaller than that observed under the conservative approach, d = 0.1</w:t>
      </w:r>
      <w:del w:id="2639" w:author="蔡振辛 [2]" w:date="2026-09-24T21:08:54Z">
        <w:r>
          <w:rPr>
            <w:rFonts w:ascii="Times New Roman" w:hAnsi="Times New Roman" w:eastAsia="Times New Roman" w:cs="Times New Roman"/>
            <w:sz w:val="24"/>
          </w:rPr>
          <w:delText>8</w:delText>
        </w:r>
      </w:del>
      <w:r>
        <w:rPr>
          <w:rFonts w:ascii="Times New Roman" w:hAnsi="Times New Roman" w:cs="Times New Roman" w:eastAsiaTheme="minorEastAsia"/>
          <w:sz w:val="24"/>
          <w:lang w:bidi="ar"/>
        </w:rPr>
        <w:t>2</w:t>
      </w:r>
      <w:ins w:id="2640" w:author="蔡振辛 [2]" w:date="2026-09-24T21:08:54Z">
        <w:r>
          <w:rPr>
            <w:rFonts w:ascii="Times New Roman" w:hAnsi="Times New Roman" w:cs="Times New Roman" w:eastAsiaTheme="minorEastAsia"/>
            <w:sz w:val="24"/>
            <w:lang w:bidi="ar"/>
          </w:rPr>
          <w:t>5</w:t>
        </w:r>
      </w:ins>
      <w:r>
        <w:rPr>
          <w:rFonts w:ascii="Times New Roman" w:hAnsi="Times New Roman" w:cs="Times New Roman" w:eastAsiaTheme="minorEastAsia"/>
          <w:sz w:val="24"/>
          <w:lang w:bidi="ar"/>
        </w:rPr>
        <w:t>, 95% CI [0.1</w:t>
      </w:r>
      <w:del w:id="2641" w:author="蔡振辛 [2]" w:date="2026-09-24T21:08:54Z">
        <w:r>
          <w:rPr>
            <w:rFonts w:ascii="Times New Roman" w:hAnsi="Times New Roman" w:eastAsia="Times New Roman" w:cs="Times New Roman"/>
            <w:sz w:val="24"/>
          </w:rPr>
          <w:delText>63</w:delText>
        </w:r>
      </w:del>
      <w:ins w:id="2642" w:author="蔡振辛 [2]" w:date="2026-09-24T21:08:54Z">
        <w:r>
          <w:rPr>
            <w:rFonts w:ascii="Times New Roman" w:hAnsi="Times New Roman" w:cs="Times New Roman" w:eastAsiaTheme="minorEastAsia"/>
            <w:sz w:val="24"/>
            <w:lang w:bidi="ar"/>
          </w:rPr>
          <w:t>12</w:t>
        </w:r>
      </w:ins>
      <w:r>
        <w:rPr>
          <w:rFonts w:ascii="Times New Roman" w:hAnsi="Times New Roman" w:cs="Times New Roman" w:eastAsiaTheme="minorEastAsia"/>
          <w:sz w:val="24"/>
          <w:lang w:bidi="ar"/>
        </w:rPr>
        <w:t>, 0.</w:t>
      </w:r>
      <w:del w:id="2643" w:author="蔡振辛 [2]" w:date="2026-09-24T21:08:54Z">
        <w:r>
          <w:rPr>
            <w:rFonts w:ascii="Times New Roman" w:hAnsi="Times New Roman" w:eastAsia="Times New Roman" w:cs="Times New Roman"/>
            <w:sz w:val="24"/>
          </w:rPr>
          <w:delText>202</w:delText>
        </w:r>
      </w:del>
      <w:ins w:id="2644" w:author="蔡振辛 [2]" w:date="2026-09-24T21:08:54Z">
        <w:r>
          <w:rPr>
            <w:rFonts w:ascii="Times New Roman" w:hAnsi="Times New Roman" w:cs="Times New Roman" w:eastAsiaTheme="minorEastAsia"/>
            <w:sz w:val="24"/>
            <w:lang w:bidi="ar"/>
          </w:rPr>
          <w:t>138</w:t>
        </w:r>
      </w:ins>
      <w:r>
        <w:rPr>
          <w:rFonts w:ascii="Times New Roman" w:hAnsi="Times New Roman" w:cs="Times New Roman" w:eastAsiaTheme="minorEastAsia"/>
          <w:sz w:val="24"/>
          <w:lang w:bidi="ar"/>
        </w:rPr>
        <w:t xml:space="preserve">], N = </w:t>
      </w:r>
      <w:del w:id="2645" w:author="蔡振辛 [2]" w:date="2026-09-24T21:08:54Z">
        <w:r>
          <w:rPr>
            <w:rFonts w:ascii="Times New Roman" w:hAnsi="Times New Roman" w:eastAsia="Times New Roman" w:cs="Times New Roman"/>
            <w:sz w:val="24"/>
          </w:rPr>
          <w:delText>861</w:delText>
        </w:r>
      </w:del>
      <w:ins w:id="2646" w:author="蔡振辛 [2]" w:date="2026-09-24T21:08:54Z">
        <w:r>
          <w:rPr>
            <w:rFonts w:ascii="Times New Roman" w:hAnsi="Times New Roman" w:cs="Times New Roman" w:eastAsiaTheme="minorEastAsia"/>
            <w:sz w:val="24"/>
            <w:lang w:bidi="ar"/>
          </w:rPr>
          <w:t>3,192</w:t>
        </w:r>
      </w:ins>
      <w:r>
        <w:rPr>
          <w:rFonts w:ascii="Times New Roman" w:hAnsi="Times New Roman" w:cs="Times New Roman" w:eastAsiaTheme="minorEastAsia"/>
          <w:sz w:val="24"/>
          <w:lang w:bidi="ar"/>
        </w:rPr>
        <w:t>. The corresponding 95% confidence interval first exclu</w:t>
      </w:r>
      <w:del w:id="2647" w:author="蔡振辛 [2]" w:date="2026-09-24T21:08:54Z">
        <w:r>
          <w:rPr>
            <w:rFonts w:ascii="Times New Roman" w:hAnsi="Times New Roman" w:eastAsia="Times New Roman" w:cs="Times New Roman"/>
            <w:sz w:val="24"/>
          </w:rPr>
          <w:delText>ding</w:delText>
        </w:r>
      </w:del>
      <w:ins w:id="2648" w:author="蔡振辛 [2]" w:date="2026-09-24T21:08:54Z">
        <w:r>
          <w:rPr>
            <w:rFonts w:ascii="Times New Roman" w:hAnsi="Times New Roman" w:cs="Times New Roman" w:eastAsiaTheme="minorEastAsia"/>
            <w:sz w:val="24"/>
            <w:lang w:bidi="ar"/>
          </w:rPr>
          <w:t>ded</w:t>
        </w:r>
      </w:ins>
      <w:r>
        <w:rPr>
          <w:rFonts w:ascii="Times New Roman" w:hAnsi="Times New Roman" w:cs="Times New Roman" w:eastAsiaTheme="minorEastAsia"/>
          <w:sz w:val="24"/>
          <w:lang w:bidi="ar"/>
        </w:rPr>
        <w:t xml:space="preserve"> zero at N = </w:t>
      </w:r>
      <w:del w:id="2649" w:author="蔡振辛 [2]" w:date="2026-09-24T21:08:54Z">
        <w:r>
          <w:rPr>
            <w:rFonts w:ascii="Times New Roman" w:hAnsi="Times New Roman" w:eastAsia="Times New Roman" w:cs="Times New Roman"/>
            <w:sz w:val="24"/>
          </w:rPr>
          <w:delText>2</w:delText>
        </w:r>
      </w:del>
      <w:ins w:id="2650" w:author="蔡振辛 [2]" w:date="2026-09-24T21:08:54Z">
        <w:r>
          <w:rPr>
            <w:rFonts w:ascii="Times New Roman" w:hAnsi="Times New Roman" w:cs="Times New Roman" w:eastAsiaTheme="minorEastAsia"/>
            <w:sz w:val="24"/>
            <w:lang w:bidi="ar"/>
          </w:rPr>
          <w:t>4</w:t>
        </w:r>
      </w:ins>
      <w:r>
        <w:rPr>
          <w:rFonts w:ascii="Times New Roman" w:hAnsi="Times New Roman" w:cs="Times New Roman" w:eastAsiaTheme="minorEastAsia"/>
          <w:sz w:val="24"/>
          <w:lang w:bidi="ar"/>
        </w:rPr>
        <w:t xml:space="preserve">0 (see Figure </w:t>
      </w:r>
      <w:del w:id="2651" w:author="蔡振辛 [2]" w:date="2026-09-24T21:08:54Z">
        <w:r>
          <w:rPr>
            <w:rFonts w:hint="eastAsia" w:ascii="Times New Roman" w:hAnsi="Times New Roman" w:cs="Times New Roman"/>
            <w:sz w:val="24"/>
          </w:rPr>
          <w:delText>4</w:delText>
        </w:r>
      </w:del>
      <w:ins w:id="2652" w:author="蔡振辛 [2]" w:date="2026-09-24T21:08:54Z">
        <w:r>
          <w:rPr>
            <w:rFonts w:ascii="Times New Roman" w:hAnsi="Times New Roman" w:cs="Times New Roman" w:eastAsiaTheme="minorEastAsia"/>
            <w:sz w:val="24"/>
            <w:lang w:bidi="ar"/>
          </w:rPr>
          <w:t>5</w:t>
        </w:r>
      </w:ins>
      <w:r>
        <w:rPr>
          <w:rFonts w:ascii="Times New Roman" w:hAnsi="Times New Roman" w:cs="Times New Roman" w:eastAsiaTheme="minorEastAsia"/>
          <w:sz w:val="24"/>
          <w:lang w:bidi="ar"/>
        </w:rPr>
        <w:t>C), indicating that the label-based RT effect remained detectable with relatively modest sample sizes. In contrast, the shape-based SPE was markedly attenuated under the liberal approac</w:t>
      </w:r>
      <w:del w:id="2653" w:author="蔡振辛 [2]" w:date="2026-09-24T21:08:54Z">
        <w:r>
          <w:rPr>
            <w:rFonts w:hint="eastAsia" w:ascii="Times New Roman" w:hAnsi="Times New Roman" w:eastAsia="Times New Roman" w:cs="Times New Roman"/>
            <w:sz w:val="24"/>
          </w:rPr>
          <w:delText>h.</w:delText>
        </w:r>
      </w:del>
      <w:del w:id="2654" w:author="蔡振辛 [2]" w:date="2026-09-24T21:08:54Z">
        <w:r>
          <w:rPr>
            <w:rFonts w:ascii="Times New Roman" w:hAnsi="Times New Roman" w:eastAsia="Times New Roman" w:cs="Times New Roman"/>
            <w:sz w:val="24"/>
          </w:rPr>
          <w:delText xml:space="preserve"> </w:delText>
        </w:r>
      </w:del>
      <w:del w:id="2655" w:author="蔡振辛 [2]" w:date="2026-09-24T21:08:54Z">
        <w:r>
          <w:rPr>
            <w:rFonts w:hint="eastAsia" w:ascii="Times New Roman" w:hAnsi="Times New Roman" w:eastAsia="Times New Roman" w:cs="Times New Roman"/>
            <w:sz w:val="24"/>
          </w:rPr>
          <w:delText>Althoug</w:delText>
        </w:r>
      </w:del>
      <w:r>
        <w:rPr>
          <w:rFonts w:ascii="Times New Roman" w:hAnsi="Times New Roman" w:cs="Times New Roman" w:eastAsiaTheme="minorEastAsia"/>
          <w:sz w:val="24"/>
          <w:lang w:bidi="ar"/>
        </w:rPr>
        <w:t>h</w:t>
      </w:r>
      <w:ins w:id="2656" w:author="蔡振辛 [2]" w:date="2026-09-24T21:08:54Z">
        <w:r>
          <w:rPr>
            <w:rFonts w:ascii="Times New Roman" w:hAnsi="Times New Roman" w:cs="Times New Roman" w:eastAsiaTheme="minorEastAsia"/>
            <w:sz w:val="24"/>
            <w:lang w:bidi="ar"/>
          </w:rPr>
          <w:t>:</w:t>
        </w:r>
      </w:ins>
      <w:r>
        <w:rPr>
          <w:rFonts w:ascii="Times New Roman" w:hAnsi="Times New Roman" w:cs="Times New Roman" w:eastAsiaTheme="minorEastAsia"/>
          <w:sz w:val="24"/>
          <w:lang w:bidi="ar"/>
        </w:rPr>
        <w:t xml:space="preserve"> the </w:t>
      </w:r>
      <w:del w:id="2657" w:author="蔡振辛 [2]" w:date="2026-09-24T21:08:54Z">
        <w:r>
          <w:rPr>
            <w:rFonts w:hint="eastAsia" w:ascii="Times New Roman" w:hAnsi="Times New Roman" w:eastAsia="Times New Roman" w:cs="Times New Roman"/>
            <w:sz w:val="24"/>
          </w:rPr>
          <w:delText xml:space="preserve">overall effect reached </w:delText>
        </w:r>
      </w:del>
      <w:ins w:id="2658" w:author="蔡振辛 [2]" w:date="2026-09-24T21:08:54Z">
        <w:r>
          <w:rPr>
            <w:rFonts w:ascii="Times New Roman" w:hAnsi="Times New Roman" w:cs="Times New Roman" w:eastAsiaTheme="minorEastAsia"/>
            <w:sz w:val="24"/>
            <w:lang w:bidi="ar"/>
          </w:rPr>
          <w:t>poin</w:t>
        </w:r>
      </w:ins>
      <w:ins w:id="2659" w:author="蔡振辛 [2]" w:date="2026-09-24T21:08:55Z">
        <w:r>
          <w:rPr>
            <w:rFonts w:ascii="Times New Roman" w:hAnsi="Times New Roman" w:cs="Times New Roman" w:eastAsiaTheme="minorEastAsia"/>
            <w:sz w:val="24"/>
            <w:lang w:bidi="ar"/>
          </w:rPr>
          <w:t>t e</w:t>
        </w:r>
      </w:ins>
      <w:r>
        <w:rPr>
          <w:rFonts w:ascii="Times New Roman" w:hAnsi="Times New Roman" w:cs="Times New Roman" w:eastAsiaTheme="minorEastAsia"/>
          <w:sz w:val="24"/>
          <w:lang w:bidi="ar"/>
        </w:rPr>
        <w:t>st</w:t>
      </w:r>
      <w:ins w:id="2660" w:author="蔡振辛 [2]" w:date="2026-09-24T21:08:55Z">
        <w:r>
          <w:rPr>
            <w:rFonts w:ascii="Times New Roman" w:hAnsi="Times New Roman" w:cs="Times New Roman" w:eastAsiaTheme="minorEastAsia"/>
            <w:sz w:val="24"/>
            <w:lang w:bidi="ar"/>
          </w:rPr>
          <w:t>im</w:t>
        </w:r>
      </w:ins>
      <w:r>
        <w:rPr>
          <w:rFonts w:ascii="Times New Roman" w:hAnsi="Times New Roman" w:cs="Times New Roman" w:eastAsiaTheme="minorEastAsia"/>
          <w:sz w:val="24"/>
          <w:lang w:bidi="ar"/>
        </w:rPr>
        <w:t>at</w:t>
      </w:r>
      <w:del w:id="2661" w:author="蔡振辛 [2]" w:date="2026-09-24T21:08:55Z">
        <w:r>
          <w:rPr>
            <w:rFonts w:hint="eastAsia" w:ascii="Times New Roman" w:hAnsi="Times New Roman" w:eastAsia="Times New Roman" w:cs="Times New Roman"/>
            <w:sz w:val="24"/>
          </w:rPr>
          <w:delText>istical significance</w:delText>
        </w:r>
      </w:del>
      <w:del w:id="2662" w:author="蔡振辛 [2]" w:date="2026-09-24T21:08:55Z">
        <w:r>
          <w:rPr>
            <w:rFonts w:ascii="Times New Roman" w:hAnsi="Times New Roman" w:eastAsia="Times New Roman" w:cs="Times New Roman"/>
            <w:sz w:val="24"/>
          </w:rPr>
          <w:delText xml:space="preserve"> </w:delText>
        </w:r>
      </w:del>
      <w:ins w:id="2663" w:author="蔡振辛 [2]" w:date="2026-09-24T21:08:55Z">
        <w:r>
          <w:rPr>
            <w:rFonts w:ascii="Times New Roman" w:hAnsi="Times New Roman" w:cs="Times New Roman" w:eastAsiaTheme="minorEastAsia"/>
            <w:sz w:val="24"/>
            <w:lang w:bidi="ar"/>
          </w:rPr>
          <w:t xml:space="preserve">e was close to zero </w:t>
        </w:r>
      </w:ins>
      <w:r>
        <w:rPr>
          <w:rFonts w:ascii="Times New Roman" w:hAnsi="Times New Roman" w:cs="Times New Roman" w:eastAsiaTheme="minorEastAsia"/>
          <w:sz w:val="24"/>
          <w:lang w:bidi="ar"/>
        </w:rPr>
        <w:t>(d = 0.0</w:t>
      </w:r>
      <w:del w:id="2664" w:author="蔡振辛 [2]" w:date="2026-09-24T21:08:55Z">
        <w:r>
          <w:rPr>
            <w:rFonts w:ascii="Times New Roman" w:hAnsi="Times New Roman" w:eastAsia="Times New Roman" w:cs="Times New Roman"/>
            <w:sz w:val="24"/>
          </w:rPr>
          <w:delText>23</w:delText>
        </w:r>
      </w:del>
      <w:ins w:id="2665" w:author="蔡振辛 [2]" w:date="2026-09-24T21:08:55Z">
        <w:r>
          <w:rPr>
            <w:rFonts w:ascii="Times New Roman" w:hAnsi="Times New Roman" w:cs="Times New Roman" w:eastAsiaTheme="minorEastAsia"/>
            <w:sz w:val="24"/>
            <w:lang w:bidi="ar"/>
          </w:rPr>
          <w:t>05</w:t>
        </w:r>
      </w:ins>
      <w:r>
        <w:rPr>
          <w:rFonts w:ascii="Times New Roman" w:hAnsi="Times New Roman" w:cs="Times New Roman" w:eastAsiaTheme="minorEastAsia"/>
          <w:sz w:val="24"/>
          <w:lang w:bidi="ar"/>
        </w:rPr>
        <w:t>, 95% CI [</w:t>
      </w:r>
      <w:ins w:id="2666" w:author="蔡振辛 [2]" w:date="2026-09-24T21:08:55Z">
        <w:r>
          <w:rPr>
            <w:rFonts w:ascii="Times New Roman" w:hAnsi="Times New Roman" w:cs="Times New Roman" w:eastAsiaTheme="minorEastAsia"/>
            <w:sz w:val="24"/>
            <w:lang w:bidi="ar"/>
          </w:rPr>
          <w:t>−</w:t>
        </w:r>
      </w:ins>
      <w:r>
        <w:rPr>
          <w:rFonts w:ascii="Times New Roman" w:hAnsi="Times New Roman" w:cs="Times New Roman" w:eastAsiaTheme="minorEastAsia"/>
          <w:sz w:val="24"/>
          <w:lang w:bidi="ar"/>
        </w:rPr>
        <w:t>0.00</w:t>
      </w:r>
      <w:del w:id="2667" w:author="蔡振辛 [2]" w:date="2026-09-24T21:08:55Z">
        <w:r>
          <w:rPr>
            <w:rFonts w:ascii="Times New Roman" w:hAnsi="Times New Roman" w:eastAsia="Times New Roman" w:cs="Times New Roman"/>
            <w:sz w:val="24"/>
          </w:rPr>
          <w:delText>4</w:delText>
        </w:r>
      </w:del>
      <w:ins w:id="2668" w:author="蔡振辛 [2]" w:date="2026-09-24T21:08:55Z">
        <w:r>
          <w:rPr>
            <w:rFonts w:ascii="Times New Roman" w:hAnsi="Times New Roman" w:cs="Times New Roman" w:eastAsiaTheme="minorEastAsia"/>
            <w:sz w:val="24"/>
            <w:lang w:bidi="ar"/>
          </w:rPr>
          <w:t>8</w:t>
        </w:r>
      </w:ins>
      <w:r>
        <w:rPr>
          <w:rFonts w:ascii="Times New Roman" w:hAnsi="Times New Roman" w:cs="Times New Roman" w:eastAsiaTheme="minorEastAsia"/>
          <w:sz w:val="24"/>
          <w:lang w:bidi="ar"/>
        </w:rPr>
        <w:t>, 0.0</w:t>
      </w:r>
      <w:del w:id="2669" w:author="蔡振辛 [2]" w:date="2026-09-24T21:08:55Z">
        <w:r>
          <w:rPr>
            <w:rFonts w:ascii="Times New Roman" w:hAnsi="Times New Roman" w:eastAsia="Times New Roman" w:cs="Times New Roman"/>
            <w:sz w:val="24"/>
          </w:rPr>
          <w:delText>4</w:delText>
        </w:r>
      </w:del>
      <w:r>
        <w:rPr>
          <w:rFonts w:ascii="Times New Roman" w:hAnsi="Times New Roman" w:cs="Times New Roman" w:eastAsiaTheme="minorEastAsia"/>
          <w:sz w:val="24"/>
          <w:lang w:bidi="ar"/>
        </w:rPr>
        <w:t>1</w:t>
      </w:r>
      <w:ins w:id="2670" w:author="蔡振辛 [2]" w:date="2026-09-24T21:08:55Z">
        <w:r>
          <w:rPr>
            <w:rFonts w:ascii="Times New Roman" w:hAnsi="Times New Roman" w:cs="Times New Roman" w:eastAsiaTheme="minorEastAsia"/>
            <w:sz w:val="24"/>
            <w:lang w:bidi="ar"/>
          </w:rPr>
          <w:t>7</w:t>
        </w:r>
      </w:ins>
      <w:r>
        <w:rPr>
          <w:rFonts w:ascii="Times New Roman" w:hAnsi="Times New Roman" w:cs="Times New Roman" w:eastAsiaTheme="minorEastAsia"/>
          <w:sz w:val="24"/>
          <w:lang w:bidi="ar"/>
        </w:rPr>
        <w:t xml:space="preserve">], N = </w:t>
      </w:r>
      <w:del w:id="2671" w:author="蔡振辛 [2]" w:date="2026-09-24T21:08:55Z">
        <w:r>
          <w:rPr>
            <w:rFonts w:ascii="Times New Roman" w:hAnsi="Times New Roman" w:eastAsia="Times New Roman" w:cs="Times New Roman"/>
            <w:sz w:val="24"/>
          </w:rPr>
          <w:delText>96</w:delText>
        </w:r>
      </w:del>
      <w:ins w:id="2672" w:author="蔡振辛 [2]" w:date="2026-09-24T21:08:55Z">
        <w:r>
          <w:rPr>
            <w:rFonts w:ascii="Times New Roman" w:hAnsi="Times New Roman" w:cs="Times New Roman" w:eastAsiaTheme="minorEastAsia"/>
            <w:sz w:val="24"/>
            <w:lang w:bidi="ar"/>
          </w:rPr>
          <w:t>3,60</w:t>
        </w:r>
      </w:ins>
      <w:r>
        <w:rPr>
          <w:rFonts w:ascii="Times New Roman" w:hAnsi="Times New Roman" w:cs="Times New Roman" w:eastAsiaTheme="minorEastAsia"/>
          <w:sz w:val="24"/>
          <w:lang w:bidi="ar"/>
        </w:rPr>
        <w:t>4)</w:t>
      </w:r>
      <w:del w:id="2673" w:author="蔡振辛 [2]" w:date="2026-09-24T21:08:55Z">
        <w:r>
          <w:rPr>
            <w:rFonts w:ascii="Times New Roman" w:hAnsi="Times New Roman" w:eastAsia="Times New Roman" w:cs="Times New Roman"/>
            <w:sz w:val="24"/>
          </w:rPr>
          <w:delText>,</w:delText>
        </w:r>
      </w:del>
      <w:r>
        <w:rPr>
          <w:rFonts w:ascii="Times New Roman" w:hAnsi="Times New Roman" w:cs="Times New Roman" w:eastAsiaTheme="minorEastAsia"/>
          <w:sz w:val="24"/>
          <w:lang w:bidi="ar"/>
        </w:rPr>
        <w:t xml:space="preserve"> </w:t>
      </w:r>
      <w:ins w:id="2674" w:author="蔡振辛 [2]" w:date="2026-09-24T21:08:55Z">
        <w:r>
          <w:rPr>
            <w:rFonts w:ascii="Times New Roman" w:hAnsi="Times New Roman" w:cs="Times New Roman" w:eastAsiaTheme="minorEastAsia"/>
            <w:sz w:val="24"/>
            <w:lang w:bidi="ar"/>
          </w:rPr>
          <w:t xml:space="preserve">and </w:t>
        </w:r>
      </w:ins>
      <w:r>
        <w:rPr>
          <w:rFonts w:ascii="Times New Roman" w:hAnsi="Times New Roman" w:cs="Times New Roman" w:eastAsiaTheme="minorEastAsia"/>
          <w:sz w:val="24"/>
          <w:lang w:bidi="ar"/>
        </w:rPr>
        <w:t xml:space="preserve">the </w:t>
      </w:r>
      <w:del w:id="2675" w:author="蔡振辛 [2]" w:date="2026-09-24T21:08:55Z">
        <w:r>
          <w:rPr>
            <w:rFonts w:hint="eastAsia" w:ascii="Times New Roman" w:hAnsi="Times New Roman" w:eastAsia="Times New Roman" w:cs="Times New Roman"/>
            <w:sz w:val="24"/>
          </w:rPr>
          <w:delText xml:space="preserve">95% </w:delText>
        </w:r>
      </w:del>
      <w:r>
        <w:rPr>
          <w:rFonts w:ascii="Times New Roman" w:hAnsi="Times New Roman" w:cs="Times New Roman" w:eastAsiaTheme="minorEastAsia"/>
          <w:sz w:val="24"/>
          <w:lang w:bidi="ar"/>
        </w:rPr>
        <w:t xml:space="preserve">confidence interval </w:t>
      </w:r>
      <w:del w:id="2676" w:author="蔡振辛 [2]" w:date="2026-09-24T21:08:55Z">
        <w:r>
          <w:rPr>
            <w:rFonts w:hint="eastAsia" w:ascii="Times New Roman" w:hAnsi="Times New Roman" w:eastAsia="Times New Roman" w:cs="Times New Roman"/>
            <w:sz w:val="24"/>
          </w:rPr>
          <w:delText>did not consistently</w:delText>
        </w:r>
      </w:del>
      <w:ins w:id="2677" w:author="蔡振辛 [2]" w:date="2026-09-24T21:08:55Z">
        <w:r>
          <w:rPr>
            <w:rFonts w:ascii="Times New Roman" w:hAnsi="Times New Roman" w:cs="Times New Roman" w:eastAsiaTheme="minorEastAsia"/>
            <w:sz w:val="24"/>
            <w:lang w:bidi="ar"/>
          </w:rPr>
          <w:t>never</w:t>
        </w:r>
      </w:ins>
      <w:r>
        <w:rPr>
          <w:rFonts w:ascii="Times New Roman" w:hAnsi="Times New Roman" w:cs="Times New Roman" w:eastAsiaTheme="minorEastAsia"/>
          <w:sz w:val="24"/>
          <w:lang w:bidi="ar"/>
        </w:rPr>
        <w:t xml:space="preserve"> exclude</w:t>
      </w:r>
      <w:ins w:id="2678" w:author="蔡振辛 [2]" w:date="2026-09-24T21:08:55Z">
        <w:r>
          <w:rPr>
            <w:rFonts w:ascii="Times New Roman" w:hAnsi="Times New Roman" w:cs="Times New Roman" w:eastAsiaTheme="minorEastAsia"/>
            <w:sz w:val="24"/>
            <w:lang w:bidi="ar"/>
          </w:rPr>
          <w:t>d</w:t>
        </w:r>
      </w:ins>
      <w:r>
        <w:rPr>
          <w:rFonts w:ascii="Times New Roman" w:hAnsi="Times New Roman" w:cs="Times New Roman" w:eastAsiaTheme="minorEastAsia"/>
          <w:sz w:val="24"/>
          <w:lang w:bidi="ar"/>
        </w:rPr>
        <w:t xml:space="preserve"> zero </w:t>
      </w:r>
      <w:del w:id="2679" w:author="蔡振辛 [2]" w:date="2026-09-24T21:08:55Z">
        <w:r>
          <w:rPr>
            <w:rFonts w:hint="eastAsia" w:ascii="Times New Roman" w:hAnsi="Times New Roman" w:eastAsia="Times New Roman" w:cs="Times New Roman"/>
            <w:sz w:val="24"/>
          </w:rPr>
          <w:delText>until</w:delText>
        </w:r>
      </w:del>
      <w:del w:id="2680" w:author="蔡振辛 [2]" w:date="2026-09-24T21:08:55Z">
        <w:r>
          <w:rPr>
            <w:rFonts w:ascii="Times New Roman" w:hAnsi="Times New Roman" w:eastAsia="Times New Roman" w:cs="Times New Roman"/>
            <w:sz w:val="24"/>
          </w:rPr>
          <w:delText xml:space="preserve"> </w:delText>
        </w:r>
      </w:del>
      <w:del w:id="2681" w:author="蔡振辛 [2]" w:date="2026-09-24T21:08:55Z">
        <w:r>
          <w:rPr>
            <w:rFonts w:ascii="Times New Roman" w:hAnsi="Times New Roman" w:eastAsia="Times New Roman" w:cs="Times New Roman"/>
            <w:i/>
            <w:iCs/>
            <w:sz w:val="24"/>
          </w:rPr>
          <w:delText>N</w:delText>
        </w:r>
      </w:del>
      <w:del w:id="2682" w:author="蔡振辛 [2]" w:date="2026-09-24T21:08:55Z">
        <w:r>
          <w:rPr>
            <w:rFonts w:ascii="Times New Roman" w:hAnsi="Times New Roman" w:eastAsia="Times New Roman" w:cs="Times New Roman"/>
            <w:sz w:val="24"/>
          </w:rPr>
          <w:delText xml:space="preserve"> = 630 </w:delText>
        </w:r>
      </w:del>
      <w:ins w:id="2683" w:author="蔡振辛 [2]" w:date="2026-09-24T21:08:55Z">
        <w:r>
          <w:rPr>
            <w:rFonts w:ascii="Times New Roman" w:hAnsi="Times New Roman" w:cs="Times New Roman" w:eastAsiaTheme="minorEastAsia"/>
            <w:sz w:val="24"/>
            <w:lang w:bidi="ar"/>
          </w:rPr>
          <w:t xml:space="preserve">across the full range of sample sizes </w:t>
        </w:r>
      </w:ins>
      <w:r>
        <w:rPr>
          <w:rFonts w:ascii="Times New Roman" w:hAnsi="Times New Roman" w:cs="Times New Roman" w:eastAsiaTheme="minorEastAsia"/>
          <w:sz w:val="24"/>
          <w:lang w:bidi="ar"/>
        </w:rPr>
        <w:t xml:space="preserve">(see Figure </w:t>
      </w:r>
      <w:del w:id="2684" w:author="蔡振辛 [2]" w:date="2026-09-24T21:08:55Z">
        <w:r>
          <w:rPr>
            <w:rFonts w:hint="eastAsia" w:ascii="Times New Roman" w:hAnsi="Times New Roman" w:cs="Times New Roman"/>
            <w:sz w:val="24"/>
          </w:rPr>
          <w:delText>4</w:delText>
        </w:r>
      </w:del>
      <w:ins w:id="2685" w:author="蔡振辛 [2]" w:date="2026-09-24T21:08:55Z">
        <w:r>
          <w:rPr>
            <w:rFonts w:ascii="Times New Roman" w:hAnsi="Times New Roman" w:cs="Times New Roman" w:eastAsiaTheme="minorEastAsia"/>
            <w:sz w:val="24"/>
            <w:lang w:bidi="ar"/>
          </w:rPr>
          <w:t>5</w:t>
        </w:r>
      </w:ins>
      <w:r>
        <w:rPr>
          <w:rFonts w:ascii="Times New Roman" w:hAnsi="Times New Roman" w:cs="Times New Roman" w:eastAsiaTheme="minorEastAsia"/>
          <w:sz w:val="24"/>
          <w:lang w:bidi="ar"/>
        </w:rPr>
        <w:t xml:space="preserve">C), suggesting that the effect was </w:t>
      </w:r>
      <w:del w:id="2686" w:author="蔡振辛 [2]" w:date="2026-09-24T21:08:55Z">
        <w:r>
          <w:rPr>
            <w:rFonts w:hint="eastAsia" w:ascii="Times New Roman" w:hAnsi="Times New Roman" w:cs="Times New Roman"/>
            <w:sz w:val="24"/>
          </w:rPr>
          <w:delText>extremely small and difficult to</w:delText>
        </w:r>
      </w:del>
      <w:ins w:id="2687" w:author="蔡振辛 [2]" w:date="2026-09-24T21:08:55Z">
        <w:r>
          <w:rPr>
            <w:rFonts w:ascii="Times New Roman" w:hAnsi="Times New Roman" w:cs="Times New Roman" w:eastAsiaTheme="minorEastAsia"/>
            <w:sz w:val="24"/>
            <w:lang w:bidi="ar"/>
          </w:rPr>
          <w:t>too small to be</w:t>
        </w:r>
      </w:ins>
      <w:r>
        <w:rPr>
          <w:rFonts w:ascii="Times New Roman" w:hAnsi="Times New Roman" w:cs="Times New Roman" w:eastAsiaTheme="minorEastAsia"/>
          <w:sz w:val="24"/>
          <w:lang w:bidi="ar"/>
        </w:rPr>
        <w:t xml:space="preserve"> detect</w:t>
      </w:r>
      <w:ins w:id="2688" w:author="蔡振辛 [2]" w:date="2026-09-24T21:08:55Z">
        <w:r>
          <w:rPr>
            <w:rFonts w:ascii="Times New Roman" w:hAnsi="Times New Roman" w:cs="Times New Roman" w:eastAsiaTheme="minorEastAsia"/>
            <w:sz w:val="24"/>
            <w:lang w:bidi="ar"/>
          </w:rPr>
          <w:t>ed</w:t>
        </w:r>
      </w:ins>
      <w:r>
        <w:rPr>
          <w:rFonts w:ascii="Times New Roman" w:hAnsi="Times New Roman" w:cs="Times New Roman" w:eastAsiaTheme="minorEastAsia"/>
          <w:sz w:val="24"/>
          <w:lang w:bidi="ar"/>
        </w:rPr>
        <w:t xml:space="preserve"> reliably in typical experimental samples. For accuracy, </w:t>
      </w:r>
      <w:ins w:id="2689" w:author="蔡振辛 [2]" w:date="2026-09-24T21:08:55Z">
        <w:r>
          <w:rPr>
            <w:rFonts w:ascii="Times New Roman" w:hAnsi="Times New Roman" w:cs="Times New Roman" w:eastAsiaTheme="minorEastAsia"/>
            <w:sz w:val="24"/>
            <w:lang w:bidi="ar"/>
          </w:rPr>
          <w:t>nei</w:t>
        </w:r>
      </w:ins>
      <w:r>
        <w:rPr>
          <w:rFonts w:ascii="Times New Roman" w:hAnsi="Times New Roman" w:cs="Times New Roman" w:eastAsiaTheme="minorEastAsia"/>
          <w:sz w:val="24"/>
          <w:lang w:bidi="ar"/>
        </w:rPr>
        <w:t>the</w:t>
      </w:r>
      <w:del w:id="2690" w:author="蔡振辛 [2]" w:date="2026-09-24T21:08:55Z">
        <w:r>
          <w:rPr>
            <w:rFonts w:ascii="Times New Roman" w:hAnsi="Times New Roman" w:eastAsia="Times New Roman" w:cs="Times New Roman"/>
            <w:sz w:val="24"/>
          </w:rPr>
          <w:delText xml:space="preserve"> shape-based</w:delText>
        </w:r>
      </w:del>
      <w:ins w:id="2691" w:author="蔡振辛 [2]" w:date="2026-09-24T21:08:55Z">
        <w:r>
          <w:rPr>
            <w:rFonts w:ascii="Times New Roman" w:hAnsi="Times New Roman" w:cs="Times New Roman" w:eastAsiaTheme="minorEastAsia"/>
            <w:sz w:val="24"/>
            <w:lang w:bidi="ar"/>
          </w:rPr>
          <w:t>r</w:t>
        </w:r>
      </w:ins>
      <w:r>
        <w:rPr>
          <w:rFonts w:ascii="Times New Roman" w:hAnsi="Times New Roman" w:cs="Times New Roman" w:eastAsiaTheme="minorEastAsia"/>
          <w:sz w:val="24"/>
          <w:lang w:bidi="ar"/>
        </w:rPr>
        <w:t xml:space="preserve"> operationalization </w:t>
      </w:r>
      <w:del w:id="2692" w:author="蔡振辛 [2]" w:date="2026-09-24T21:08:55Z">
        <w:r>
          <w:rPr>
            <w:rFonts w:ascii="Times New Roman" w:hAnsi="Times New Roman" w:eastAsia="Times New Roman" w:cs="Times New Roman"/>
            <w:sz w:val="24"/>
          </w:rPr>
          <w:delText>also</w:delText>
        </w:r>
      </w:del>
      <w:del w:id="2693" w:author="蔡振辛 [2]" w:date="2026-09-24T21:08:55Z">
        <w:r>
          <w:rPr>
            <w:rFonts w:hint="eastAsia" w:ascii="Times New Roman" w:hAnsi="Times New Roman" w:eastAsia="Times New Roman" w:cs="Times New Roman"/>
            <w:sz w:val="24"/>
          </w:rPr>
          <w:delText xml:space="preserve"> yielded a small but statistically significant</w:delText>
        </w:r>
      </w:del>
      <w:ins w:id="2694" w:author="蔡振辛 [2]" w:date="2026-09-24T21:08:55Z">
        <w:r>
          <w:rPr>
            <w:rFonts w:ascii="Times New Roman" w:hAnsi="Times New Roman" w:cs="Times New Roman" w:eastAsiaTheme="minorEastAsia"/>
            <w:sz w:val="24"/>
            <w:lang w:bidi="ar"/>
          </w:rPr>
          <w:t>was reliable under the liberal approach:</w:t>
        </w:r>
      </w:ins>
      <w:r>
        <w:rPr>
          <w:rFonts w:ascii="Times New Roman" w:hAnsi="Times New Roman" w:cs="Times New Roman" w:eastAsiaTheme="minorEastAsia"/>
          <w:sz w:val="24"/>
          <w:lang w:bidi="ar"/>
        </w:rPr>
        <w:t xml:space="preserve"> s</w:t>
      </w:r>
      <w:ins w:id="2695" w:author="蔡振辛 [2]" w:date="2026-09-24T21:08:55Z">
        <w:r>
          <w:rPr>
            <w:rFonts w:ascii="Times New Roman" w:hAnsi="Times New Roman" w:cs="Times New Roman" w:eastAsiaTheme="minorEastAsia"/>
            <w:sz w:val="24"/>
            <w:lang w:bidi="ar"/>
          </w:rPr>
          <w:t>ha</w:t>
        </w:r>
      </w:ins>
      <w:r>
        <w:rPr>
          <w:rFonts w:ascii="Times New Roman" w:hAnsi="Times New Roman" w:cs="Times New Roman" w:eastAsiaTheme="minorEastAsia"/>
          <w:sz w:val="24"/>
          <w:lang w:bidi="ar"/>
        </w:rPr>
        <w:t>pe</w:t>
      </w:r>
      <w:del w:id="2696" w:author="蔡振辛 [2]" w:date="2026-09-24T21:08:55Z">
        <w:r>
          <w:rPr>
            <w:rFonts w:hint="eastAsia" w:ascii="Times New Roman" w:hAnsi="Times New Roman" w:cs="Times New Roman"/>
            <w:sz w:val="24"/>
          </w:rPr>
          <w:delText>(</w:delText>
        </w:r>
      </w:del>
      <w:ins w:id="2697" w:author="蔡振辛 [2]" w:date="2026-09-24T21:08:55Z">
        <w:r>
          <w:rPr>
            <w:rFonts w:ascii="Times New Roman" w:hAnsi="Times New Roman" w:cs="Times New Roman" w:eastAsiaTheme="minorEastAsia"/>
            <w:sz w:val="24"/>
            <w:lang w:bidi="ar"/>
          </w:rPr>
          <w:t xml:space="preserve">-based, </w:t>
        </w:r>
      </w:ins>
      <w:r>
        <w:rPr>
          <w:rFonts w:ascii="Times New Roman" w:hAnsi="Times New Roman" w:cs="Times New Roman" w:eastAsiaTheme="minorEastAsia"/>
          <w:sz w:val="24"/>
          <w:lang w:bidi="ar"/>
        </w:rPr>
        <w:t>d = 0.0</w:t>
      </w:r>
      <w:del w:id="2698" w:author="蔡振辛 [2]" w:date="2026-09-24T21:08:55Z">
        <w:r>
          <w:rPr>
            <w:rFonts w:ascii="Times New Roman" w:hAnsi="Times New Roman" w:eastAsia="Times New Roman" w:cs="Times New Roman"/>
            <w:sz w:val="24"/>
          </w:rPr>
          <w:delText>28</w:delText>
        </w:r>
      </w:del>
      <w:ins w:id="2699" w:author="蔡振辛 [2]" w:date="2026-09-24T21:08:55Z">
        <w:r>
          <w:rPr>
            <w:rFonts w:ascii="Times New Roman" w:hAnsi="Times New Roman" w:cs="Times New Roman" w:eastAsiaTheme="minorEastAsia"/>
            <w:sz w:val="24"/>
            <w:lang w:bidi="ar"/>
          </w:rPr>
          <w:t>09</w:t>
        </w:r>
      </w:ins>
      <w:r>
        <w:rPr>
          <w:rFonts w:ascii="Times New Roman" w:hAnsi="Times New Roman" w:cs="Times New Roman" w:eastAsiaTheme="minorEastAsia"/>
          <w:sz w:val="24"/>
          <w:lang w:bidi="ar"/>
        </w:rPr>
        <w:t>, 95% CI [</w:t>
      </w:r>
      <w:ins w:id="2700" w:author="蔡振辛 [2]" w:date="2026-09-24T21:08:55Z">
        <w:r>
          <w:rPr>
            <w:rFonts w:ascii="Times New Roman" w:hAnsi="Times New Roman" w:cs="Times New Roman" w:eastAsiaTheme="minorEastAsia"/>
            <w:sz w:val="24"/>
            <w:lang w:bidi="ar"/>
          </w:rPr>
          <w:t>−</w:t>
        </w:r>
      </w:ins>
      <w:r>
        <w:rPr>
          <w:rFonts w:ascii="Times New Roman" w:hAnsi="Times New Roman" w:cs="Times New Roman" w:eastAsiaTheme="minorEastAsia"/>
          <w:sz w:val="24"/>
          <w:lang w:bidi="ar"/>
        </w:rPr>
        <w:t>0.</w:t>
      </w:r>
      <w:ins w:id="2701" w:author="蔡振辛 [2]" w:date="2026-09-24T21:08:55Z">
        <w:r>
          <w:rPr>
            <w:rFonts w:ascii="Times New Roman" w:hAnsi="Times New Roman" w:cs="Times New Roman" w:eastAsiaTheme="minorEastAsia"/>
            <w:sz w:val="24"/>
            <w:lang w:bidi="ar"/>
          </w:rPr>
          <w:t>0</w:t>
        </w:r>
      </w:ins>
      <w:r>
        <w:rPr>
          <w:rFonts w:ascii="Times New Roman" w:hAnsi="Times New Roman" w:cs="Times New Roman" w:eastAsiaTheme="minorEastAsia"/>
          <w:sz w:val="24"/>
          <w:lang w:bidi="ar"/>
        </w:rPr>
        <w:t>0</w:t>
      </w:r>
      <w:del w:id="2702" w:author="蔡振辛 [2]" w:date="2026-09-24T21:08:55Z">
        <w:r>
          <w:rPr>
            <w:rFonts w:ascii="Times New Roman" w:hAnsi="Times New Roman" w:eastAsia="Times New Roman" w:cs="Times New Roman"/>
            <w:sz w:val="24"/>
          </w:rPr>
          <w:delText>1</w:delText>
        </w:r>
      </w:del>
      <w:r>
        <w:rPr>
          <w:rFonts w:ascii="Times New Roman" w:hAnsi="Times New Roman" w:cs="Times New Roman" w:eastAsiaTheme="minorEastAsia"/>
          <w:sz w:val="24"/>
          <w:lang w:bidi="ar"/>
        </w:rPr>
        <w:t>2, 0.0</w:t>
      </w:r>
      <w:del w:id="2703" w:author="蔡振辛 [2]" w:date="2026-09-24T21:08:55Z">
        <w:r>
          <w:rPr>
            <w:rFonts w:ascii="Times New Roman" w:hAnsi="Times New Roman" w:eastAsia="Times New Roman" w:cs="Times New Roman"/>
            <w:sz w:val="24"/>
          </w:rPr>
          <w:delText>43</w:delText>
        </w:r>
      </w:del>
      <w:ins w:id="2704" w:author="蔡振辛 [2]" w:date="2026-09-24T21:08:55Z">
        <w:r>
          <w:rPr>
            <w:rFonts w:ascii="Times New Roman" w:hAnsi="Times New Roman" w:cs="Times New Roman" w:eastAsiaTheme="minorEastAsia"/>
            <w:sz w:val="24"/>
            <w:lang w:bidi="ar"/>
          </w:rPr>
          <w:t>20</w:t>
        </w:r>
      </w:ins>
      <w:r>
        <w:rPr>
          <w:rFonts w:ascii="Times New Roman" w:hAnsi="Times New Roman" w:cs="Times New Roman" w:eastAsiaTheme="minorEastAsia"/>
          <w:sz w:val="24"/>
          <w:lang w:bidi="ar"/>
        </w:rPr>
        <w:t xml:space="preserve">], N = </w:t>
      </w:r>
      <w:del w:id="2705" w:author="蔡振辛 [2]" w:date="2026-09-24T21:08:55Z">
        <w:r>
          <w:rPr>
            <w:rFonts w:ascii="Times New Roman" w:hAnsi="Times New Roman" w:eastAsia="Times New Roman" w:cs="Times New Roman"/>
            <w:sz w:val="24"/>
          </w:rPr>
          <w:delText>952</w:delText>
        </w:r>
      </w:del>
      <w:del w:id="2706" w:author="蔡振辛 [2]" w:date="2026-09-24T21:08:55Z">
        <w:r>
          <w:rPr>
            <w:rFonts w:hint="eastAsia" w:ascii="Times New Roman" w:hAnsi="Times New Roman" w:cs="Times New Roman"/>
            <w:sz w:val="24"/>
          </w:rPr>
          <w:delText>)</w:delText>
        </w:r>
      </w:del>
      <w:del w:id="2707" w:author="蔡振辛 [2]" w:date="2026-09-24T21:08:55Z">
        <w:r>
          <w:rPr>
            <w:rFonts w:ascii="Times New Roman" w:hAnsi="Times New Roman" w:eastAsia="Times New Roman" w:cs="Times New Roman"/>
            <w:sz w:val="24"/>
          </w:rPr>
          <w:delText xml:space="preserve">, with </w:delText>
        </w:r>
      </w:del>
      <w:del w:id="2708" w:author="蔡振辛 [2]" w:date="2026-09-24T21:08:55Z">
        <w:r>
          <w:rPr>
            <w:rFonts w:hint="eastAsia" w:ascii="Times New Roman" w:hAnsi="Times New Roman" w:eastAsia="Times New Roman" w:cs="Times New Roman"/>
            <w:sz w:val="24"/>
          </w:rPr>
          <w:delText>confidence intervals consistently excluding zero from</w:delText>
        </w:r>
      </w:del>
      <w:del w:id="2709" w:author="蔡振辛 [2]" w:date="2026-09-24T21:08:55Z">
        <w:r>
          <w:rPr>
            <w:rFonts w:ascii="Times New Roman" w:hAnsi="Times New Roman" w:eastAsia="Times New Roman" w:cs="Times New Roman"/>
            <w:sz w:val="24"/>
          </w:rPr>
          <w:delText xml:space="preserve"> </w:delText>
        </w:r>
      </w:del>
      <w:del w:id="2710" w:author="蔡振辛 [2]" w:date="2026-09-24T21:08:55Z">
        <w:r>
          <w:rPr>
            <w:rFonts w:ascii="Times New Roman" w:hAnsi="Times New Roman" w:eastAsia="Times New Roman" w:cs="Times New Roman"/>
            <w:i/>
            <w:iCs/>
            <w:sz w:val="24"/>
          </w:rPr>
          <w:delText>N</w:delText>
        </w:r>
      </w:del>
      <w:del w:id="2711" w:author="蔡振辛 [2]" w:date="2026-09-24T21:08:55Z">
        <w:r>
          <w:rPr>
            <w:rFonts w:ascii="Times New Roman" w:hAnsi="Times New Roman" w:eastAsia="Times New Roman" w:cs="Times New Roman"/>
            <w:sz w:val="24"/>
          </w:rPr>
          <w:delText xml:space="preserve"> = 280 (see </w:delText>
        </w:r>
      </w:del>
      <w:del w:id="2712" w:author="蔡振辛 [2]" w:date="2026-09-24T21:08:55Z">
        <w:r>
          <w:rPr>
            <w:rFonts w:hint="eastAsia" w:ascii="Times New Roman" w:hAnsi="Times New Roman" w:cs="Times New Roman"/>
            <w:sz w:val="24"/>
          </w:rPr>
          <w:delText>Figure 4</w:delText>
        </w:r>
      </w:del>
      <w:del w:id="2713" w:author="蔡振辛 [2]" w:date="2026-09-24T21:08:55Z">
        <w:r>
          <w:rPr>
            <w:rFonts w:ascii="Times New Roman" w:hAnsi="Times New Roman" w:eastAsia="Times New Roman" w:cs="Times New Roman"/>
            <w:sz w:val="24"/>
          </w:rPr>
          <w:delText xml:space="preserve">D). However, the label-based ACC condition was not significant </w:delText>
        </w:r>
      </w:del>
      <w:del w:id="2714" w:author="蔡振辛 [2]" w:date="2026-09-24T21:08:55Z">
        <w:r>
          <w:rPr>
            <w:rFonts w:hint="eastAsia" w:ascii="Times New Roman" w:hAnsi="Times New Roman" w:cs="Times New Roman"/>
            <w:sz w:val="24"/>
          </w:rPr>
          <w:delText>(</w:delText>
        </w:r>
      </w:del>
      <w:ins w:id="2715" w:author="蔡振辛 [2]" w:date="2026-09-24T21:08:55Z">
        <w:r>
          <w:rPr>
            <w:rFonts w:ascii="Times New Roman" w:hAnsi="Times New Roman" w:cs="Times New Roman" w:eastAsiaTheme="minorEastAsia"/>
            <w:sz w:val="24"/>
            <w:lang w:bidi="ar"/>
          </w:rPr>
          <w:t xml:space="preserve">3,524; label-based, </w:t>
        </w:r>
      </w:ins>
      <w:r>
        <w:rPr>
          <w:rFonts w:ascii="Times New Roman" w:hAnsi="Times New Roman" w:cs="Times New Roman" w:eastAsiaTheme="minorEastAsia"/>
          <w:sz w:val="24"/>
          <w:lang w:bidi="ar"/>
        </w:rPr>
        <w:t>d = 0.0</w:t>
      </w:r>
      <w:del w:id="2716" w:author="蔡振辛 [2]" w:date="2026-09-24T21:08:55Z">
        <w:r>
          <w:rPr>
            <w:rFonts w:ascii="Times New Roman" w:hAnsi="Times New Roman" w:eastAsia="Times New Roman" w:cs="Times New Roman"/>
            <w:sz w:val="24"/>
          </w:rPr>
          <w:delText>13</w:delText>
        </w:r>
      </w:del>
      <w:ins w:id="2717" w:author="蔡振辛 [2]" w:date="2026-09-24T21:08:55Z">
        <w:r>
          <w:rPr>
            <w:rFonts w:ascii="Times New Roman" w:hAnsi="Times New Roman" w:cs="Times New Roman" w:eastAsiaTheme="minorEastAsia"/>
            <w:sz w:val="24"/>
            <w:lang w:bidi="ar"/>
          </w:rPr>
          <w:t>09</w:t>
        </w:r>
      </w:ins>
      <w:r>
        <w:rPr>
          <w:rFonts w:ascii="Times New Roman" w:hAnsi="Times New Roman" w:cs="Times New Roman" w:eastAsiaTheme="minorEastAsia"/>
          <w:sz w:val="24"/>
          <w:lang w:bidi="ar"/>
        </w:rPr>
        <w:t>, 95% CI [−0.00</w:t>
      </w:r>
      <w:del w:id="2718" w:author="蔡振辛 [2]" w:date="2026-09-24T21:08:55Z">
        <w:r>
          <w:rPr>
            <w:rFonts w:ascii="Times New Roman" w:hAnsi="Times New Roman" w:eastAsia="Times New Roman" w:cs="Times New Roman"/>
            <w:sz w:val="24"/>
          </w:rPr>
          <w:delText>4</w:delText>
        </w:r>
      </w:del>
      <w:ins w:id="2719" w:author="蔡振辛 [2]" w:date="2026-09-24T21:08:55Z">
        <w:r>
          <w:rPr>
            <w:rFonts w:ascii="Times New Roman" w:hAnsi="Times New Roman" w:cs="Times New Roman" w:eastAsiaTheme="minorEastAsia"/>
            <w:sz w:val="24"/>
            <w:lang w:bidi="ar"/>
          </w:rPr>
          <w:t>3</w:t>
        </w:r>
      </w:ins>
      <w:r>
        <w:rPr>
          <w:rFonts w:ascii="Times New Roman" w:hAnsi="Times New Roman" w:cs="Times New Roman" w:eastAsiaTheme="minorEastAsia"/>
          <w:sz w:val="24"/>
          <w:lang w:bidi="ar"/>
        </w:rPr>
        <w:t>, 0.0</w:t>
      </w:r>
      <w:del w:id="2720" w:author="蔡振辛 [2]" w:date="2026-09-24T21:08:55Z">
        <w:r>
          <w:rPr>
            <w:rFonts w:ascii="Times New Roman" w:hAnsi="Times New Roman" w:eastAsia="Times New Roman" w:cs="Times New Roman"/>
            <w:sz w:val="24"/>
          </w:rPr>
          <w:delText>3</w:delText>
        </w:r>
      </w:del>
      <w:ins w:id="2721" w:author="蔡振辛 [2]" w:date="2026-09-24T21:08:55Z">
        <w:r>
          <w:rPr>
            <w:rFonts w:ascii="Times New Roman" w:hAnsi="Times New Roman" w:cs="Times New Roman" w:eastAsiaTheme="minorEastAsia"/>
            <w:sz w:val="24"/>
            <w:lang w:bidi="ar"/>
          </w:rPr>
          <w:t>2</w:t>
        </w:r>
      </w:ins>
      <w:r>
        <w:rPr>
          <w:rFonts w:ascii="Times New Roman" w:hAnsi="Times New Roman" w:cs="Times New Roman" w:eastAsiaTheme="minorEastAsia"/>
          <w:sz w:val="24"/>
          <w:lang w:bidi="ar"/>
        </w:rPr>
        <w:t xml:space="preserve">1], N = </w:t>
      </w:r>
      <w:del w:id="2722" w:author="蔡振辛 [2]" w:date="2026-09-24T21:08:55Z">
        <w:r>
          <w:rPr>
            <w:rFonts w:ascii="Times New Roman" w:hAnsi="Times New Roman" w:eastAsia="Times New Roman" w:cs="Times New Roman"/>
            <w:sz w:val="24"/>
          </w:rPr>
          <w:delText>848</w:delText>
        </w:r>
      </w:del>
      <w:del w:id="2723" w:author="蔡振辛 [2]" w:date="2026-09-24T21:08:55Z">
        <w:r>
          <w:rPr>
            <w:rFonts w:hint="eastAsia" w:ascii="Times New Roman" w:hAnsi="Times New Roman" w:cs="Times New Roman"/>
            <w:sz w:val="24"/>
          </w:rPr>
          <w:delText>)</w:delText>
        </w:r>
      </w:del>
      <w:del w:id="2724" w:author="蔡振辛 [2]" w:date="2026-09-24T21:08:55Z">
        <w:r>
          <w:rPr>
            <w:rFonts w:ascii="Times New Roman" w:hAnsi="Times New Roman" w:eastAsia="Times New Roman" w:cs="Times New Roman"/>
            <w:sz w:val="24"/>
          </w:rPr>
          <w:delText>, as its confidence interval consistently included zero across the full</w:delText>
        </w:r>
      </w:del>
      <w:ins w:id="2725" w:author="蔡振辛 [2]" w:date="2026-09-24T21:08:55Z">
        <w:r>
          <w:rPr>
            <w:rFonts w:ascii="Times New Roman" w:hAnsi="Times New Roman" w:cs="Times New Roman" w:eastAsiaTheme="minorEastAsia"/>
            <w:sz w:val="24"/>
            <w:lang w:bidi="ar"/>
          </w:rPr>
          <w:t>3,114; neither confidence interval excluded zero at</w:t>
        </w:r>
      </w:ins>
      <w:r>
        <w:rPr>
          <w:rFonts w:ascii="Times New Roman" w:hAnsi="Times New Roman" w:cs="Times New Roman" w:eastAsiaTheme="minorEastAsia"/>
          <w:sz w:val="24"/>
          <w:lang w:bidi="ar"/>
        </w:rPr>
        <w:t xml:space="preserve"> </w:t>
      </w:r>
      <w:del w:id="2726" w:author="蔡振辛 [2]" w:date="2026-09-24T21:08:55Z">
        <w:r>
          <w:rPr>
            <w:rFonts w:ascii="Times New Roman" w:hAnsi="Times New Roman" w:eastAsia="Times New Roman" w:cs="Times New Roman"/>
            <w:sz w:val="24"/>
          </w:rPr>
          <w:delText>r</w:delText>
        </w:r>
      </w:del>
      <w:r>
        <w:rPr>
          <w:rFonts w:ascii="Times New Roman" w:hAnsi="Times New Roman" w:cs="Times New Roman" w:eastAsiaTheme="minorEastAsia"/>
          <w:sz w:val="24"/>
          <w:lang w:bidi="ar"/>
        </w:rPr>
        <w:t>an</w:t>
      </w:r>
      <w:del w:id="2727" w:author="蔡振辛 [2]" w:date="2026-09-24T21:08:55Z">
        <w:r>
          <w:rPr>
            <w:rFonts w:ascii="Times New Roman" w:hAnsi="Times New Roman" w:eastAsia="Times New Roman" w:cs="Times New Roman"/>
            <w:sz w:val="24"/>
          </w:rPr>
          <w:delText>ge of</w:delText>
        </w:r>
      </w:del>
      <w:ins w:id="2728" w:author="蔡振辛 [2]" w:date="2026-09-24T21:08:55Z">
        <w:r>
          <w:rPr>
            <w:rFonts w:ascii="Times New Roman" w:hAnsi="Times New Roman" w:cs="Times New Roman" w:eastAsiaTheme="minorEastAsia"/>
            <w:sz w:val="24"/>
            <w:lang w:bidi="ar"/>
          </w:rPr>
          <w:t>y</w:t>
        </w:r>
      </w:ins>
      <w:r>
        <w:rPr>
          <w:rFonts w:ascii="Times New Roman" w:hAnsi="Times New Roman" w:cs="Times New Roman" w:eastAsiaTheme="minorEastAsia"/>
          <w:sz w:val="24"/>
          <w:lang w:bidi="ar"/>
        </w:rPr>
        <w:t xml:space="preserve"> sample size</w:t>
      </w:r>
      <w:del w:id="2729" w:author="蔡振辛 [2]" w:date="2026-09-24T21:08:55Z">
        <w:r>
          <w:rPr>
            <w:rFonts w:ascii="Times New Roman" w:hAnsi="Times New Roman" w:eastAsia="Times New Roman" w:cs="Times New Roman"/>
            <w:sz w:val="24"/>
          </w:rPr>
          <w:delText>s</w:delText>
        </w:r>
      </w:del>
      <w:r>
        <w:rPr>
          <w:rFonts w:ascii="Times New Roman" w:hAnsi="Times New Roman" w:cs="Times New Roman" w:eastAsiaTheme="minorEastAsia"/>
          <w:sz w:val="24"/>
          <w:lang w:bidi="ar"/>
        </w:rPr>
        <w:t xml:space="preserve"> (see Figure </w:t>
      </w:r>
      <w:del w:id="2730" w:author="蔡振辛 [2]" w:date="2026-09-24T21:08:55Z">
        <w:r>
          <w:rPr>
            <w:rFonts w:hint="eastAsia" w:ascii="Times New Roman" w:hAnsi="Times New Roman" w:cs="Times New Roman"/>
            <w:sz w:val="24"/>
          </w:rPr>
          <w:delText>4</w:delText>
        </w:r>
      </w:del>
      <w:ins w:id="2731" w:author="蔡振辛 [2]" w:date="2026-09-24T21:08:55Z">
        <w:r>
          <w:rPr>
            <w:rFonts w:ascii="Times New Roman" w:hAnsi="Times New Roman" w:cs="Times New Roman" w:eastAsiaTheme="minorEastAsia"/>
            <w:sz w:val="24"/>
            <w:lang w:bidi="ar"/>
          </w:rPr>
          <w:t>5</w:t>
        </w:r>
      </w:ins>
      <w:r>
        <w:rPr>
          <w:rFonts w:ascii="Times New Roman" w:hAnsi="Times New Roman" w:cs="Times New Roman" w:eastAsiaTheme="minorEastAsia"/>
          <w:sz w:val="24"/>
          <w:lang w:bidi="ar"/>
        </w:rPr>
        <w:t>D).</w:t>
      </w:r>
    </w:p>
    <w:p w14:paraId="050CA75C">
      <w:pPr>
        <w:spacing w:line="480" w:lineRule="auto"/>
        <w:ind w:firstLine="720"/>
        <w:rPr>
          <w:rFonts w:ascii="Times New Roman" w:hAnsi="Times New Roman" w:cs="Times New Roman" w:eastAsiaTheme="minorEastAsia"/>
          <w:sz w:val="24"/>
          <w:lang w:bidi="ar"/>
        </w:rPr>
      </w:pPr>
      <w:r>
        <w:rPr>
          <w:rFonts w:hint="eastAsia" w:ascii="Times New Roman" w:hAnsi="Times New Roman" w:cs="Times New Roman" w:eastAsiaTheme="minorEastAsia"/>
          <w:sz w:val="24"/>
          <w:lang w:bidi="ar"/>
        </w:rPr>
        <w:t xml:space="preserve">Collectively, </w:t>
      </w:r>
      <w:del w:id="2732" w:author="蔡振辛 [2]" w:date="2026-09-24T21:08:55Z">
        <w:r>
          <w:rPr>
            <w:rFonts w:hint="eastAsia" w:ascii="Times New Roman" w:hAnsi="Times New Roman" w:cs="Times New Roman" w:eastAsiaTheme="minorEastAsia"/>
            <w:sz w:val="24"/>
            <w:lang w:bidi="ar"/>
          </w:rPr>
          <w:delText xml:space="preserve">leveraging the large </w:delText>
        </w:r>
      </w:del>
      <w:del w:id="2733" w:author="蔡振辛 [2]" w:date="2026-09-24T21:08:55Z">
        <w:r>
          <w:rPr>
            <w:rFonts w:ascii="Times New Roman" w:hAnsi="Times New Roman" w:cs="Times New Roman" w:eastAsiaTheme="minorEastAsia"/>
            <w:sz w:val="24"/>
            <w:lang w:bidi="ar"/>
          </w:rPr>
          <w:delText xml:space="preserve">sample size of the </w:delText>
        </w:r>
      </w:del>
      <w:del w:id="2734" w:author="蔡振辛 [2]" w:date="2026-09-24T21:08:55Z">
        <w:r>
          <w:rPr>
            <w:rFonts w:hint="eastAsia" w:ascii="Times New Roman" w:hAnsi="Times New Roman" w:cs="Times New Roman" w:eastAsiaTheme="minorEastAsia"/>
            <w:sz w:val="24"/>
            <w:lang w:bidi="ar"/>
          </w:rPr>
          <w:delText>current database</w:delText>
        </w:r>
      </w:del>
      <w:del w:id="2735" w:author="蔡振辛 [2]" w:date="2026-09-24T21:08:55Z">
        <w:r>
          <w:rPr>
            <w:rFonts w:ascii="Times New Roman" w:hAnsi="Times New Roman" w:cs="Times New Roman" w:eastAsiaTheme="minorEastAsia"/>
            <w:sz w:val="24"/>
            <w:lang w:bidi="ar"/>
          </w:rPr>
          <w:delText xml:space="preserve">, we found that </w:delText>
        </w:r>
      </w:del>
      <w:del w:id="2736" w:author="蔡振辛 [2]" w:date="2026-09-24T21:08:55Z">
        <w:r>
          <w:rPr>
            <w:rFonts w:hint="eastAsia" w:ascii="Times New Roman" w:hAnsi="Times New Roman" w:cs="Times New Roman" w:eastAsiaTheme="minorEastAsia"/>
            <w:sz w:val="24"/>
            <w:lang w:bidi="ar"/>
          </w:rPr>
          <w:delText>SPE</w:delText>
        </w:r>
      </w:del>
      <w:del w:id="2737" w:author="蔡振辛 [2]" w:date="2026-09-24T21:08:55Z">
        <w:r>
          <w:rPr>
            <w:rFonts w:ascii="Times New Roman" w:hAnsi="Times New Roman" w:cs="Times New Roman" w:eastAsiaTheme="minorEastAsia"/>
            <w:sz w:val="24"/>
            <w:lang w:bidi="ar"/>
          </w:rPr>
          <w:delText xml:space="preserve"> exist for nonmatching trials </w:delText>
        </w:r>
      </w:del>
      <w:del w:id="2738" w:author="蔡振辛 [2]" w:date="2026-09-24T21:08:55Z">
        <w:r>
          <w:rPr>
            <w:rFonts w:hint="eastAsia" w:ascii="Times New Roman" w:hAnsi="Times New Roman" w:cs="Times New Roman" w:eastAsiaTheme="minorEastAsia"/>
            <w:sz w:val="24"/>
            <w:lang w:bidi="ar"/>
          </w:rPr>
          <w:delText>when conservative op</w:delText>
        </w:r>
      </w:del>
      <w:ins w:id="2739" w:author="蔡振辛 [2]" w:date="2026-09-24T21:08:55Z">
        <w:r>
          <w:rPr>
            <w:rFonts w:hint="eastAsia" w:ascii="Times New Roman" w:hAnsi="Times New Roman" w:cs="Times New Roman" w:eastAsiaTheme="minorEastAsia"/>
            <w:sz w:val="24"/>
            <w:lang w:bidi="ar"/>
          </w:rPr>
          <w:t>the presence of a SPE on nonmatching trials depended both on the operationalization of self-relevance and on how strictly the comparison conditions were purified. When only pure self versus non-self contrasts were admitted (conservative approach), the SPE was reliably present for both RT and ACC; when all nonmatching trials were retained (liberal</w:t>
        </w:r>
      </w:ins>
      <w:ins w:id="2740" w:author="蔡振辛 [2]" w:date="2026-09-24T21:08:56Z">
        <w:r>
          <w:rPr>
            <w:rFonts w:hint="eastAsia" w:ascii="Times New Roman" w:hAnsi="Times New Roman" w:cs="Times New Roman" w:eastAsiaTheme="minorEastAsia"/>
            <w:sz w:val="24"/>
            <w:lang w:bidi="ar"/>
          </w:rPr>
          <w:t xml:space="preserve"> approach), only the label-based RT effect survived. The cons</w:t>
        </w:r>
      </w:ins>
      <w:r>
        <w:rPr>
          <w:rFonts w:hint="eastAsia" w:ascii="Times New Roman" w:hAnsi="Times New Roman" w:cs="Times New Roman" w:eastAsiaTheme="minorEastAsia"/>
          <w:sz w:val="24"/>
          <w:lang w:bidi="ar"/>
        </w:rPr>
        <w:t>er</w:t>
      </w:r>
      <w:ins w:id="2741" w:author="蔡振辛 [2]" w:date="2026-09-24T21:08:56Z">
        <w:r>
          <w:rPr>
            <w:rFonts w:hint="eastAsia" w:ascii="Times New Roman" w:hAnsi="Times New Roman" w:cs="Times New Roman" w:eastAsiaTheme="minorEastAsia"/>
            <w:sz w:val="24"/>
            <w:lang w:bidi="ar"/>
          </w:rPr>
          <w:t>v</w:t>
        </w:r>
      </w:ins>
      <w:r>
        <w:rPr>
          <w:rFonts w:hint="eastAsia" w:ascii="Times New Roman" w:hAnsi="Times New Roman" w:cs="Times New Roman" w:eastAsiaTheme="minorEastAsia"/>
          <w:sz w:val="24"/>
          <w:lang w:bidi="ar"/>
        </w:rPr>
        <w:t>ati</w:t>
      </w:r>
      <w:del w:id="2742" w:author="蔡振辛 [2]" w:date="2026-09-24T21:08:56Z">
        <w:r>
          <w:rPr>
            <w:rFonts w:hint="eastAsia" w:ascii="Times New Roman" w:hAnsi="Times New Roman" w:cs="Times New Roman" w:eastAsiaTheme="minorEastAsia"/>
            <w:sz w:val="24"/>
            <w:lang w:bidi="ar"/>
          </w:rPr>
          <w:delText>onal criteria were applied.</w:delText>
        </w:r>
      </w:del>
      <w:del w:id="2743" w:author="蔡振辛 [2]" w:date="2026-09-24T21:08:56Z">
        <w:r>
          <w:rPr>
            <w:rFonts w:ascii="Times New Roman" w:hAnsi="Times New Roman" w:cs="Times New Roman" w:eastAsiaTheme="minorEastAsia"/>
            <w:sz w:val="24"/>
            <w:lang w:bidi="ar"/>
          </w:rPr>
          <w:delText xml:space="preserve"> Moreover, </w:delText>
        </w:r>
      </w:del>
      <w:del w:id="2744" w:author="蔡振辛 [2]" w:date="2026-09-24T21:08:56Z">
        <w:r>
          <w:rPr>
            <w:rFonts w:hint="eastAsia" w:ascii="Times New Roman" w:hAnsi="Times New Roman" w:cs="Times New Roman" w:eastAsiaTheme="minorEastAsia"/>
            <w:sz w:val="24"/>
            <w:lang w:bidi="ar"/>
          </w:rPr>
          <w:delText>SPE</w:delText>
        </w:r>
      </w:del>
      <w:del w:id="2745" w:author="蔡振辛 [2]" w:date="2026-09-24T21:08:56Z">
        <w:r>
          <w:rPr>
            <w:rFonts w:ascii="Times New Roman" w:hAnsi="Times New Roman" w:cs="Times New Roman" w:eastAsiaTheme="minorEastAsia"/>
            <w:sz w:val="24"/>
            <w:lang w:bidi="ar"/>
          </w:rPr>
          <w:delText xml:space="preserve"> under nonmatching trials was</w:delText>
        </w:r>
      </w:del>
      <w:del w:id="2746" w:author="蔡振辛 [2]" w:date="2026-09-24T21:08:56Z">
        <w:r>
          <w:rPr>
            <w:rFonts w:hint="eastAsia" w:ascii="Times New Roman" w:hAnsi="Times New Roman" w:cs="Times New Roman" w:eastAsiaTheme="minorEastAsia"/>
            <w:sz w:val="24"/>
            <w:lang w:bidi="ar"/>
          </w:rPr>
          <w:delText xml:space="preserve"> </w:delText>
        </w:r>
      </w:del>
      <w:del w:id="2747" w:author="蔡振辛 [2]" w:date="2026-09-24T21:08:56Z">
        <w:r>
          <w:rPr>
            <w:rFonts w:ascii="Times New Roman" w:hAnsi="Times New Roman" w:cs="Times New Roman" w:eastAsiaTheme="minorEastAsia"/>
            <w:sz w:val="24"/>
            <w:lang w:bidi="ar"/>
          </w:rPr>
          <w:delText xml:space="preserve">larger for </w:delText>
        </w:r>
      </w:del>
      <w:del w:id="2748" w:author="蔡振辛 [2]" w:date="2026-09-24T21:08:56Z">
        <w:r>
          <w:rPr>
            <w:rFonts w:hint="eastAsia" w:ascii="Times New Roman" w:hAnsi="Times New Roman" w:cs="Times New Roman" w:eastAsiaTheme="minorEastAsia"/>
            <w:sz w:val="24"/>
            <w:lang w:bidi="ar"/>
          </w:rPr>
          <w:delText>in r</w:delText>
        </w:r>
      </w:del>
      <w:ins w:id="2749" w:author="蔡振辛 [2]" w:date="2026-09-24T21:08:56Z">
        <w:r>
          <w:rPr>
            <w:rFonts w:hint="eastAsia" w:ascii="Times New Roman" w:hAnsi="Times New Roman" w:cs="Times New Roman" w:eastAsiaTheme="minorEastAsia"/>
            <w:sz w:val="24"/>
            <w:lang w:bidi="ar"/>
          </w:rPr>
          <w:t xml:space="preserve">ve-liberal discrepancy indicates that part of the apparent nonmatching SPE in the liberal analysis is attributable to residual self-referential information in the comparison trials, </w:t>
        </w:r>
      </w:ins>
      <w:r>
        <w:rPr>
          <w:rFonts w:hint="eastAsia" w:ascii="Times New Roman" w:hAnsi="Times New Roman" w:cs="Times New Roman" w:eastAsiaTheme="minorEastAsia"/>
          <w:sz w:val="24"/>
          <w:lang w:bidi="ar"/>
        </w:rPr>
        <w:t>e</w:t>
      </w:r>
      <w:ins w:id="2750" w:author="蔡振辛 [2]" w:date="2026-09-24T21:08:56Z">
        <w:r>
          <w:rPr>
            <w:rFonts w:hint="eastAsia" w:ascii="Times New Roman" w:hAnsi="Times New Roman" w:cs="Times New Roman" w:eastAsiaTheme="minorEastAsia"/>
            <w:sz w:val="24"/>
            <w:lang w:bidi="ar"/>
          </w:rPr>
          <w:t>x</w:t>
        </w:r>
      </w:ins>
      <w:r>
        <w:rPr>
          <w:rFonts w:hint="eastAsia" w:ascii="Times New Roman" w:hAnsi="Times New Roman" w:cs="Times New Roman" w:eastAsiaTheme="minorEastAsia"/>
          <w:sz w:val="24"/>
          <w:lang w:bidi="ar"/>
        </w:rPr>
        <w:t>act</w:t>
      </w:r>
      <w:del w:id="2751" w:author="蔡振辛 [2]" w:date="2026-09-24T21:08:56Z">
        <w:r>
          <w:rPr>
            <w:rFonts w:hint="eastAsia" w:ascii="Times New Roman" w:hAnsi="Times New Roman" w:cs="Times New Roman" w:eastAsiaTheme="minorEastAsia"/>
            <w:sz w:val="24"/>
            <w:lang w:bidi="ar"/>
          </w:rPr>
          <w:delText>ion time than accuracy, a pattern that is consistent with previous findings in the SPE literature</w:delText>
        </w:r>
      </w:del>
      <w:del w:id="2752" w:author="蔡振辛 [2]" w:date="2026-09-24T21:08:56Z">
        <w:r>
          <w:rPr>
            <w:rFonts w:ascii="Times New Roman" w:hAnsi="Times New Roman" w:cs="Times New Roman" w:eastAsiaTheme="minorEastAsia"/>
            <w:sz w:val="24"/>
            <w:lang w:bidi="ar"/>
          </w:rPr>
          <w:delText xml:space="preserve"> </w:delText>
        </w:r>
      </w:del>
      <w:ins w:id="2753" w:author="蔡振辛 [2]" w:date="2026-09-24T21:08:56Z">
        <w:r>
          <w:rPr>
            <w:rFonts w:hint="eastAsia" w:ascii="Times New Roman" w:hAnsi="Times New Roman" w:cs="Times New Roman" w:eastAsiaTheme="minorEastAsia"/>
            <w:sz w:val="24"/>
            <w:lang w:bidi="ar"/>
          </w:rPr>
          <w:t>ly as anticipated above. The RT effects were consistently larger than the ACC effects, a pattern that is consistent with previous findings in the SPE literature (Liu et al., 2025)</w:t>
        </w:r>
      </w:ins>
      <w:r>
        <w:rPr>
          <w:rFonts w:hint="eastAsia" w:ascii="Times New Roman" w:hAnsi="Times New Roman" w:cs="Times New Roman" w:eastAsiaTheme="minorEastAsia"/>
          <w:sz w:val="24"/>
          <w:lang w:bidi="ar"/>
        </w:rPr>
        <w:t>. These findings underscores the importance of both adequate statistical power and transparent operational definitions when investigating the SPE under nonmatching conditions.</w:t>
      </w:r>
    </w:p>
    <w:p w14:paraId="15B8B778">
      <w:pPr>
        <w:pStyle w:val="4"/>
      </w:pPr>
    </w:p>
    <w:p w14:paraId="053DB2BF">
      <w:pPr>
        <w:widowControl/>
        <w:spacing w:line="480" w:lineRule="auto"/>
        <w:jc w:val="left"/>
        <w:rPr>
          <w:rFonts w:ascii="Times New Roman" w:hAnsi="Times New Roman" w:cs="Times New Roman" w:eastAsiaTheme="minorEastAsia"/>
          <w:b/>
          <w:bCs/>
          <w:sz w:val="24"/>
        </w:rPr>
      </w:pPr>
      <w:r>
        <w:rPr>
          <w:rFonts w:ascii="Times New Roman" w:hAnsi="Times New Roman" w:cs="Times New Roman" w:eastAsiaTheme="minorEastAsia"/>
          <w:b/>
          <w:bCs/>
          <w:sz w:val="24"/>
        </w:rPr>
        <w:t xml:space="preserve">The </w:t>
      </w:r>
      <w:r>
        <w:rPr>
          <w:rFonts w:hint="eastAsia" w:ascii="Times New Roman" w:hAnsi="Times New Roman" w:cs="Times New Roman" w:eastAsiaTheme="minorEastAsia"/>
          <w:b/>
          <w:bCs/>
          <w:sz w:val="24"/>
        </w:rPr>
        <w:t>A</w:t>
      </w:r>
      <w:r>
        <w:rPr>
          <w:rFonts w:ascii="Times New Roman" w:hAnsi="Times New Roman" w:cs="Times New Roman" w:eastAsiaTheme="minorEastAsia"/>
          <w:b/>
          <w:bCs/>
          <w:sz w:val="24"/>
        </w:rPr>
        <w:t xml:space="preserve">ssociation </w:t>
      </w:r>
      <w:r>
        <w:rPr>
          <w:rFonts w:hint="eastAsia" w:ascii="Times New Roman" w:hAnsi="Times New Roman" w:cs="Times New Roman" w:eastAsiaTheme="minorEastAsia"/>
          <w:b/>
          <w:bCs/>
          <w:sz w:val="24"/>
        </w:rPr>
        <w:t>B</w:t>
      </w:r>
      <w:r>
        <w:rPr>
          <w:rFonts w:ascii="Times New Roman" w:hAnsi="Times New Roman" w:cs="Times New Roman" w:eastAsiaTheme="minorEastAsia"/>
          <w:b/>
          <w:bCs/>
          <w:sz w:val="24"/>
        </w:rPr>
        <w:t xml:space="preserve">etween </w:t>
      </w:r>
      <w:r>
        <w:rPr>
          <w:rFonts w:hint="eastAsia" w:ascii="Times New Roman" w:hAnsi="Times New Roman" w:cs="Times New Roman" w:eastAsiaTheme="minorEastAsia"/>
          <w:b/>
          <w:bCs/>
          <w:sz w:val="24"/>
        </w:rPr>
        <w:t>P</w:t>
      </w:r>
      <w:r>
        <w:rPr>
          <w:rFonts w:ascii="Times New Roman" w:hAnsi="Times New Roman" w:cs="Times New Roman" w:eastAsiaTheme="minorEastAsia"/>
          <w:b/>
          <w:bCs/>
          <w:sz w:val="24"/>
        </w:rPr>
        <w:t xml:space="preserve">resenting </w:t>
      </w:r>
      <w:r>
        <w:rPr>
          <w:rFonts w:hint="eastAsia" w:ascii="Times New Roman" w:hAnsi="Times New Roman" w:cs="Times New Roman" w:eastAsiaTheme="minorEastAsia"/>
          <w:b/>
          <w:bCs/>
          <w:sz w:val="24"/>
        </w:rPr>
        <w:t>Duration</w:t>
      </w:r>
      <w:r>
        <w:rPr>
          <w:rFonts w:ascii="Times New Roman" w:hAnsi="Times New Roman" w:cs="Times New Roman" w:eastAsiaTheme="minorEastAsia"/>
          <w:b/>
          <w:bCs/>
          <w:sz w:val="24"/>
        </w:rPr>
        <w:t xml:space="preserve"> / </w:t>
      </w:r>
      <w:r>
        <w:rPr>
          <w:rFonts w:hint="eastAsia" w:ascii="Times New Roman" w:hAnsi="Times New Roman" w:cs="Times New Roman" w:eastAsiaTheme="minorEastAsia"/>
          <w:b/>
          <w:bCs/>
          <w:sz w:val="24"/>
        </w:rPr>
        <w:t>T</w:t>
      </w:r>
      <w:r>
        <w:rPr>
          <w:rFonts w:ascii="Times New Roman" w:hAnsi="Times New Roman" w:cs="Times New Roman" w:eastAsiaTheme="minorEastAsia"/>
          <w:b/>
          <w:bCs/>
          <w:sz w:val="24"/>
        </w:rPr>
        <w:t xml:space="preserve">rial </w:t>
      </w:r>
      <w:r>
        <w:rPr>
          <w:rFonts w:hint="eastAsia" w:ascii="Times New Roman" w:hAnsi="Times New Roman" w:cs="Times New Roman" w:eastAsiaTheme="minorEastAsia"/>
          <w:b/>
          <w:bCs/>
          <w:sz w:val="24"/>
        </w:rPr>
        <w:t>N</w:t>
      </w:r>
      <w:r>
        <w:rPr>
          <w:rFonts w:ascii="Times New Roman" w:hAnsi="Times New Roman" w:cs="Times New Roman" w:eastAsiaTheme="minorEastAsia"/>
          <w:b/>
          <w:bCs/>
          <w:sz w:val="24"/>
        </w:rPr>
        <w:t xml:space="preserve">umber and magnitude </w:t>
      </w:r>
      <w:r>
        <w:rPr>
          <w:rFonts w:hint="eastAsia" w:ascii="Times New Roman" w:hAnsi="Times New Roman" w:cs="Times New Roman" w:eastAsiaTheme="minorEastAsia"/>
          <w:b/>
          <w:bCs/>
          <w:sz w:val="24"/>
        </w:rPr>
        <w:t>o</w:t>
      </w:r>
      <w:r>
        <w:rPr>
          <w:rFonts w:ascii="Times New Roman" w:hAnsi="Times New Roman" w:cs="Times New Roman" w:eastAsiaTheme="minorEastAsia"/>
          <w:b/>
          <w:bCs/>
          <w:sz w:val="24"/>
        </w:rPr>
        <w:t>f</w:t>
      </w:r>
      <w:r>
        <w:rPr>
          <w:rFonts w:hint="eastAsia" w:ascii="Times New Roman" w:hAnsi="Times New Roman" w:cs="Times New Roman" w:eastAsiaTheme="minorEastAsia"/>
          <w:b/>
          <w:bCs/>
          <w:sz w:val="24"/>
        </w:rPr>
        <w:t xml:space="preserve"> </w:t>
      </w:r>
      <w:r>
        <w:rPr>
          <w:rFonts w:ascii="Times New Roman" w:hAnsi="Times New Roman" w:cs="Times New Roman" w:eastAsiaTheme="minorEastAsia"/>
          <w:b/>
          <w:bCs/>
          <w:sz w:val="24"/>
        </w:rPr>
        <w:t>SPE</w:t>
      </w:r>
    </w:p>
    <w:p w14:paraId="131AB5F7">
      <w:pPr>
        <w:spacing w:line="480" w:lineRule="auto"/>
        <w:ind w:firstLine="720"/>
        <w:rPr>
          <w:del w:id="2754" w:author="蔡振辛 [2]" w:date="2026-09-24T21:08:56Z"/>
          <w:rFonts w:ascii="Times New Roman" w:hAnsi="Times New Roman" w:cs="Times New Roman" w:eastAsiaTheme="minorEastAsia"/>
          <w:sz w:val="24"/>
          <w:lang w:bidi="ar"/>
        </w:rPr>
      </w:pPr>
      <w:r>
        <w:rPr>
          <w:rFonts w:hint="eastAsia" w:ascii="Times New Roman" w:hAnsi="Times New Roman"/>
          <w:sz w:val="24"/>
        </w:rPr>
        <w:t>The third example illustrates a unique advantage of the current database: the standardized coding of methodological variations in task implementation across studies. Specifically, we examined two implementation parameters that varied across experiments: stimulus presentation duration and trial number. Stimulus duration was chosen because shorter presentation times may create time pressure for participants and alter their processing strategies (</w:t>
      </w:r>
      <w:del w:id="2755" w:author="蔡振辛 [2]" w:date="2026-09-24T21:08:56Z">
        <w:r>
          <w:rPr>
            <w:rFonts w:hint="eastAsia" w:ascii="Times New Roman" w:hAnsi="Times New Roman"/>
            <w:sz w:val="24"/>
          </w:rPr>
          <w:delText>;</w:delText>
        </w:r>
      </w:del>
      <w:del w:id="2756" w:author="蔡振辛 [2]" w:date="2026-09-24T21:08:56Z">
        <w:r>
          <w:rPr>
            <w:rFonts w:ascii="Times New Roman" w:hAnsi="Times New Roman"/>
            <w:sz w:val="24"/>
          </w:rPr>
          <w:delText xml:space="preserve"> )</w:delText>
        </w:r>
      </w:del>
      <w:del w:id="2757" w:author="蔡振辛 [2]" w:date="2026-09-24T21:08:56Z">
        <w:r>
          <w:rPr>
            <w:rFonts w:hint="eastAsia" w:ascii="Times New Roman" w:hAnsi="Times New Roman"/>
            <w:sz w:val="24"/>
          </w:rPr>
          <w:delText xml:space="preserve">. Despite its potential theoretical relevance, variation in stimulus duration has received little attention in the </w:delText>
        </w:r>
      </w:del>
      <w:del w:id="2758" w:author="蔡振辛 [2]" w:date="2026-09-24T21:08:56Z">
        <w:r>
          <w:rPr>
            <w:rFonts w:ascii="Times New Roman" w:hAnsi="Times New Roman"/>
            <w:sz w:val="24"/>
          </w:rPr>
          <w:delText>SPE</w:delText>
        </w:r>
      </w:del>
      <w:del w:id="2759" w:author="蔡振辛 [2]" w:date="2026-09-24T21:08:56Z">
        <w:r>
          <w:rPr>
            <w:rFonts w:hint="eastAsia" w:ascii="Times New Roman" w:hAnsi="Times New Roman"/>
            <w:sz w:val="24"/>
          </w:rPr>
          <w:delText xml:space="preserve"> literature and is often treated as a minor procedural detail.</w:delText>
        </w:r>
      </w:del>
      <w:del w:id="2760" w:author="蔡振辛 [2]" w:date="2026-09-24T21:08:56Z">
        <w:r>
          <w:rPr>
            <w:rFonts w:ascii="Times New Roman" w:hAnsi="Times New Roman"/>
            <w:sz w:val="24"/>
          </w:rPr>
          <w:delText xml:space="preserve"> Trial number was examined </w:delText>
        </w:r>
      </w:del>
      <w:del w:id="2761" w:author="蔡振辛 [2]" w:date="2026-09-24T21:08:56Z">
        <w:r>
          <w:rPr>
            <w:rFonts w:hint="eastAsia" w:ascii="Times New Roman" w:hAnsi="Times New Roman"/>
            <w:sz w:val="24"/>
          </w:rPr>
          <w:delText>because the amount of behavioral data collected from each participant may influence the reliability and stability of SPE estimates, consistent with broader concerns regarding measurement precision in cognitive tasks</w:delText>
        </w:r>
      </w:del>
      <w:del w:id="2762" w:author="蔡振辛 [2]" w:date="2026-09-24T21:08:56Z">
        <w:r>
          <w:rPr>
            <w:rFonts w:ascii="Times New Roman" w:hAnsi="Times New Roman"/>
            <w:sz w:val="24"/>
          </w:rPr>
          <w:delText xml:space="preserve"> (</w:delText>
        </w:r>
      </w:del>
      <w:ins w:id="2763" w:author="蔡振辛 [2]" w:date="2026-09-24T21:08:56Z">
        <w:r>
          <w:rPr>
            <w:rFonts w:hint="eastAsia" w:ascii="Times New Roman" w:hAnsi="Times New Roman"/>
            <w:sz w:val="24"/>
          </w:rPr>
          <w:t>Lemaire &amp; Brun, 2016; Ratcliff et al., 2016). Despite its potential theoretical relevance, variation in stimulus duration has received little attention in the SPE literature and is often treated as a minor procedural detail. Trial number was examined because the amount of behavioral data collected from each participant may influence the reliability and stability of SPE estimates, consistent with broader concerns regarding measurement precision in cognitive tasks (Liu et al., 2025</w:t>
        </w:r>
      </w:ins>
      <w:r>
        <w:rPr>
          <w:rFonts w:hint="eastAsia" w:ascii="Times New Roman" w:hAnsi="Times New Roman"/>
          <w:sz w:val="24"/>
        </w:rPr>
        <w:t>). Both implementation parameters were treated as continuous variables. For each analysis, we estimated the association between the implementation parameter and SPE magnitude (Cohen's dz</w:t>
      </w:r>
      <w:ins w:id="2764" w:author="蔡振辛 [2]" w:date="2026-09-24T21:08:56Z">
        <w:r>
          <w:rPr>
            <w:rFonts w:hint="eastAsia" w:ascii="Times New Roman" w:hAnsi="Times New Roman"/>
            <w:sz w:val="24"/>
          </w:rPr>
          <w:t>, computed against the Stranger baseline</w:t>
        </w:r>
      </w:ins>
      <w:r>
        <w:rPr>
          <w:rFonts w:hint="eastAsia" w:ascii="Times New Roman" w:hAnsi="Times New Roman"/>
          <w:sz w:val="24"/>
        </w:rPr>
        <w:t>) using bootstrap Spearman correlations with 10,000 resamples. We report the observed Spearman ρ, bootstrap 95% confidence intervals (2.5th–97.5th percentiles), and bootstrap p values (two-tailed; statistical significance assessed at α = .05).</w:t>
      </w:r>
    </w:p>
    <w:p w14:paraId="4B6FD67A">
      <w:pPr>
        <w:spacing w:line="480" w:lineRule="auto"/>
        <w:ind w:firstLine="720"/>
        <w:rPr>
          <w:ins w:id="2765" w:author="蔡振辛 [2]" w:date="2026-09-24T21:08:56Z"/>
          <w:rFonts w:ascii="Times New Roman" w:hAnsi="Times New Roman" w:cs="Times New Roman" w:eastAsiaTheme="minorEastAsia"/>
          <w:sz w:val="24"/>
          <w:lang w:bidi="ar"/>
        </w:rPr>
      </w:pPr>
      <w:del w:id="2766" w:author="蔡振辛 [2]" w:date="2026-09-24T21:08:56Z">
        <w:r>
          <w:rPr>
            <w:rFonts w:ascii="Times New Roman" w:hAnsi="Times New Roman"/>
            <w:sz w:val="24"/>
          </w:rPr>
          <w:delText>We found a robust negative association between stimulus presentation duration (</w:delText>
        </w:r>
      </w:del>
      <w:del w:id="2767" w:author="蔡振辛 [2]" w:date="2026-09-24T21:08:56Z">
        <w:r>
          <w:rPr>
            <w:rFonts w:hint="eastAsia" w:ascii="Times New Roman" w:hAnsi="Times New Roman"/>
            <w:sz w:val="24"/>
          </w:rPr>
          <w:delText>treated</w:delText>
        </w:r>
      </w:del>
      <w:ins w:id="2768" w:author="蔡振辛 [2]" w:date="2026-09-24T21:08:56Z">
        <w:r>
          <w:rPr>
            <w:rFonts w:hint="eastAsia" w:ascii="Times New Roman" w:hAnsi="Times New Roman"/>
            <w:sz w:val="24"/>
          </w:rPr>
          <w:t xml:space="preserve"> Two datasets were excluded before analysis (Pan_2025_unpub and Wang_2016_JEPHPP), and datasets whose Stranger-based Cohen's dz deviated from the mean by more than three standard deviations were treated as outliers and removed.</w:t>
        </w:r>
      </w:ins>
    </w:p>
    <w:p w14:paraId="55869D83">
      <w:pPr>
        <w:widowControl/>
        <w:spacing w:line="480" w:lineRule="auto"/>
        <w:ind w:firstLine="720"/>
        <w:rPr>
          <w:del w:id="2769" w:author="蔡振辛 [2]" w:date="2026-09-24T21:08:57Z"/>
          <w:rFonts w:ascii="Times New Roman" w:hAnsi="Times New Roman" w:cs="Times New Roman" w:eastAsiaTheme="minorEastAsia"/>
          <w:sz w:val="24"/>
          <w:lang w:bidi="ar"/>
        </w:rPr>
      </w:pPr>
      <w:ins w:id="2770" w:author="蔡振辛 [2]" w:date="2026-09-24T21:08:56Z">
        <w:r>
          <w:rPr>
            <w:rFonts w:ascii="Times New Roman" w:hAnsi="Times New Roman"/>
            <w:sz w:val="24"/>
          </w:rPr>
          <w:t>The association between stimulus presentation duration and SPE magnitude was negative. Treating duration</w:t>
        </w:r>
      </w:ins>
      <w:r>
        <w:rPr>
          <w:rFonts w:ascii="Times New Roman" w:hAnsi="Times New Roman"/>
          <w:sz w:val="24"/>
        </w:rPr>
        <w:t xml:space="preserve"> as a continuous variable</w:t>
      </w:r>
      <w:del w:id="2771" w:author="蔡振辛 [2]" w:date="2026-09-24T21:08:56Z">
        <w:r>
          <w:rPr>
            <w:rFonts w:ascii="Times New Roman" w:hAnsi="Times New Roman"/>
            <w:sz w:val="24"/>
          </w:rPr>
          <w:delText>,</w:delText>
        </w:r>
      </w:del>
      <w:r>
        <w:rPr>
          <w:rFonts w:ascii="Times New Roman" w:hAnsi="Times New Roman"/>
          <w:sz w:val="24"/>
        </w:rPr>
        <w:t xml:space="preserve"> </w:t>
      </w:r>
      <w:ins w:id="2772" w:author="蔡振辛 [2]" w:date="2026-09-24T21:08:56Z">
        <w:r>
          <w:rPr>
            <w:rFonts w:ascii="Times New Roman" w:hAnsi="Times New Roman"/>
            <w:sz w:val="24"/>
          </w:rPr>
          <w:t>(</w:t>
        </w:r>
      </w:ins>
      <w:r>
        <w:rPr>
          <w:rFonts w:ascii="Times New Roman" w:hAnsi="Times New Roman"/>
          <w:sz w:val="24"/>
        </w:rPr>
        <w:t xml:space="preserve">range: 100 – </w:t>
      </w:r>
      <w:del w:id="2773" w:author="蔡振辛 [2]" w:date="2026-09-24T21:08:56Z">
        <w:r>
          <w:rPr>
            <w:rFonts w:ascii="Times New Roman" w:hAnsi="Times New Roman"/>
            <w:sz w:val="24"/>
          </w:rPr>
          <w:delText>1,5</w:delText>
        </w:r>
      </w:del>
      <w:ins w:id="2774" w:author="蔡振辛 [2]" w:date="2026-09-24T21:08:56Z">
        <w:r>
          <w:rPr>
            <w:rFonts w:ascii="Times New Roman" w:hAnsi="Times New Roman"/>
            <w:sz w:val="24"/>
          </w:rPr>
          <w:t>3,</w:t>
        </w:r>
      </w:ins>
      <w:r>
        <w:rPr>
          <w:rFonts w:ascii="Times New Roman" w:hAnsi="Times New Roman"/>
          <w:sz w:val="24"/>
        </w:rPr>
        <w:t>00</w:t>
      </w:r>
      <w:ins w:id="2775" w:author="蔡振辛 [2]" w:date="2026-09-24T21:08:56Z">
        <w:r>
          <w:rPr>
            <w:rFonts w:ascii="Times New Roman" w:hAnsi="Times New Roman"/>
            <w:sz w:val="24"/>
          </w:rPr>
          <w:t>0</w:t>
        </w:r>
      </w:ins>
      <w:r>
        <w:rPr>
          <w:rFonts w:ascii="Times New Roman" w:hAnsi="Times New Roman"/>
          <w:sz w:val="24"/>
        </w:rPr>
        <w:t xml:space="preserve"> ms, n = </w:t>
      </w:r>
      <w:ins w:id="2776" w:author="蔡振辛 [2]" w:date="2026-09-24T21:08:56Z">
        <w:r>
          <w:rPr>
            <w:rFonts w:ascii="Times New Roman" w:hAnsi="Times New Roman"/>
            <w:sz w:val="24"/>
          </w:rPr>
          <w:t>5</w:t>
        </w:r>
      </w:ins>
      <w:r>
        <w:rPr>
          <w:rFonts w:ascii="Times New Roman" w:hAnsi="Times New Roman"/>
          <w:sz w:val="24"/>
        </w:rPr>
        <w:t>4</w:t>
      </w:r>
      <w:del w:id="2777" w:author="蔡振辛 [2]" w:date="2026-09-24T21:08:56Z">
        <w:r>
          <w:rPr>
            <w:rFonts w:ascii="Times New Roman" w:hAnsi="Times New Roman"/>
            <w:sz w:val="24"/>
          </w:rPr>
          <w:delText>0</w:delText>
        </w:r>
      </w:del>
      <w:r>
        <w:rPr>
          <w:rFonts w:ascii="Times New Roman" w:hAnsi="Times New Roman"/>
          <w:sz w:val="24"/>
        </w:rPr>
        <w:t xml:space="preserve"> datasets)</w:t>
      </w:r>
      <w:del w:id="2778" w:author="蔡振辛 [2]" w:date="2026-09-24T21:08:56Z">
        <w:r>
          <w:rPr>
            <w:rFonts w:ascii="Times New Roman" w:hAnsi="Times New Roman"/>
            <w:sz w:val="24"/>
          </w:rPr>
          <w:delText xml:space="preserve"> and SPE magnitude.</w:delText>
        </w:r>
      </w:del>
      <w:ins w:id="2779" w:author="蔡振辛 [2]" w:date="2026-09-24T21:08:56Z">
        <w:r>
          <w:rPr>
            <w:rFonts w:ascii="Times New Roman" w:hAnsi="Times New Roman"/>
            <w:sz w:val="24"/>
          </w:rPr>
          <w:t>,</w:t>
        </w:r>
      </w:ins>
      <w:r>
        <w:rPr>
          <w:rFonts w:ascii="Times New Roman" w:hAnsi="Times New Roman"/>
          <w:sz w:val="24"/>
        </w:rPr>
        <w:t xml:space="preserve"> bootstrap Spearman correlation</w:t>
      </w:r>
      <w:ins w:id="2780" w:author="蔡振辛 [2]" w:date="2026-09-24T21:08:56Z">
        <w:r>
          <w:rPr>
            <w:rFonts w:ascii="Times New Roman" w:hAnsi="Times New Roman"/>
            <w:sz w:val="24"/>
          </w:rPr>
          <w:t>s</w:t>
        </w:r>
      </w:ins>
      <w:r>
        <w:rPr>
          <w:rFonts w:ascii="Times New Roman" w:hAnsi="Times New Roman"/>
          <w:sz w:val="24"/>
        </w:rPr>
        <w:t xml:space="preserve"> revealed a significant negative relationship for both RT (ρ = −.</w:t>
      </w:r>
      <w:del w:id="2781" w:author="蔡振辛 [2]" w:date="2026-09-24T21:08:56Z">
        <w:r>
          <w:rPr>
            <w:rFonts w:ascii="Times New Roman" w:hAnsi="Times New Roman"/>
            <w:sz w:val="24"/>
          </w:rPr>
          <w:delText>493</w:delText>
        </w:r>
      </w:del>
      <w:ins w:id="2782" w:author="蔡振辛 [2]" w:date="2026-09-24T21:08:56Z">
        <w:r>
          <w:rPr>
            <w:rFonts w:ascii="Times New Roman" w:hAnsi="Times New Roman"/>
            <w:sz w:val="24"/>
          </w:rPr>
          <w:t>311</w:t>
        </w:r>
      </w:ins>
      <w:r>
        <w:rPr>
          <w:rFonts w:ascii="Times New Roman" w:hAnsi="Times New Roman"/>
          <w:sz w:val="24"/>
        </w:rPr>
        <w:t>, bootstrap 95% CI [−.</w:t>
      </w:r>
      <w:del w:id="2783" w:author="蔡振辛 [2]" w:date="2026-09-24T21:08:56Z">
        <w:r>
          <w:rPr>
            <w:rFonts w:ascii="Times New Roman" w:hAnsi="Times New Roman"/>
            <w:sz w:val="24"/>
          </w:rPr>
          <w:delText>72</w:delText>
        </w:r>
      </w:del>
      <w:ins w:id="2784" w:author="蔡振辛 [2]" w:date="2026-09-24T21:08:56Z">
        <w:r>
          <w:rPr>
            <w:rFonts w:ascii="Times New Roman" w:hAnsi="Times New Roman"/>
            <w:sz w:val="24"/>
          </w:rPr>
          <w:t>53</w:t>
        </w:r>
      </w:ins>
      <w:r>
        <w:rPr>
          <w:rFonts w:ascii="Times New Roman" w:hAnsi="Times New Roman"/>
          <w:sz w:val="24"/>
        </w:rPr>
        <w:t>9, −.</w:t>
      </w:r>
      <w:del w:id="2785" w:author="蔡振辛 [2]" w:date="2026-09-24T21:08:56Z">
        <w:r>
          <w:rPr>
            <w:rFonts w:ascii="Times New Roman" w:hAnsi="Times New Roman"/>
            <w:sz w:val="24"/>
          </w:rPr>
          <w:delText>197</w:delText>
        </w:r>
      </w:del>
      <w:ins w:id="2786" w:author="蔡振辛 [2]" w:date="2026-09-24T21:08:56Z">
        <w:r>
          <w:rPr>
            <w:rFonts w:ascii="Times New Roman" w:hAnsi="Times New Roman"/>
            <w:sz w:val="24"/>
          </w:rPr>
          <w:t>052</w:t>
        </w:r>
      </w:ins>
      <w:r>
        <w:rPr>
          <w:rFonts w:ascii="Times New Roman" w:hAnsi="Times New Roman"/>
          <w:sz w:val="24"/>
        </w:rPr>
        <w:t>], p boot = .</w:t>
      </w:r>
      <w:del w:id="2787" w:author="蔡振辛 [2]" w:date="2026-09-24T21:08:56Z">
        <w:r>
          <w:rPr>
            <w:rFonts w:ascii="Times New Roman" w:hAnsi="Times New Roman"/>
            <w:sz w:val="24"/>
          </w:rPr>
          <w:delText>0</w:delText>
        </w:r>
      </w:del>
      <w:r>
        <w:rPr>
          <w:rFonts w:ascii="Times New Roman" w:hAnsi="Times New Roman"/>
          <w:sz w:val="24"/>
        </w:rPr>
        <w:t>01</w:t>
      </w:r>
      <w:ins w:id="2788" w:author="蔡振辛 [2]" w:date="2026-09-24T21:08:56Z">
        <w:r>
          <w:rPr>
            <w:rFonts w:ascii="Times New Roman" w:hAnsi="Times New Roman"/>
            <w:sz w:val="24"/>
          </w:rPr>
          <w:t>8</w:t>
        </w:r>
      </w:ins>
      <w:r>
        <w:rPr>
          <w:rFonts w:ascii="Times New Roman" w:hAnsi="Times New Roman"/>
          <w:sz w:val="24"/>
        </w:rPr>
        <w:t>) and ACC (ρ = −.</w:t>
      </w:r>
      <w:del w:id="2789" w:author="蔡振辛 [2]" w:date="2026-09-24T21:08:56Z">
        <w:r>
          <w:rPr>
            <w:rFonts w:ascii="Times New Roman" w:hAnsi="Times New Roman"/>
            <w:sz w:val="24"/>
          </w:rPr>
          <w:delText>467</w:delText>
        </w:r>
      </w:del>
      <w:ins w:id="2790" w:author="蔡振辛 [2]" w:date="2026-09-24T21:08:56Z">
        <w:r>
          <w:rPr>
            <w:rFonts w:ascii="Times New Roman" w:hAnsi="Times New Roman"/>
            <w:sz w:val="24"/>
          </w:rPr>
          <w:t>335</w:t>
        </w:r>
      </w:ins>
      <w:r>
        <w:rPr>
          <w:rFonts w:ascii="Times New Roman" w:hAnsi="Times New Roman"/>
          <w:sz w:val="24"/>
        </w:rPr>
        <w:t>, bootstrap 95% CI [−.</w:t>
      </w:r>
      <w:del w:id="2791" w:author="蔡振辛 [2]" w:date="2026-09-24T21:08:56Z">
        <w:r>
          <w:rPr>
            <w:rFonts w:ascii="Times New Roman" w:hAnsi="Times New Roman"/>
            <w:sz w:val="24"/>
          </w:rPr>
          <w:delText>682, −.174</w:delText>
        </w:r>
      </w:del>
      <w:ins w:id="2792" w:author="蔡振辛 [2]" w:date="2026-09-24T21:08:56Z">
        <w:r>
          <w:rPr>
            <w:rFonts w:ascii="Times New Roman" w:hAnsi="Times New Roman"/>
            <w:sz w:val="24"/>
          </w:rPr>
          <w:t>548, −.095</w:t>
        </w:r>
      </w:ins>
      <w:r>
        <w:rPr>
          <w:rFonts w:ascii="Times New Roman" w:hAnsi="Times New Roman"/>
          <w:sz w:val="24"/>
        </w:rPr>
        <w:t>], p boot = .0</w:t>
      </w:r>
      <w:ins w:id="2793" w:author="蔡振辛 [2]" w:date="2026-09-24T21:08:56Z">
        <w:r>
          <w:rPr>
            <w:rFonts w:ascii="Times New Roman" w:hAnsi="Times New Roman"/>
            <w:sz w:val="24"/>
          </w:rPr>
          <w:t>1</w:t>
        </w:r>
      </w:ins>
      <w:r>
        <w:rPr>
          <w:rFonts w:ascii="Times New Roman" w:hAnsi="Times New Roman"/>
          <w:sz w:val="24"/>
        </w:rPr>
        <w:t>0</w:t>
      </w:r>
      <w:del w:id="2794" w:author="蔡振辛 [2]" w:date="2026-09-24T21:08:56Z">
        <w:r>
          <w:rPr>
            <w:rFonts w:ascii="Times New Roman" w:hAnsi="Times New Roman"/>
            <w:sz w:val="24"/>
          </w:rPr>
          <w:delText>2</w:delText>
        </w:r>
      </w:del>
      <w:r>
        <w:rPr>
          <w:rFonts w:ascii="Times New Roman" w:hAnsi="Times New Roman"/>
          <w:sz w:val="24"/>
        </w:rPr>
        <w:t>; Figure</w:t>
      </w:r>
      <w:del w:id="2795" w:author="蔡振辛 [2]" w:date="2026-09-24T21:08:56Z">
        <w:r>
          <w:rPr>
            <w:rFonts w:ascii="Times New Roman" w:hAnsi="Times New Roman"/>
            <w:sz w:val="24"/>
          </w:rPr>
          <w:delText>s 5</w:delText>
        </w:r>
      </w:del>
      <w:ins w:id="2796" w:author="蔡振辛 [2]" w:date="2026-09-24T21:08:56Z">
        <w:r>
          <w:rPr>
            <w:rFonts w:ascii="Times New Roman" w:hAnsi="Times New Roman"/>
            <w:sz w:val="24"/>
          </w:rPr>
          <w:t xml:space="preserve"> 6</w:t>
        </w:r>
      </w:ins>
      <w:r>
        <w:rPr>
          <w:rFonts w:ascii="Times New Roman" w:hAnsi="Times New Roman"/>
          <w:sz w:val="24"/>
        </w:rPr>
        <w:t xml:space="preserve">A and </w:t>
      </w:r>
      <w:del w:id="2797" w:author="蔡振辛 [2]" w:date="2026-09-24T21:08:56Z">
        <w:r>
          <w:rPr>
            <w:rFonts w:ascii="Times New Roman" w:hAnsi="Times New Roman"/>
            <w:sz w:val="24"/>
          </w:rPr>
          <w:delText>5</w:delText>
        </w:r>
      </w:del>
      <w:ins w:id="2798" w:author="蔡振辛 [2]" w:date="2026-09-24T21:08:56Z">
        <w:r>
          <w:rPr>
            <w:rFonts w:ascii="Times New Roman" w:hAnsi="Times New Roman"/>
            <w:sz w:val="24"/>
          </w:rPr>
          <w:t>6</w:t>
        </w:r>
      </w:ins>
      <w:r>
        <w:rPr>
          <w:rFonts w:ascii="Times New Roman" w:hAnsi="Times New Roman"/>
          <w:sz w:val="24"/>
        </w:rPr>
        <w:t xml:space="preserve">B). </w:t>
      </w:r>
      <w:ins w:id="2799" w:author="蔡振辛 [2]" w:date="2026-09-24T21:08:56Z">
        <w:r>
          <w:rPr>
            <w:rFonts w:ascii="Times New Roman" w:hAnsi="Times New Roman"/>
            <w:sz w:val="24"/>
          </w:rPr>
          <w:t>Bo</w:t>
        </w:r>
      </w:ins>
      <w:r>
        <w:rPr>
          <w:rFonts w:ascii="Times New Roman" w:hAnsi="Times New Roman"/>
          <w:sz w:val="24"/>
        </w:rPr>
        <w:t>th</w:t>
      </w:r>
      <w:del w:id="2800" w:author="蔡振辛 [2]" w:date="2026-09-24T21:08:56Z">
        <w:r>
          <w:rPr>
            <w:rFonts w:ascii="Times New Roman" w:hAnsi="Times New Roman"/>
            <w:sz w:val="24"/>
          </w:rPr>
          <w:delText xml:space="preserve">ese results indicate that SPE magnitude </w:delText>
        </w:r>
      </w:del>
      <w:ins w:id="2801" w:author="蔡振辛 [2]" w:date="2026-09-24T21:08:56Z">
        <w:r>
          <w:rPr>
            <w:rFonts w:ascii="Times New Roman" w:hAnsi="Times New Roman"/>
            <w:sz w:val="24"/>
          </w:rPr>
          <w:t xml:space="preserve"> bootstrap </w:t>
        </w:r>
      </w:ins>
      <w:ins w:id="2802" w:author="蔡振辛 [2]" w:date="2026-09-24T21:08:57Z">
        <w:r>
          <w:rPr>
            <w:rFonts w:ascii="Times New Roman" w:hAnsi="Times New Roman"/>
            <w:sz w:val="24"/>
          </w:rPr>
          <w:t>confidence intervals lay entirely below zero, providing evi</w:t>
        </w:r>
      </w:ins>
      <w:r>
        <w:rPr>
          <w:rFonts w:ascii="Times New Roman" w:hAnsi="Times New Roman"/>
          <w:sz w:val="24"/>
        </w:rPr>
        <w:t>de</w:t>
      </w:r>
      <w:ins w:id="2803" w:author="蔡振辛 [2]" w:date="2026-09-24T21:08:57Z">
        <w:r>
          <w:rPr>
            <w:rFonts w:ascii="Times New Roman" w:hAnsi="Times New Roman"/>
            <w:sz w:val="24"/>
          </w:rPr>
          <w:t>n</w:t>
        </w:r>
      </w:ins>
      <w:r>
        <w:rPr>
          <w:rFonts w:ascii="Times New Roman" w:hAnsi="Times New Roman"/>
          <w:sz w:val="24"/>
        </w:rPr>
        <w:t>c</w:t>
      </w:r>
      <w:del w:id="2804" w:author="蔡振辛 [2]" w:date="2026-09-24T21:08:57Z">
        <w:r>
          <w:rPr>
            <w:rFonts w:ascii="Times New Roman" w:hAnsi="Times New Roman"/>
            <w:sz w:val="24"/>
          </w:rPr>
          <w:delText>reased monotonically</w:delText>
        </w:r>
      </w:del>
      <w:ins w:id="2805" w:author="蔡振辛 [2]" w:date="2026-09-24T21:08:57Z">
        <w:r>
          <w:rPr>
            <w:rFonts w:ascii="Times New Roman" w:hAnsi="Times New Roman"/>
            <w:sz w:val="24"/>
          </w:rPr>
          <w:t>e for a reliable negative</w:t>
        </w:r>
      </w:ins>
      <w:r>
        <w:rPr>
          <w:rFonts w:ascii="Times New Roman" w:hAnsi="Times New Roman"/>
          <w:sz w:val="24"/>
        </w:rPr>
        <w:t xml:space="preserve"> a</w:t>
      </w:r>
      <w:ins w:id="2806" w:author="蔡振辛 [2]" w:date="2026-09-24T21:08:57Z">
        <w:r>
          <w:rPr>
            <w:rFonts w:ascii="Times New Roman" w:hAnsi="Times New Roman"/>
            <w:sz w:val="24"/>
          </w:rPr>
          <w:t>s</w:t>
        </w:r>
      </w:ins>
      <w:r>
        <w:rPr>
          <w:rFonts w:ascii="Times New Roman" w:hAnsi="Times New Roman"/>
          <w:sz w:val="24"/>
        </w:rPr>
        <w:t>s</w:t>
      </w:r>
      <w:del w:id="2807" w:author="蔡振辛 [2]" w:date="2026-09-24T21:08:57Z">
        <w:r>
          <w:rPr>
            <w:rFonts w:ascii="Times New Roman" w:hAnsi="Times New Roman"/>
            <w:sz w:val="24"/>
          </w:rPr>
          <w:delText xml:space="preserve"> stimulus duration increased</w:delText>
        </w:r>
      </w:del>
      <w:del w:id="2808" w:author="蔡振辛 [2]" w:date="2026-09-24T21:08:57Z">
        <w:r>
          <w:rPr>
            <w:rFonts w:hint="eastAsia" w:ascii="Times New Roman" w:hAnsi="Times New Roman"/>
            <w:sz w:val="24"/>
          </w:rPr>
          <w:delText>.</w:delText>
        </w:r>
      </w:del>
      <w:del w:id="2809" w:author="蔡振辛 [2]" w:date="2026-09-24T21:08:57Z">
        <w:r>
          <w:rPr>
            <w:rFonts w:ascii="Times New Roman" w:hAnsi="Times New Roman"/>
            <w:sz w:val="24"/>
          </w:rPr>
          <w:delText xml:space="preserve"> </w:delText>
        </w:r>
      </w:del>
      <w:del w:id="2810" w:author="蔡振辛 [2]" w:date="2026-09-24T21:08:57Z">
        <w:r>
          <w:rPr>
            <w:rFonts w:hint="eastAsia" w:ascii="Times New Roman" w:hAnsi="Times New Roman"/>
            <w:sz w:val="24"/>
          </w:rPr>
          <w:delText>Specifically,</w:delText>
        </w:r>
      </w:del>
      <w:ins w:id="2811" w:author="蔡振辛 [2]" w:date="2026-09-24T21:08:57Z">
        <w:r>
          <w:rPr>
            <w:rFonts w:ascii="Times New Roman" w:hAnsi="Times New Roman"/>
            <w:sz w:val="24"/>
          </w:rPr>
          <w:t>ociation between stimulus duration and the magnitude of self-prioritization.</w:t>
        </w:r>
      </w:ins>
      <w:r>
        <w:rPr>
          <w:rFonts w:ascii="Times New Roman" w:hAnsi="Times New Roman"/>
          <w:sz w:val="24"/>
        </w:rPr>
        <w:t xml:space="preserve"> Shorter presentation times were associated with larger SPE effect sizes, whereas longer presentation times tended to yield </w:t>
      </w:r>
      <w:del w:id="2812" w:author="蔡振辛 [2]" w:date="2026-09-24T21:08:57Z">
        <w:r>
          <w:rPr>
            <w:rFonts w:ascii="Times New Roman" w:hAnsi="Times New Roman"/>
            <w:sz w:val="24"/>
          </w:rPr>
          <w:delText>progressively s</w:delText>
        </w:r>
      </w:del>
      <w:ins w:id="2813" w:author="蔡振辛 [2]" w:date="2026-09-24T21:08:57Z">
        <w:r>
          <w:rPr>
            <w:rFonts w:ascii="Times New Roman" w:hAnsi="Times New Roman"/>
            <w:sz w:val="24"/>
          </w:rPr>
          <w:t>s</w:t>
        </w:r>
      </w:ins>
      <w:r>
        <w:rPr>
          <w:rFonts w:ascii="Times New Roman" w:hAnsi="Times New Roman"/>
          <w:sz w:val="24"/>
        </w:rPr>
        <w:t xml:space="preserve">maller effects. </w:t>
      </w:r>
      <w:del w:id="2814" w:author="蔡振辛 [2]" w:date="2026-09-24T21:08:57Z">
        <w:r>
          <w:rPr>
            <w:rFonts w:ascii="Times New Roman" w:hAnsi="Times New Roman"/>
            <w:sz w:val="24"/>
          </w:rPr>
          <w:delText xml:space="preserve">Notably, the bootstrap confidence intervals for both RT and ACC were entirely below zero, </w:delText>
        </w:r>
      </w:del>
      <w:del w:id="2815" w:author="蔡振辛 [2]" w:date="2026-09-24T21:08:57Z">
        <w:r>
          <w:rPr>
            <w:rFonts w:hint="eastAsia" w:ascii="Times New Roman" w:hAnsi="Times New Roman"/>
            <w:sz w:val="24"/>
          </w:rPr>
          <w:delText>providing evidence for a reliable</w:delText>
        </w:r>
      </w:del>
      <w:del w:id="2816" w:author="蔡振辛 [2]" w:date="2026-09-24T21:08:57Z">
        <w:r>
          <w:rPr>
            <w:rFonts w:ascii="Times New Roman" w:hAnsi="Times New Roman"/>
            <w:sz w:val="24"/>
          </w:rPr>
          <w:delText xml:space="preserve"> negative association </w:delText>
        </w:r>
      </w:del>
      <w:del w:id="2817" w:author="蔡振辛 [2]" w:date="2026-09-24T21:08:57Z">
        <w:r>
          <w:rPr>
            <w:rFonts w:hint="eastAsia" w:ascii="Times New Roman" w:hAnsi="Times New Roman"/>
            <w:sz w:val="24"/>
          </w:rPr>
          <w:delText>between stimulus duration and the magnitude of self-prioritization</w:delText>
        </w:r>
      </w:del>
      <w:del w:id="2818" w:author="蔡振辛 [2]" w:date="2026-09-24T21:08:57Z">
        <w:r>
          <w:rPr>
            <w:rFonts w:ascii="Times New Roman" w:hAnsi="Times New Roman"/>
            <w:sz w:val="24"/>
          </w:rPr>
          <w:delText>.</w:delText>
        </w:r>
      </w:del>
    </w:p>
    <w:p w14:paraId="6C696BE5">
      <w:pPr>
        <w:widowControl/>
        <w:spacing w:line="480" w:lineRule="auto"/>
        <w:ind w:firstLine="720"/>
        <w:rPr>
          <w:ins w:id="2819" w:author="蔡振辛 [2]" w:date="2026-09-24T21:08:57Z"/>
          <w:rFonts w:ascii="Times New Roman" w:hAnsi="Times New Roman" w:cs="Times New Roman" w:eastAsiaTheme="minorEastAsia"/>
          <w:sz w:val="24"/>
          <w:lang w:bidi="ar"/>
        </w:rPr>
      </w:pPr>
      <w:del w:id="2820" w:author="蔡振辛 [2]" w:date="2026-09-24T21:08:57Z">
        <w:r>
          <w:rPr>
            <w:rFonts w:ascii="Times New Roman" w:hAnsi="Times New Roman"/>
            <w:sz w:val="24"/>
          </w:rPr>
          <w:delText xml:space="preserve">We also </w:delText>
        </w:r>
      </w:del>
      <w:del w:id="2821" w:author="蔡振辛 [2]" w:date="2026-09-24T21:08:57Z">
        <w:r>
          <w:rPr>
            <w:rFonts w:hint="eastAsia" w:ascii="Times New Roman" w:hAnsi="Times New Roman"/>
            <w:sz w:val="24"/>
          </w:rPr>
          <w:delText>observed</w:delText>
        </w:r>
      </w:del>
      <w:del w:id="2822" w:author="蔡振辛 [2]" w:date="2026-09-24T21:08:57Z">
        <w:r>
          <w:rPr>
            <w:rFonts w:ascii="Times New Roman" w:hAnsi="Times New Roman"/>
            <w:sz w:val="24"/>
          </w:rPr>
          <w:delText xml:space="preserve"> significant positive associations between the maximum number of trials in a dataset and S</w:delText>
        </w:r>
      </w:del>
    </w:p>
    <w:p w14:paraId="60C47F92">
      <w:pPr>
        <w:widowControl/>
        <w:spacing w:line="480" w:lineRule="auto"/>
        <w:ind w:firstLine="720"/>
        <w:rPr>
          <w:rFonts w:ascii="Times New Roman" w:hAnsi="Times New Roman" w:cs="Times New Roman" w:eastAsiaTheme="minorEastAsia"/>
          <w:sz w:val="24"/>
          <w:lang w:bidi="ar"/>
        </w:rPr>
      </w:pPr>
      <w:ins w:id="2823" w:author="蔡振辛 [2]" w:date="2026-09-24T21:08:57Z">
        <w:r>
          <w:rPr>
            <w:rFonts w:ascii="Times New Roman" w:hAnsi="Times New Roman"/>
            <w:sz w:val="24"/>
          </w:rPr>
          <w:t>In contrast, the maximum number of trials in a dataset was not reliably associated with S</w:t>
        </w:r>
      </w:ins>
      <w:r>
        <w:rPr>
          <w:rFonts w:ascii="Times New Roman" w:hAnsi="Times New Roman"/>
          <w:sz w:val="24"/>
        </w:rPr>
        <w:t>PE magnitude (Figure</w:t>
      </w:r>
      <w:del w:id="2824" w:author="蔡振辛 [2]" w:date="2026-09-24T21:08:57Z">
        <w:r>
          <w:rPr>
            <w:rFonts w:ascii="Times New Roman" w:hAnsi="Times New Roman"/>
            <w:sz w:val="24"/>
          </w:rPr>
          <w:delText>s 5</w:delText>
        </w:r>
      </w:del>
      <w:ins w:id="2825" w:author="蔡振辛 [2]" w:date="2026-09-24T21:08:57Z">
        <w:r>
          <w:rPr>
            <w:rFonts w:ascii="Times New Roman" w:hAnsi="Times New Roman"/>
            <w:sz w:val="24"/>
          </w:rPr>
          <w:t xml:space="preserve"> 6</w:t>
        </w:r>
      </w:ins>
      <w:r>
        <w:rPr>
          <w:rFonts w:ascii="Times New Roman" w:hAnsi="Times New Roman"/>
          <w:sz w:val="24"/>
        </w:rPr>
        <w:t xml:space="preserve">C and </w:t>
      </w:r>
      <w:del w:id="2826" w:author="蔡振辛 [2]" w:date="2026-09-24T21:08:57Z">
        <w:r>
          <w:rPr>
            <w:rFonts w:ascii="Times New Roman" w:hAnsi="Times New Roman"/>
            <w:sz w:val="24"/>
          </w:rPr>
          <w:delText>5</w:delText>
        </w:r>
      </w:del>
      <w:ins w:id="2827" w:author="蔡振辛 [2]" w:date="2026-09-24T21:08:57Z">
        <w:r>
          <w:rPr>
            <w:rFonts w:ascii="Times New Roman" w:hAnsi="Times New Roman"/>
            <w:sz w:val="24"/>
          </w:rPr>
          <w:t>6</w:t>
        </w:r>
      </w:ins>
      <w:r>
        <w:rPr>
          <w:rFonts w:ascii="Times New Roman" w:hAnsi="Times New Roman"/>
          <w:sz w:val="24"/>
        </w:rPr>
        <w:t xml:space="preserve">D). For reaction time (RT), </w:t>
      </w:r>
      <w:ins w:id="2828" w:author="蔡振辛 [2]" w:date="2026-09-24T21:08:57Z">
        <w:r>
          <w:rPr>
            <w:rFonts w:ascii="Times New Roman" w:hAnsi="Times New Roman"/>
            <w:sz w:val="24"/>
          </w:rPr>
          <w:t xml:space="preserve">the </w:t>
        </w:r>
      </w:ins>
      <w:r>
        <w:rPr>
          <w:rFonts w:ascii="Times New Roman" w:hAnsi="Times New Roman"/>
          <w:sz w:val="24"/>
        </w:rPr>
        <w:t xml:space="preserve">bootstrap Spearman correlation </w:t>
      </w:r>
      <w:del w:id="2829" w:author="蔡振辛 [2]" w:date="2026-09-24T21:08:57Z">
        <w:r>
          <w:rPr>
            <w:rFonts w:hint="eastAsia" w:ascii="Times New Roman" w:hAnsi="Times New Roman"/>
            <w:sz w:val="24"/>
          </w:rPr>
          <w:delText>revealed</w:delText>
        </w:r>
      </w:del>
      <w:del w:id="2830" w:author="蔡振辛 [2]" w:date="2026-09-24T21:08:57Z">
        <w:r>
          <w:rPr>
            <w:rFonts w:ascii="Times New Roman" w:hAnsi="Times New Roman"/>
            <w:sz w:val="24"/>
          </w:rPr>
          <w:delText xml:space="preserve"> a moderate positive relationship</w:delText>
        </w:r>
      </w:del>
      <w:ins w:id="2831" w:author="蔡振辛 [2]" w:date="2026-09-24T21:08:57Z">
        <w:r>
          <w:rPr>
            <w:rFonts w:ascii="Times New Roman" w:hAnsi="Times New Roman"/>
            <w:sz w:val="24"/>
          </w:rPr>
          <w:t>was close to zero</w:t>
        </w:r>
      </w:ins>
      <w:r>
        <w:rPr>
          <w:rFonts w:ascii="Times New Roman" w:hAnsi="Times New Roman"/>
          <w:sz w:val="24"/>
        </w:rPr>
        <w:t xml:space="preserve"> (ρ = .</w:t>
      </w:r>
      <w:del w:id="2832" w:author="蔡振辛 [2]" w:date="2026-09-24T21:08:57Z">
        <w:r>
          <w:rPr>
            <w:rFonts w:ascii="Times New Roman" w:hAnsi="Times New Roman"/>
            <w:sz w:val="24"/>
          </w:rPr>
          <w:delText>374</w:delText>
        </w:r>
      </w:del>
      <w:ins w:id="2833" w:author="蔡振辛 [2]" w:date="2026-09-24T21:08:57Z">
        <w:r>
          <w:rPr>
            <w:rFonts w:ascii="Times New Roman" w:hAnsi="Times New Roman"/>
            <w:sz w:val="24"/>
          </w:rPr>
          <w:t>045</w:t>
        </w:r>
      </w:ins>
      <w:r>
        <w:rPr>
          <w:rFonts w:ascii="Times New Roman" w:hAnsi="Times New Roman"/>
          <w:sz w:val="24"/>
        </w:rPr>
        <w:t>, bootstrap 95% CI [</w:t>
      </w:r>
      <w:del w:id="2834" w:author="蔡振辛 [2]" w:date="2026-09-24T21:08:57Z">
        <w:r>
          <w:rPr>
            <w:rFonts w:ascii="Times New Roman" w:hAnsi="Times New Roman"/>
            <w:sz w:val="24"/>
          </w:rPr>
          <w:delText xml:space="preserve">.098, .599], </w:delText>
        </w:r>
      </w:del>
      <w:del w:id="2835" w:author="蔡振辛 [2]" w:date="2026-09-24T21:08:57Z">
        <w:r>
          <w:rPr>
            <w:rFonts w:ascii="Times New Roman" w:hAnsi="Times New Roman"/>
            <w:i/>
            <w:sz w:val="24"/>
          </w:rPr>
          <w:delText>p</w:delText>
        </w:r>
      </w:del>
      <w:del w:id="2836" w:author="蔡振辛 [2]" w:date="2026-09-24T21:08:57Z">
        <w:r>
          <w:rPr>
            <w:rFonts w:hint="eastAsia" w:ascii="Times New Roman" w:hAnsi="Times New Roman"/>
            <w:i/>
            <w:sz w:val="24"/>
          </w:rPr>
          <w:delText xml:space="preserve"> </w:delText>
        </w:r>
      </w:del>
      <w:del w:id="2837" w:author="蔡振辛 [2]" w:date="2026-09-24T21:08:57Z">
        <w:r>
          <w:rPr>
            <w:rFonts w:ascii="Times New Roman" w:hAnsi="Times New Roman"/>
            <w:sz w:val="24"/>
            <w:vertAlign w:val="subscript"/>
          </w:rPr>
          <w:delText>boot</w:delText>
        </w:r>
      </w:del>
      <w:del w:id="2838" w:author="蔡振辛 [2]" w:date="2026-09-24T21:08:57Z">
        <w:r>
          <w:rPr>
            <w:rFonts w:ascii="Times New Roman" w:hAnsi="Times New Roman"/>
            <w:sz w:val="24"/>
          </w:rPr>
          <w:delText xml:space="preserve"> = .010). </w:delText>
        </w:r>
      </w:del>
      <w:del w:id="2839" w:author="蔡振辛 [2]" w:date="2026-09-24T21:08:57Z">
        <w:r>
          <w:rPr>
            <w:rFonts w:hint="eastAsia" w:ascii="Times New Roman" w:hAnsi="Times New Roman"/>
            <w:sz w:val="24"/>
          </w:rPr>
          <w:delText>A comparable association was observed for accuracy (ACC)</w:delText>
        </w:r>
      </w:del>
      <w:ins w:id="2840" w:author="蔡振辛 [2]" w:date="2026-09-24T21:08:57Z">
        <w:r>
          <w:rPr>
            <w:rFonts w:ascii="Times New Roman" w:hAnsi="Times New Roman"/>
            <w:sz w:val="24"/>
          </w:rPr>
          <w:t>−.222, .302], p boot = .748); for accuracy (ACC), the point estimate was numerically positive but the confidence interval again included zero</w:t>
        </w:r>
      </w:ins>
      <w:r>
        <w:rPr>
          <w:rFonts w:ascii="Times New Roman" w:hAnsi="Times New Roman"/>
          <w:sz w:val="24"/>
        </w:rPr>
        <w:t xml:space="preserve"> (ρ = .</w:t>
      </w:r>
      <w:del w:id="2841" w:author="蔡振辛 [2]" w:date="2026-09-24T21:08:57Z">
        <w:r>
          <w:rPr>
            <w:rFonts w:ascii="Times New Roman" w:hAnsi="Times New Roman"/>
            <w:sz w:val="24"/>
          </w:rPr>
          <w:delText>389</w:delText>
        </w:r>
      </w:del>
      <w:ins w:id="2842" w:author="蔡振辛 [2]" w:date="2026-09-24T21:08:57Z">
        <w:r>
          <w:rPr>
            <w:rFonts w:ascii="Times New Roman" w:hAnsi="Times New Roman"/>
            <w:sz w:val="24"/>
          </w:rPr>
          <w:t>174</w:t>
        </w:r>
      </w:ins>
      <w:r>
        <w:rPr>
          <w:rFonts w:ascii="Times New Roman" w:hAnsi="Times New Roman"/>
          <w:sz w:val="24"/>
        </w:rPr>
        <w:t>, bootstrap 95% CI [</w:t>
      </w:r>
      <w:ins w:id="2843" w:author="蔡振辛 [2]" w:date="2026-09-24T21:08:57Z">
        <w:r>
          <w:rPr>
            <w:rFonts w:ascii="Times New Roman" w:hAnsi="Times New Roman"/>
            <w:sz w:val="24"/>
          </w:rPr>
          <w:t>−</w:t>
        </w:r>
      </w:ins>
      <w:r>
        <w:rPr>
          <w:rFonts w:ascii="Times New Roman" w:hAnsi="Times New Roman"/>
          <w:sz w:val="24"/>
        </w:rPr>
        <w:t>.0</w:t>
      </w:r>
      <w:del w:id="2844" w:author="蔡振辛 [2]" w:date="2026-09-24T21:08:57Z">
        <w:r>
          <w:rPr>
            <w:rFonts w:ascii="Times New Roman" w:hAnsi="Times New Roman"/>
            <w:sz w:val="24"/>
          </w:rPr>
          <w:delText>7</w:delText>
        </w:r>
      </w:del>
      <w:r>
        <w:rPr>
          <w:rFonts w:ascii="Times New Roman" w:hAnsi="Times New Roman"/>
          <w:sz w:val="24"/>
        </w:rPr>
        <w:t>9</w:t>
      </w:r>
      <w:ins w:id="2845" w:author="蔡振辛 [2]" w:date="2026-09-24T21:08:57Z">
        <w:r>
          <w:rPr>
            <w:rFonts w:ascii="Times New Roman" w:hAnsi="Times New Roman"/>
            <w:sz w:val="24"/>
          </w:rPr>
          <w:t>8</w:t>
        </w:r>
      </w:ins>
      <w:r>
        <w:rPr>
          <w:rFonts w:ascii="Times New Roman" w:hAnsi="Times New Roman"/>
          <w:sz w:val="24"/>
        </w:rPr>
        <w:t>, .</w:t>
      </w:r>
      <w:del w:id="2846" w:author="蔡振辛 [2]" w:date="2026-09-24T21:08:57Z">
        <w:r>
          <w:rPr>
            <w:rFonts w:ascii="Times New Roman" w:hAnsi="Times New Roman"/>
            <w:sz w:val="24"/>
          </w:rPr>
          <w:delText>634</w:delText>
        </w:r>
      </w:del>
      <w:ins w:id="2847" w:author="蔡振辛 [2]" w:date="2026-09-24T21:08:57Z">
        <w:r>
          <w:rPr>
            <w:rFonts w:ascii="Times New Roman" w:hAnsi="Times New Roman"/>
            <w:sz w:val="24"/>
          </w:rPr>
          <w:t>433</w:t>
        </w:r>
      </w:ins>
      <w:r>
        <w:rPr>
          <w:rFonts w:ascii="Times New Roman" w:hAnsi="Times New Roman"/>
          <w:sz w:val="24"/>
        </w:rPr>
        <w:t>], p boot = .</w:t>
      </w:r>
      <w:del w:id="2848" w:author="蔡振辛 [2]" w:date="2026-09-24T21:08:57Z">
        <w:r>
          <w:rPr>
            <w:rFonts w:ascii="Times New Roman" w:hAnsi="Times New Roman"/>
            <w:sz w:val="24"/>
          </w:rPr>
          <w:delText>016</w:delText>
        </w:r>
      </w:del>
      <w:ins w:id="2849" w:author="蔡振辛 [2]" w:date="2026-09-24T21:08:57Z">
        <w:r>
          <w:rPr>
            <w:rFonts w:ascii="Times New Roman" w:hAnsi="Times New Roman"/>
            <w:sz w:val="24"/>
          </w:rPr>
          <w:t>20</w:t>
        </w:r>
      </w:ins>
      <w:ins w:id="2850" w:author="蔡振辛 [2]" w:date="2026-09-24T21:08:58Z">
        <w:r>
          <w:rPr>
            <w:rFonts w:ascii="Times New Roman" w:hAnsi="Times New Roman"/>
            <w:sz w:val="24"/>
          </w:rPr>
          <w:t>5</w:t>
        </w:r>
      </w:ins>
      <w:r>
        <w:rPr>
          <w:rFonts w:ascii="Times New Roman" w:hAnsi="Times New Roman"/>
          <w:sz w:val="24"/>
        </w:rPr>
        <w:t xml:space="preserve">). To </w:t>
      </w:r>
      <w:del w:id="2851" w:author="蔡振辛 [2]" w:date="2026-09-24T21:08:58Z">
        <w:r>
          <w:rPr>
            <w:rFonts w:hint="eastAsia" w:ascii="Times New Roman" w:hAnsi="Times New Roman"/>
            <w:sz w:val="24"/>
          </w:rPr>
          <w:delText>determine</w:delText>
        </w:r>
      </w:del>
      <w:ins w:id="2852" w:author="蔡振辛 [2]" w:date="2026-09-24T21:08:58Z">
        <w:r>
          <w:rPr>
            <w:rFonts w:ascii="Times New Roman" w:hAnsi="Times New Roman"/>
            <w:sz w:val="24"/>
          </w:rPr>
          <w:t>check</w:t>
        </w:r>
      </w:ins>
      <w:r>
        <w:rPr>
          <w:rFonts w:ascii="Times New Roman" w:hAnsi="Times New Roman"/>
          <w:sz w:val="24"/>
        </w:rPr>
        <w:t xml:space="preserve"> whether these associations were driven by a small number of datasets with extreme trial counts, we conducted a sensitivity analysis excluding the three datasets with the largest trial numbers</w:t>
      </w:r>
      <w:del w:id="2853" w:author="蔡振辛 [2]" w:date="2026-09-24T21:08:58Z">
        <w:r>
          <w:rPr>
            <w:rFonts w:ascii="Times New Roman" w:hAnsi="Times New Roman"/>
            <w:sz w:val="24"/>
          </w:rPr>
          <w:delText xml:space="preserve">(see </w:delText>
        </w:r>
      </w:del>
      <w:del w:id="2854" w:author="蔡振辛 [2]" w:date="2026-09-24T21:08:58Z">
        <w:r>
          <w:rPr>
            <w:rFonts w:ascii="Times New Roman" w:hAnsi="Times New Roman"/>
            <w:sz w:val="24"/>
            <w:lang w:bidi="ar"/>
          </w:rPr>
          <w:delText xml:space="preserve">red dots in Figure C and </w:delText>
        </w:r>
      </w:del>
      <w:del w:id="2855" w:author="蔡振辛 [2]" w:date="2026-09-24T21:08:58Z">
        <w:r>
          <w:rPr>
            <w:rFonts w:hint="eastAsia" w:ascii="Times New Roman" w:hAnsi="Times New Roman"/>
            <w:sz w:val="24"/>
            <w:lang w:bidi="ar"/>
          </w:rPr>
          <w:delText>D</w:delText>
        </w:r>
      </w:del>
      <w:del w:id="2856" w:author="蔡振辛 [2]" w:date="2026-09-24T21:08:58Z">
        <w:r>
          <w:rPr>
            <w:rFonts w:ascii="Times New Roman" w:hAnsi="Times New Roman"/>
            <w:sz w:val="24"/>
            <w:lang w:bidi="ar"/>
          </w:rPr>
          <w:delText>)</w:delText>
        </w:r>
      </w:del>
      <w:del w:id="2857" w:author="蔡振辛 [2]" w:date="2026-09-24T21:08:58Z">
        <w:r>
          <w:rPr>
            <w:rFonts w:ascii="Times New Roman" w:hAnsi="Times New Roman"/>
            <w:sz w:val="24"/>
          </w:rPr>
          <w:delText>. The Spearman correlations remained significant for both RT (</w:delText>
        </w:r>
      </w:del>
      <w:del w:id="2858" w:author="蔡振辛 [2]" w:date="2026-09-24T21:08:58Z">
        <w:r>
          <w:rPr>
            <w:rFonts w:ascii="Times New Roman" w:hAnsi="Times New Roman"/>
            <w:i/>
            <w:sz w:val="24"/>
          </w:rPr>
          <w:delText>ρ</w:delText>
        </w:r>
      </w:del>
      <w:del w:id="2859" w:author="蔡振辛 [2]" w:date="2026-09-24T21:08:58Z">
        <w:r>
          <w:rPr>
            <w:rFonts w:ascii="Times New Roman" w:hAnsi="Times New Roman"/>
            <w:sz w:val="24"/>
          </w:rPr>
          <w:delText xml:space="preserve"> = .331, </w:delText>
        </w:r>
      </w:del>
      <w:del w:id="2860" w:author="蔡振辛 [2]" w:date="2026-09-24T21:08:58Z">
        <w:r>
          <w:rPr>
            <w:rFonts w:ascii="Times New Roman" w:hAnsi="Times New Roman"/>
            <w:i/>
            <w:sz w:val="24"/>
          </w:rPr>
          <w:delText>p</w:delText>
        </w:r>
      </w:del>
      <w:del w:id="2861" w:author="蔡振辛 [2]" w:date="2026-09-24T21:08:58Z">
        <w:r>
          <w:rPr>
            <w:rFonts w:ascii="Times New Roman" w:hAnsi="Times New Roman"/>
            <w:sz w:val="24"/>
          </w:rPr>
          <w:delText xml:space="preserve"> = .032) and</w:delText>
        </w:r>
      </w:del>
      <w:ins w:id="2862" w:author="蔡振辛 [2]" w:date="2026-09-24T21:08:58Z">
        <w:r>
          <w:rPr>
            <w:rFonts w:ascii="Times New Roman" w:hAnsi="Times New Roman"/>
            <w:sz w:val="24"/>
          </w:rPr>
          <w:t>; the picture was unchanged (RT: ρ = .077, p = .560;</w:t>
        </w:r>
      </w:ins>
      <w:r>
        <w:rPr>
          <w:rFonts w:ascii="Times New Roman" w:hAnsi="Times New Roman"/>
          <w:sz w:val="24"/>
        </w:rPr>
        <w:t xml:space="preserve"> ACC</w:t>
      </w:r>
      <w:ins w:id="2863" w:author="蔡振辛 [2]" w:date="2026-09-24T21:08:58Z">
        <w:r>
          <w:rPr>
            <w:rFonts w:ascii="Times New Roman" w:hAnsi="Times New Roman"/>
            <w:sz w:val="24"/>
          </w:rPr>
          <w:t>:</w:t>
        </w:r>
      </w:ins>
      <w:r>
        <w:rPr>
          <w:rFonts w:ascii="Times New Roman" w:hAnsi="Times New Roman"/>
          <w:sz w:val="24"/>
        </w:rPr>
        <w:t xml:space="preserve"> </w:t>
      </w:r>
      <w:del w:id="2864" w:author="蔡振辛 [2]" w:date="2026-09-24T21:08:58Z">
        <w:r>
          <w:rPr>
            <w:rFonts w:ascii="Times New Roman" w:hAnsi="Times New Roman"/>
            <w:sz w:val="24"/>
          </w:rPr>
          <w:delText>(</w:delText>
        </w:r>
      </w:del>
      <w:r>
        <w:rPr>
          <w:rFonts w:ascii="Times New Roman" w:hAnsi="Times New Roman"/>
          <w:sz w:val="24"/>
        </w:rPr>
        <w:t>ρ = .</w:t>
      </w:r>
      <w:del w:id="2865" w:author="蔡振辛 [2]" w:date="2026-09-24T21:08:58Z">
        <w:r>
          <w:rPr>
            <w:rFonts w:ascii="Times New Roman" w:hAnsi="Times New Roman"/>
            <w:sz w:val="24"/>
          </w:rPr>
          <w:delText>361</w:delText>
        </w:r>
      </w:del>
      <w:ins w:id="2866" w:author="蔡振辛 [2]" w:date="2026-09-24T21:08:58Z">
        <w:r>
          <w:rPr>
            <w:rFonts w:ascii="Times New Roman" w:hAnsi="Times New Roman"/>
            <w:sz w:val="24"/>
          </w:rPr>
          <w:t>195</w:t>
        </w:r>
      </w:ins>
      <w:r>
        <w:rPr>
          <w:rFonts w:ascii="Times New Roman" w:hAnsi="Times New Roman"/>
          <w:sz w:val="24"/>
        </w:rPr>
        <w:t>, p = .</w:t>
      </w:r>
      <w:del w:id="2867" w:author="蔡振辛 [2]" w:date="2026-09-24T21:08:58Z">
        <w:r>
          <w:rPr>
            <w:rFonts w:ascii="Times New Roman" w:hAnsi="Times New Roman"/>
            <w:sz w:val="24"/>
          </w:rPr>
          <w:delText>019), confirming that the positive association was not attributable to outliers. These results consistently indicate that datasets with larger maximum trial numbers tended to yield larger SPE estimates, with the association slightly stronger for accuracy than for reaction tim</w:delText>
        </w:r>
      </w:del>
      <w:ins w:id="2868" w:author="蔡振辛 [2]" w:date="2026-09-24T21:08:58Z">
        <w:r>
          <w:rPr>
            <w:rFonts w:ascii="Times New Roman" w:hAnsi="Times New Roman"/>
            <w:sz w:val="24"/>
          </w:rPr>
          <w:t>132). The number of trials a dataset contains was therefore not a reliable moderator of the SPE in the present databas</w:t>
        </w:r>
      </w:ins>
      <w:r>
        <w:rPr>
          <w:rFonts w:ascii="Times New Roman" w:hAnsi="Times New Roman"/>
          <w:sz w:val="24"/>
        </w:rPr>
        <w:t>e.</w:t>
      </w:r>
    </w:p>
    <w:p w14:paraId="628567EC">
      <w:pPr>
        <w:spacing w:line="480" w:lineRule="auto"/>
        <w:ind w:firstLine="720"/>
        <w:rPr>
          <w:rFonts w:ascii="Times New Roman" w:hAnsi="Times New Roman"/>
          <w:sz w:val="24"/>
        </w:rPr>
      </w:pPr>
      <w:r>
        <w:rPr>
          <w:rFonts w:ascii="Times New Roman" w:hAnsi="Times New Roman"/>
          <w:sz w:val="24"/>
        </w:rPr>
        <w:t xml:space="preserve">Together, these exploratory findings indicate that </w:t>
      </w:r>
      <w:del w:id="2869" w:author="蔡振辛 [2]" w:date="2026-09-24T21:08:58Z">
        <w:r>
          <w:rPr>
            <w:rFonts w:ascii="Times New Roman" w:hAnsi="Times New Roman"/>
            <w:sz w:val="24"/>
          </w:rPr>
          <w:delText>SP</w:delText>
        </w:r>
      </w:del>
      <w:ins w:id="2870" w:author="蔡振辛 [2]" w:date="2026-09-24T21:08:58Z">
        <w:r>
          <w:rPr>
            <w:rFonts w:ascii="Times New Roman" w:hAnsi="Times New Roman"/>
            <w:sz w:val="24"/>
          </w:rPr>
          <w:t>th</w:t>
        </w:r>
      </w:ins>
      <w:r>
        <w:rPr>
          <w:rFonts w:ascii="Times New Roman" w:hAnsi="Times New Roman"/>
          <w:sz w:val="24"/>
        </w:rPr>
        <w:t xml:space="preserve">e magnitude </w:t>
      </w:r>
      <w:del w:id="2871" w:author="蔡振辛 [2]" w:date="2026-09-24T21:08:58Z">
        <w:r>
          <w:rPr>
            <w:rFonts w:ascii="Times New Roman" w:hAnsi="Times New Roman"/>
            <w:sz w:val="24"/>
          </w:rPr>
          <w:delText xml:space="preserve">varies systematically </w:delText>
        </w:r>
      </w:del>
      <w:del w:id="2872" w:author="蔡振辛 [2]" w:date="2026-09-24T21:08:58Z">
        <w:r>
          <w:rPr>
            <w:rFonts w:hint="eastAsia" w:ascii="Times New Roman" w:hAnsi="Times New Roman"/>
            <w:sz w:val="24"/>
          </w:rPr>
          <w:delText>as a function of how the task is implemented</w:delText>
        </w:r>
      </w:del>
      <w:del w:id="2873" w:author="蔡振辛 [2]" w:date="2026-09-24T21:08:58Z">
        <w:r>
          <w:rPr>
            <w:rFonts w:ascii="Times New Roman" w:hAnsi="Times New Roman"/>
            <w:sz w:val="24"/>
          </w:rPr>
          <w:delText>. Specifically,</w:delText>
        </w:r>
      </w:del>
      <w:ins w:id="2874" w:author="蔡振辛 [2]" w:date="2026-09-24T21:08:58Z">
        <w:r>
          <w:rPr>
            <w:rFonts w:ascii="Times New Roman" w:hAnsi="Times New Roman"/>
            <w:sz w:val="24"/>
          </w:rPr>
          <w:t>of the SPE varies with how the task is implemented, but that not every candidate implementation parameter is a reliable moderator.</w:t>
        </w:r>
      </w:ins>
      <w:r>
        <w:rPr>
          <w:rFonts w:ascii="Times New Roman" w:hAnsi="Times New Roman"/>
          <w:sz w:val="24"/>
        </w:rPr>
        <w:t xml:space="preserve"> Shorter stimulus presentation duration</w:t>
      </w:r>
      <w:del w:id="2875" w:author="蔡振辛 [2]" w:date="2026-09-24T21:08:58Z">
        <w:r>
          <w:rPr>
            <w:rFonts w:ascii="Times New Roman" w:hAnsi="Times New Roman"/>
            <w:sz w:val="24"/>
          </w:rPr>
          <w:delText xml:space="preserve"> a</w:delText>
        </w:r>
      </w:del>
      <w:ins w:id="2876" w:author="蔡振辛 [2]" w:date="2026-09-24T21:08:58Z">
        <w:r>
          <w:rPr>
            <w:rFonts w:ascii="Times New Roman" w:hAnsi="Times New Roman"/>
            <w:sz w:val="24"/>
          </w:rPr>
          <w:t>s we</w:t>
        </w:r>
      </w:ins>
      <w:r>
        <w:rPr>
          <w:rFonts w:ascii="Times New Roman" w:hAnsi="Times New Roman"/>
          <w:sz w:val="24"/>
        </w:rPr>
        <w:t xml:space="preserve">re associated with larger SPE magnitudes, </w:t>
      </w:r>
      <w:del w:id="2877" w:author="蔡振辛 [2]" w:date="2026-09-24T21:08:58Z">
        <w:r>
          <w:rPr>
            <w:rFonts w:ascii="Times New Roman" w:hAnsi="Times New Roman"/>
            <w:sz w:val="24"/>
          </w:rPr>
          <w:delText>whereas greater trial number</w:delText>
        </w:r>
      </w:del>
      <w:ins w:id="2878" w:author="蔡振辛 [2]" w:date="2026-09-24T21:08:58Z">
        <w:r>
          <w:rPr>
            <w:rFonts w:ascii="Times New Roman" w:hAnsi="Times New Roman"/>
            <w:sz w:val="24"/>
          </w:rPr>
          <w:t>and this held for both RT and ACC, whereas the maximum number of trial</w:t>
        </w:r>
      </w:ins>
      <w:r>
        <w:rPr>
          <w:rFonts w:ascii="Times New Roman" w:hAnsi="Times New Roman"/>
          <w:sz w:val="24"/>
        </w:rPr>
        <w:t xml:space="preserve">s </w:t>
      </w:r>
      <w:ins w:id="2879" w:author="蔡振辛 [2]" w:date="2026-09-24T21:08:58Z">
        <w:r>
          <w:rPr>
            <w:rFonts w:ascii="Times New Roman" w:hAnsi="Times New Roman"/>
            <w:sz w:val="24"/>
          </w:rPr>
          <w:t>w</w:t>
        </w:r>
      </w:ins>
      <w:r>
        <w:rPr>
          <w:rFonts w:ascii="Times New Roman" w:hAnsi="Times New Roman"/>
          <w:sz w:val="24"/>
        </w:rPr>
        <w:t>a</w:t>
      </w:r>
      <w:del w:id="2880" w:author="蔡振辛 [2]" w:date="2026-09-24T21:08:58Z">
        <w:r>
          <w:rPr>
            <w:rFonts w:ascii="Times New Roman" w:hAnsi="Times New Roman"/>
            <w:sz w:val="24"/>
          </w:rPr>
          <w:delText>re associated with larger</w:delText>
        </w:r>
      </w:del>
      <w:ins w:id="2881" w:author="蔡振辛 [2]" w:date="2026-09-24T21:08:58Z">
        <w:r>
          <w:rPr>
            <w:rFonts w:ascii="Times New Roman" w:hAnsi="Times New Roman"/>
            <w:sz w:val="24"/>
          </w:rPr>
          <w:t>s unrelated to</w:t>
        </w:r>
      </w:ins>
      <w:r>
        <w:rPr>
          <w:rFonts w:ascii="Times New Roman" w:hAnsi="Times New Roman"/>
          <w:sz w:val="24"/>
        </w:rPr>
        <w:t xml:space="preserve"> SPE magnitude</w:t>
      </w:r>
      <w:del w:id="2882" w:author="蔡振辛 [2]" w:date="2026-09-24T21:08:58Z">
        <w:r>
          <w:rPr>
            <w:rFonts w:ascii="Times New Roman" w:hAnsi="Times New Roman"/>
            <w:sz w:val="24"/>
          </w:rPr>
          <w:delText>s</w:delText>
        </w:r>
      </w:del>
      <w:r>
        <w:rPr>
          <w:rFonts w:ascii="Times New Roman" w:hAnsi="Times New Roman"/>
          <w:sz w:val="24"/>
        </w:rPr>
        <w:t>. These findings should be interpreted with caution. The relationship</w:t>
      </w:r>
      <w:del w:id="2883" w:author="蔡振辛 [2]" w:date="2026-09-24T21:08:58Z">
        <w:r>
          <w:rPr>
            <w:rFonts w:hint="eastAsia" w:ascii="Times New Roman" w:hAnsi="Times New Roman"/>
            <w:sz w:val="24"/>
          </w:rPr>
          <w:delText>s</w:delText>
        </w:r>
      </w:del>
      <w:r>
        <w:rPr>
          <w:rFonts w:ascii="Times New Roman" w:hAnsi="Times New Roman"/>
          <w:sz w:val="24"/>
        </w:rPr>
        <w:t xml:space="preserve"> between SPE magnitude and stimulus presentation duration </w:t>
      </w:r>
      <w:del w:id="2884" w:author="蔡振辛 [2]" w:date="2026-09-24T21:08:58Z">
        <w:r>
          <w:rPr>
            <w:rFonts w:ascii="Times New Roman" w:hAnsi="Times New Roman"/>
            <w:sz w:val="24"/>
          </w:rPr>
          <w:delText>or number of trials ma</w:delText>
        </w:r>
      </w:del>
      <w:ins w:id="2885" w:author="蔡振辛 [2]" w:date="2026-09-24T21:08:58Z">
        <w:r>
          <w:rPr>
            <w:rFonts w:ascii="Times New Roman" w:hAnsi="Times New Roman"/>
            <w:sz w:val="24"/>
          </w:rPr>
          <w:t>ma</w:t>
        </w:r>
      </w:ins>
      <w:r>
        <w:rPr>
          <w:rFonts w:ascii="Times New Roman" w:hAnsi="Times New Roman"/>
          <w:sz w:val="24"/>
        </w:rPr>
        <w:t xml:space="preserve">y not be strictly linear and may depend on important boundary conditions. For example, the SPE may change when the stimulus presentation duration becomes subliminal. </w:t>
      </w:r>
      <w:del w:id="2886" w:author="蔡振辛 [2]" w:date="2026-09-24T21:08:58Z">
        <w:r>
          <w:rPr>
            <w:rFonts w:hint="eastAsia" w:ascii="Times New Roman" w:hAnsi="Times New Roman"/>
            <w:sz w:val="24"/>
          </w:rPr>
          <w:delText>Similarly</w:delText>
        </w:r>
      </w:del>
      <w:ins w:id="2887" w:author="蔡振辛 [2]" w:date="2026-09-24T21:08:58Z">
        <w:r>
          <w:rPr>
            <w:rFonts w:ascii="Times New Roman" w:hAnsi="Times New Roman"/>
            <w:sz w:val="24"/>
          </w:rPr>
          <w:t>Likewise</w:t>
        </w:r>
      </w:ins>
      <w:r>
        <w:rPr>
          <w:rFonts w:ascii="Times New Roman" w:hAnsi="Times New Roman"/>
          <w:sz w:val="24"/>
        </w:rPr>
        <w:t xml:space="preserve">, the </w:t>
      </w:r>
      <w:ins w:id="2888" w:author="蔡振辛 [2]" w:date="2026-09-24T21:08:58Z">
        <w:r>
          <w:rPr>
            <w:rFonts w:ascii="Times New Roman" w:hAnsi="Times New Roman"/>
            <w:sz w:val="24"/>
          </w:rPr>
          <w:t>a</w:t>
        </w:r>
      </w:ins>
      <w:r>
        <w:rPr>
          <w:rFonts w:ascii="Times New Roman" w:hAnsi="Times New Roman"/>
          <w:sz w:val="24"/>
        </w:rPr>
        <w:t>b</w:t>
      </w:r>
      <w:ins w:id="2889" w:author="蔡振辛 [2]" w:date="2026-09-24T21:08:58Z">
        <w:r>
          <w:rPr>
            <w:rFonts w:ascii="Times New Roman" w:hAnsi="Times New Roman"/>
            <w:sz w:val="24"/>
          </w:rPr>
          <w:t>s</w:t>
        </w:r>
      </w:ins>
      <w:r>
        <w:rPr>
          <w:rFonts w:ascii="Times New Roman" w:hAnsi="Times New Roman"/>
          <w:sz w:val="24"/>
        </w:rPr>
        <w:t>en</w:t>
      </w:r>
      <w:ins w:id="2890" w:author="蔡振辛 [2]" w:date="2026-09-24T21:08:58Z">
        <w:r>
          <w:rPr>
            <w:rFonts w:ascii="Times New Roman" w:hAnsi="Times New Roman"/>
            <w:sz w:val="24"/>
          </w:rPr>
          <w:t>c</w:t>
        </w:r>
      </w:ins>
      <w:r>
        <w:rPr>
          <w:rFonts w:ascii="Times New Roman" w:hAnsi="Times New Roman"/>
          <w:sz w:val="24"/>
        </w:rPr>
        <w:t>e</w:t>
      </w:r>
      <w:del w:id="2891" w:author="蔡振辛 [2]" w:date="2026-09-24T21:08:58Z">
        <w:r>
          <w:rPr>
            <w:rFonts w:hint="eastAsia" w:ascii="Times New Roman" w:hAnsi="Times New Roman"/>
            <w:sz w:val="24"/>
          </w:rPr>
          <w:delText>fits associated with increasing trial numbers may plateau beyond a certain point</w:delText>
        </w:r>
      </w:del>
      <w:del w:id="2892" w:author="蔡振辛 [2]" w:date="2026-09-24T21:08:58Z">
        <w:r>
          <w:rPr>
            <w:rFonts w:ascii="Times New Roman" w:hAnsi="Times New Roman"/>
            <w:sz w:val="24"/>
          </w:rPr>
          <w:delText xml:space="preserve"> as participants become exhausted</w:delText>
        </w:r>
      </w:del>
      <w:ins w:id="2893" w:author="蔡振辛 [2]" w:date="2026-09-24T21:08:58Z">
        <w:r>
          <w:rPr>
            <w:rFonts w:ascii="Times New Roman" w:hAnsi="Times New Roman"/>
            <w:sz w:val="24"/>
          </w:rPr>
          <w:t xml:space="preserve"> of a trial-number effect </w:t>
        </w:r>
      </w:ins>
      <w:ins w:id="2894" w:author="蔡振辛 [2]" w:date="2026-09-24T21:08:59Z">
        <w:r>
          <w:rPr>
            <w:rFonts w:ascii="Times New Roman" w:hAnsi="Times New Roman"/>
            <w:sz w:val="24"/>
          </w:rPr>
          <w:t>does not exclude non-linear or plateau-like relationships, and the available range of trial numbers is confounded with other study-level design choices</w:t>
        </w:r>
      </w:ins>
      <w:r>
        <w:rPr>
          <w:rFonts w:ascii="Times New Roman" w:hAnsi="Times New Roman"/>
          <w:sz w:val="24"/>
        </w:rPr>
        <w:t>. Future studies are needed to experimentally manipulate these implementation parameters to establish their causal contributions to SPE magnitude. Nevertheless, our findings highlight the importance of considering methodological details when studying self-prioritization. More broadly, they demonstrate the value of systematically coding task implementation characteristics in large-scale databases</w:t>
      </w:r>
      <w:del w:id="2895" w:author="蔡振辛 [2]" w:date="2026-09-24T21:08:59Z">
        <w:r>
          <w:rPr>
            <w:rFonts w:hint="eastAsia" w:ascii="Times New Roman" w:hAnsi="Times New Roman"/>
            <w:sz w:val="24"/>
          </w:rPr>
          <w:delText>.</w:delText>
        </w:r>
      </w:del>
      <w:ins w:id="2896" w:author="蔡振辛 [2]" w:date="2026-09-24T21:08:59Z">
        <w:r>
          <w:rPr>
            <w:rFonts w:ascii="Times New Roman" w:hAnsi="Times New Roman"/>
            <w:sz w:val="24"/>
          </w:rPr>
          <w:t>:</w:t>
        </w:r>
      </w:ins>
      <w:r>
        <w:rPr>
          <w:rFonts w:ascii="Times New Roman" w:hAnsi="Times New Roman"/>
          <w:sz w:val="24"/>
        </w:rPr>
        <w:t xml:space="preserve"> variables that are often treated as minor procedural details may meaningfully contribute to variability in observed SPE estimates across studies</w:t>
      </w:r>
      <w:del w:id="2897" w:author="蔡振辛 [2]" w:date="2026-09-24T21:08:59Z">
        <w:r>
          <w:rPr>
            <w:rFonts w:hint="eastAsia" w:ascii="Times New Roman" w:hAnsi="Times New Roman"/>
            <w:sz w:val="24"/>
          </w:rPr>
          <w:delText>. Careful documentation of these implementation features</w:delText>
        </w:r>
      </w:del>
      <w:ins w:id="2898" w:author="蔡振辛 [2]" w:date="2026-09-24T21:08:59Z">
        <w:r>
          <w:rPr>
            <w:rFonts w:ascii="Times New Roman" w:hAnsi="Times New Roman"/>
            <w:sz w:val="24"/>
          </w:rPr>
          <w:t>, and standardized metadata</w:t>
        </w:r>
      </w:ins>
      <w:r>
        <w:rPr>
          <w:rFonts w:ascii="Times New Roman" w:hAnsi="Times New Roman"/>
          <w:sz w:val="24"/>
        </w:rPr>
        <w:t xml:space="preserve"> </w:t>
      </w:r>
      <w:del w:id="2899" w:author="蔡振辛 [2]" w:date="2026-09-24T21:08:59Z">
        <w:r>
          <w:rPr>
            <w:rFonts w:hint="eastAsia" w:ascii="Times New Roman" w:hAnsi="Times New Roman"/>
            <w:sz w:val="24"/>
          </w:rPr>
          <w:delText>m</w:delText>
        </w:r>
      </w:del>
      <w:r>
        <w:rPr>
          <w:rFonts w:ascii="Times New Roman" w:hAnsi="Times New Roman"/>
          <w:sz w:val="24"/>
        </w:rPr>
        <w:t>a</w:t>
      </w:r>
      <w:del w:id="2900" w:author="蔡振辛 [2]" w:date="2026-09-24T21:08:59Z">
        <w:r>
          <w:rPr>
            <w:rFonts w:hint="eastAsia" w:ascii="Times New Roman" w:hAnsi="Times New Roman"/>
            <w:sz w:val="24"/>
          </w:rPr>
          <w:delText>y therefore facilit</w:delText>
        </w:r>
      </w:del>
      <w:ins w:id="2901" w:author="蔡振辛 [2]" w:date="2026-09-24T21:08:59Z">
        <w:r>
          <w:rPr>
            <w:rFonts w:ascii="Times New Roman" w:hAnsi="Times New Roman"/>
            <w:sz w:val="24"/>
          </w:rPr>
          <w:t>re wh</w:t>
        </w:r>
      </w:ins>
      <w:r>
        <w:rPr>
          <w:rFonts w:ascii="Times New Roman" w:hAnsi="Times New Roman"/>
          <w:sz w:val="24"/>
        </w:rPr>
        <w:t>at</w:t>
      </w:r>
      <w:del w:id="2902" w:author="蔡振辛 [2]" w:date="2026-09-24T21:08:59Z">
        <w:r>
          <w:rPr>
            <w:rFonts w:hint="eastAsia" w:ascii="Times New Roman" w:hAnsi="Times New Roman"/>
            <w:sz w:val="24"/>
          </w:rPr>
          <w:delText>e</w:delText>
        </w:r>
      </w:del>
      <w:r>
        <w:rPr>
          <w:rFonts w:ascii="Times New Roman" w:hAnsi="Times New Roman"/>
          <w:sz w:val="24"/>
        </w:rPr>
        <w:t xml:space="preserve"> m</w:t>
      </w:r>
      <w:del w:id="2903" w:author="蔡振辛 [2]" w:date="2026-09-24T21:08:59Z">
        <w:r>
          <w:rPr>
            <w:rFonts w:hint="eastAsia" w:ascii="Times New Roman" w:hAnsi="Times New Roman"/>
            <w:sz w:val="24"/>
          </w:rPr>
          <w:delText>ore precise theory testing, improve cross-study comparis</w:delText>
        </w:r>
      </w:del>
      <w:ins w:id="2904" w:author="蔡振辛 [2]" w:date="2026-09-24T21:08:59Z">
        <w:r>
          <w:rPr>
            <w:rFonts w:ascii="Times New Roman" w:hAnsi="Times New Roman"/>
            <w:sz w:val="24"/>
          </w:rPr>
          <w:t>ake such questi</w:t>
        </w:r>
      </w:ins>
      <w:r>
        <w:rPr>
          <w:rFonts w:ascii="Times New Roman" w:hAnsi="Times New Roman"/>
          <w:sz w:val="24"/>
        </w:rPr>
        <w:t>ons</w:t>
      </w:r>
      <w:del w:id="2905" w:author="蔡振辛 [2]" w:date="2026-09-24T21:08:59Z">
        <w:r>
          <w:rPr>
            <w:rFonts w:hint="eastAsia" w:ascii="Times New Roman" w:hAnsi="Times New Roman"/>
            <w:sz w:val="24"/>
          </w:rPr>
          <w:delText>,</w:delText>
        </w:r>
      </w:del>
      <w:r>
        <w:rPr>
          <w:rFonts w:ascii="Times New Roman" w:hAnsi="Times New Roman"/>
          <w:sz w:val="24"/>
        </w:rPr>
        <w:t xml:space="preserve"> an</w:t>
      </w:r>
      <w:del w:id="2906" w:author="蔡振辛 [2]" w:date="2026-09-24T21:08:59Z">
        <w:r>
          <w:rPr>
            <w:rFonts w:hint="eastAsia" w:ascii="Times New Roman" w:hAnsi="Times New Roman"/>
            <w:sz w:val="24"/>
          </w:rPr>
          <w:delText>d enhance the reproducibility of findings in the self-prioritization literature</w:delText>
        </w:r>
      </w:del>
      <w:ins w:id="2907" w:author="蔡振辛 [2]" w:date="2026-09-24T21:08:59Z">
        <w:r>
          <w:rPr>
            <w:rFonts w:ascii="Times New Roman" w:hAnsi="Times New Roman"/>
            <w:sz w:val="24"/>
          </w:rPr>
          <w:t>swerable at all</w:t>
        </w:r>
      </w:ins>
      <w:r>
        <w:rPr>
          <w:rFonts w:ascii="Times New Roman" w:hAnsi="Times New Roman"/>
          <w:sz w:val="24"/>
        </w:rPr>
        <w:t>.</w:t>
      </w:r>
    </w:p>
    <w:p w14:paraId="5FB1702A">
      <w:pPr>
        <w:pStyle w:val="8"/>
        <w:widowControl/>
        <w:spacing w:line="360" w:lineRule="auto"/>
      </w:pPr>
      <w:del w:id="2908" w:author="蔡振辛 [2]" w:date="2026-09-24T21:08:59Z">
        <w:r>
          <w:rPr/>
          <w:drawing>
            <wp:inline distT="0" distB="0" distL="114300" distR="114300">
              <wp:extent cx="5273040" cy="4007485"/>
              <wp:effectExtent l="0" t="0" r="10160" b="5715"/>
              <wp:docPr id="10" name="图片 10" descr="Figure_Exploratory_Moderators_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gure_Exploratory_Moderators_Main"/>
                      <pic:cNvPicPr>
                        <a:picLocks noChangeAspect="1"/>
                      </pic:cNvPicPr>
                    </pic:nvPicPr>
                    <pic:blipFill>
                      <a:blip r:embed="rId13"/>
                      <a:stretch>
                        <a:fillRect/>
                      </a:stretch>
                    </pic:blipFill>
                    <pic:spPr>
                      <a:xfrm>
                        <a:off x="0" y="0"/>
                        <a:ext cx="5273040" cy="4007485"/>
                      </a:xfrm>
                      <a:prstGeom prst="rect">
                        <a:avLst/>
                      </a:prstGeom>
                    </pic:spPr>
                  </pic:pic>
                </a:graphicData>
              </a:graphic>
            </wp:inline>
          </w:drawing>
        </w:r>
      </w:del>
      <w:ins w:id="2910" w:author="蔡振辛 [2]" w:date="2026-09-24T21:08:59Z">
        <w:r>
          <w:rPr/>
          <w:drawing>
            <wp:inline distT="0" distB="0" distL="114300" distR="114300">
              <wp:extent cx="5273040" cy="3515360"/>
              <wp:effectExtent l="0" t="0" r="10160" b="5715"/>
              <wp:docPr id="2" name="图片 2" descr="Figure_Exploratory_Moderators_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ure_Exploratory_Moderators_Main"/>
                      <pic:cNvPicPr>
                        <a:picLocks noChangeAspect="1"/>
                      </pic:cNvPicPr>
                    </pic:nvPicPr>
                    <pic:blipFill>
                      <a:blip r:embed="rId14"/>
                      <a:stretch>
                        <a:fillRect/>
                      </a:stretch>
                    </pic:blipFill>
                    <pic:spPr>
                      <a:xfrm>
                        <a:off x="0" y="0"/>
                        <a:ext cx="5273040" cy="3515360"/>
                      </a:xfrm>
                      <a:prstGeom prst="rect">
                        <a:avLst/>
                      </a:prstGeom>
                    </pic:spPr>
                  </pic:pic>
                </a:graphicData>
              </a:graphic>
            </wp:inline>
          </w:drawing>
        </w:r>
      </w:ins>
    </w:p>
    <w:p w14:paraId="0182C574">
      <w:pPr>
        <w:pStyle w:val="4"/>
        <w:rPr>
          <w:rFonts w:ascii="Times New Roman" w:hAnsi="Times New Roman" w:eastAsia="sans-serif" w:cs="Times New Roman"/>
          <w:i/>
          <w:iCs/>
          <w:kern w:val="0"/>
          <w:sz w:val="24"/>
          <w:lang w:bidi="ar"/>
        </w:rPr>
      </w:pPr>
      <w:r>
        <w:rPr>
          <w:rFonts w:ascii="Times New Roman" w:hAnsi="Times New Roman" w:eastAsia="sans-serif" w:cs="Times New Roman"/>
          <w:b/>
          <w:bCs/>
          <w:i/>
          <w:iCs/>
          <w:kern w:val="0"/>
          <w:sz w:val="24"/>
          <w:lang w:bidi="ar"/>
        </w:rPr>
        <w:t>Figure 6</w:t>
      </w:r>
      <w:ins w:id="2912" w:author="蔡振辛 [2]" w:date="2026-09-24T21:08:59Z">
        <w:r>
          <w:rPr>
            <w:rFonts w:ascii="Times New Roman" w:hAnsi="Times New Roman" w:eastAsia="sans-serif" w:cs="Times New Roman"/>
            <w:b/>
            <w:bCs/>
            <w:i/>
            <w:iCs/>
            <w:kern w:val="0"/>
            <w:sz w:val="24"/>
            <w:lang w:bidi="ar"/>
          </w:rPr>
          <w:t>.</w:t>
        </w:r>
      </w:ins>
      <w:r>
        <w:rPr>
          <w:rFonts w:ascii="Times New Roman" w:hAnsi="Times New Roman" w:eastAsia="sans-serif" w:cs="Times New Roman"/>
          <w:b/>
          <w:bCs/>
          <w:i/>
          <w:iCs/>
          <w:kern w:val="0"/>
          <w:sz w:val="24"/>
          <w:lang w:bidi="ar"/>
        </w:rPr>
        <w:t xml:space="preserve"> Exploratory moderators of the self-prioritization effect under matching conditions.</w:t>
      </w:r>
    </w:p>
    <w:p w14:paraId="79BBE667">
      <w:pPr>
        <w:pStyle w:val="8"/>
        <w:widowControl/>
        <w:spacing w:line="360" w:lineRule="auto"/>
        <w:rPr>
          <w:rFonts w:ascii="Times New Roman" w:hAnsi="Times New Roman" w:eastAsia="sans-serif"/>
          <w:b/>
          <w:bCs/>
          <w:szCs w:val="20"/>
          <w:lang w:bidi="ar"/>
        </w:rPr>
      </w:pPr>
    </w:p>
    <w:p w14:paraId="5CCF3A97">
      <w:pPr>
        <w:widowControl/>
        <w:spacing w:before="240" w:line="360" w:lineRule="auto"/>
        <w:jc w:val="left"/>
        <w:rPr>
          <w:rFonts w:ascii="Times New Roman" w:hAnsi="Times New Roman" w:cs="Times New Roman"/>
          <w:sz w:val="24"/>
          <w:szCs w:val="32"/>
        </w:rPr>
      </w:pPr>
      <w:r>
        <w:rPr>
          <w:rFonts w:hint="eastAsia" w:ascii="Times New Roman" w:hAnsi="Times New Roman" w:eastAsia="Whitney-Semibold" w:cs="Times New Roman"/>
          <w:b/>
          <w:bCs/>
          <w:color w:val="000000"/>
          <w:kern w:val="0"/>
          <w:sz w:val="28"/>
          <w:szCs w:val="28"/>
        </w:rPr>
        <w:t>Discussion</w:t>
      </w:r>
    </w:p>
    <w:p w14:paraId="42B34129">
      <w:pPr>
        <w:spacing w:line="480" w:lineRule="auto"/>
        <w:ind w:firstLine="720"/>
        <w:rPr>
          <w:rFonts w:ascii="Times New Roman" w:hAnsi="Times New Roman" w:cs="Times New Roman"/>
          <w:sz w:val="24"/>
          <w:szCs w:val="32"/>
        </w:rPr>
      </w:pPr>
      <w:r>
        <w:rPr>
          <w:rFonts w:hint="eastAsia" w:ascii="Times New Roman" w:hAnsi="Times New Roman" w:eastAsia="Times New Roman" w:cs="Times New Roman"/>
          <w:sz w:val="24"/>
        </w:rPr>
        <w:t>The present</w:t>
      </w:r>
      <w:r>
        <w:rPr>
          <w:rFonts w:ascii="Times New Roman" w:hAnsi="Times New Roman" w:eastAsia="Times New Roman" w:cs="Times New Roman"/>
          <w:sz w:val="24"/>
        </w:rPr>
        <w:t xml:space="preserve"> study introduces </w:t>
      </w:r>
      <w:r>
        <w:rPr>
          <w:rFonts w:hint="eastAsia" w:ascii="Times New Roman" w:hAnsi="Times New Roman" w:cs="Times New Roman"/>
          <w:sz w:val="24"/>
        </w:rPr>
        <w:t>both</w:t>
      </w:r>
      <w:r>
        <w:rPr>
          <w:rFonts w:ascii="Times New Roman" w:hAnsi="Times New Roman" w:eastAsia="Times New Roman" w:cs="Times New Roman"/>
          <w:sz w:val="24"/>
        </w:rPr>
        <w:t xml:space="preserve"> standardized data organization </w:t>
      </w:r>
      <w:r>
        <w:rPr>
          <w:rFonts w:hint="eastAsia" w:ascii="Times New Roman" w:hAnsi="Times New Roman" w:eastAsia="Times New Roman" w:cs="Times New Roman"/>
          <w:sz w:val="24"/>
        </w:rPr>
        <w:t>framework</w:t>
      </w:r>
      <w:r>
        <w:rPr>
          <w:rFonts w:ascii="Times New Roman" w:hAnsi="Times New Roman" w:eastAsia="Times New Roman" w:cs="Times New Roman"/>
          <w:sz w:val="24"/>
        </w:rPr>
        <w:t xml:space="preserve"> for self-matching task and </w:t>
      </w:r>
      <w:r>
        <w:rPr>
          <w:rFonts w:hint="eastAsia" w:ascii="Times New Roman" w:hAnsi="Times New Roman" w:eastAsia="Times New Roman" w:cs="Times New Roman"/>
          <w:sz w:val="24"/>
        </w:rPr>
        <w:t>the first</w:t>
      </w:r>
      <w:r>
        <w:rPr>
          <w:rFonts w:ascii="Times New Roman" w:hAnsi="Times New Roman" w:eastAsia="Times New Roman" w:cs="Times New Roman"/>
          <w:sz w:val="24"/>
        </w:rPr>
        <w:t xml:space="preserve"> manually curated</w:t>
      </w:r>
      <w:r>
        <w:rPr>
          <w:rFonts w:hint="eastAsia" w:ascii="Times New Roman" w:hAnsi="Times New Roman" w:cs="Times New Roman"/>
          <w:sz w:val="24"/>
        </w:rPr>
        <w:t>, large-scale</w:t>
      </w:r>
      <w:r>
        <w:rPr>
          <w:rFonts w:ascii="Times New Roman" w:hAnsi="Times New Roman" w:eastAsia="Times New Roman" w:cs="Times New Roman"/>
          <w:sz w:val="24"/>
        </w:rPr>
        <w:t xml:space="preserve"> standardized database for the self-prioritization effect (SPE). </w:t>
      </w:r>
      <w:r>
        <w:rPr>
          <w:rFonts w:hint="eastAsia" w:ascii="Times New Roman" w:hAnsi="Times New Roman" w:eastAsia="Times New Roman" w:cs="Times New Roman"/>
          <w:sz w:val="24"/>
        </w:rPr>
        <w:t>Guided</w:t>
      </w:r>
      <w:r>
        <w:rPr>
          <w:rFonts w:ascii="Times New Roman" w:hAnsi="Times New Roman" w:eastAsia="Times New Roman" w:cs="Times New Roman"/>
          <w:sz w:val="24"/>
        </w:rPr>
        <w:t xml:space="preserve"> </w:t>
      </w:r>
      <w:r>
        <w:rPr>
          <w:rFonts w:hint="eastAsia" w:ascii="Times New Roman" w:hAnsi="Times New Roman" w:eastAsia="Times New Roman" w:cs="Times New Roman"/>
          <w:sz w:val="24"/>
        </w:rPr>
        <w:t>by</w:t>
      </w:r>
      <w:r>
        <w:rPr>
          <w:rFonts w:ascii="Times New Roman" w:hAnsi="Times New Roman" w:eastAsia="Times New Roman" w:cs="Times New Roman"/>
          <w:sz w:val="24"/>
        </w:rPr>
        <w:t xml:space="preserve"> the FAIR principles of data management </w:t>
      </w:r>
      <w:r>
        <w:rPr>
          <w:rFonts w:ascii="Times New Roman" w:hAnsi="Times New Roman" w:eastAsia="Times New Roman" w:cs="Times New Roman"/>
          <w:color w:val="0000FF"/>
          <w:sz w:val="24"/>
        </w:rPr>
        <w:fldChar w:fldCharType="begin"/>
      </w:r>
      <w:r>
        <w:rPr>
          <w:rFonts w:ascii="Times New Roman" w:hAnsi="Times New Roman" w:cs="Times New Roman"/>
          <w:color w:val="0000FF"/>
          <w:sz w:val="24"/>
        </w:rPr>
        <w:instrText xml:space="preserve"> ADDIN ZOTERO_ITEM CSL_CITATION {"citationID":"LyvyqxoH","properties":{"unsorted":false,"formattedCitation":"(Wilkinson et al., 2016)","plainCitation":"(Wilkinson et al., 2016)","noteIndex":0},"citationItems":[{"id":"bQO8AlTg/FNnJ6eZO","uris":["http://zotero.org/users/12368307/items/YEHV8UGM"],"itemData":{"id":1505,"type":"article-journal","abstract":"Abstract\n            There is an urgent need to improve the infrastructure supporting the reuse of scholarly data. A diverse set of stakeholders—representing academia, industry, funding agencies, and scholarly publishers—have come together to design and jointly endorse a concise and measureable set of principles that we refer to as the FAIR Data Principles. The intent is that these may act as a guideline for those wishing to enhance the reusability of their data holdings. Distinct from peer initiatives that focus on the human scholar, the FAIR Principles put specific emphasis on enhancing the ability of machines to automatically find and use the data, in addition to supporting its reuse by individuals. This Comment is the first formal publication of the FAIR Principles, and includes the rationale behind them, and some exemplar implementations in the community.","container-title":"Scientific Data","DOI":"10.1038/sdata.2016.18","ISSN":"2052-4463","issue":"1","journalAbbreviation":"Sci. Data","language":"en","page":"160018","source":"DOI.org (Crossref)","title":"The FAIR guiding principles for scientific data management and stewardship","volume":"3","author":[{"family":"Wilkinson","given":"Mark D."},{"family":"Dumontier","given":"Michel"},{"family":"Aalbersberg","given":"IJsbrand Jan"},{"family":"Appleton","given":"Gabrielle"},{"family":"Axton","given":"Myles"},{"family":"Baak","given":"Arie"},{"family":"Blomberg","given":"Niklas"},{"family":"Boiten","given":"Jan-Willem"},{"family":"Da Silva Santos","given":"Luiz Bonino"},{"family":"Bourne","given":"Philip E."},{"family":"Bouwman","given":"Jildau"},{"family":"Brookes","given":"Anthony J."},{"family":"Clark","given":"Tim"},{"family":"Crosas","given":"Mercè"},{"family":"Dillo","given":"Ingrid"},{"family":"Dumon","given":"Olivier"},{"family":"Edmunds","given":"Scott"},{"family":"Evelo","given":"Chris T."},{"family":"Finkers","given":"Richard"},{"family":"Gonzalez-Beltran","given":"Alejandra"},{"family":"Gray","given":"Alasdair J.G."},{"family":"Groth","given":"Paul"},{"family":"Goble","given":"Carole"},{"family":"Grethe","given":"Jeffrey S."},{"family":"Heringa","given":"Jaap"},{"family":"’T Hoen","given":"Peter A.C"},{"family":"Hooft","given":"Rob"},{"family":"Kuhn","given":"Tobias"},{"family":"Kok","given":"Ruben"},{"family":"Kok","given":"Joost"},{"family":"Lusher","given":"Scott J."},{"family":"Martone","given":"Maryann E."},{"family":"Mons","given":"Albert"},{"family":"Packer","given":"Abel L."},{"family":"Persson","given":"Bengt"},{"family":"Rocca-Serra","given":"Philippe"},{"family":"Roos","given":"Marco"},{"family":"Van Schaik","given":"Rene"},{"family":"Sansone","given":"Susanna-Assunta"},{"family":"Schultes","given":"Erik"},{"family":"Sengstag","given":"Thierry"},{"family":"Slater","given":"Ted"},{"family":"Strawn","given":"George"},{"family":"Swertz","given":"Morris A."},{"family":"Thompson","given":"Mark"},{"family":"Van Der Lei","given":"Johan"},{"family":"Van Mulligen","given":"Erik"},{"family":"Velterop","given":"Jan"},{"family":"Waagmeester","given":"Andra"},{"family":"Wittenburg","given":"Peter"},{"family":"Wolstencroft","given":"Katherine"},{"family":"Zhao","given":"Jun"},{"family":"Mons","given":"Barend"}],"issued":{"date-parts":[["2016",3,15]]}}}],"schema":"https://github.com/citation-style-language/schema/raw/master/csl-citation.json"} </w:instrText>
      </w:r>
      <w:r>
        <w:rPr>
          <w:rFonts w:ascii="Times New Roman" w:hAnsi="Times New Roman" w:eastAsia="Times New Roman" w:cs="Times New Roman"/>
          <w:color w:val="0000FF"/>
          <w:sz w:val="24"/>
        </w:rPr>
        <w:fldChar w:fldCharType="separate"/>
      </w:r>
      <w:r>
        <w:rPr>
          <w:rFonts w:ascii="Times New Roman" w:hAnsi="Times New Roman" w:cs="Times New Roman"/>
          <w:sz w:val="24"/>
        </w:rPr>
        <w:t>(Wilkinson et al., 2016)</w:t>
      </w:r>
      <w:r>
        <w:rPr>
          <w:rFonts w:ascii="Times New Roman" w:hAnsi="Times New Roman" w:eastAsia="Times New Roman" w:cs="Times New Roman"/>
          <w:color w:val="0000FF"/>
          <w:sz w:val="24"/>
        </w:rPr>
        <w:fldChar w:fldCharType="end"/>
      </w:r>
      <w:r>
        <w:rPr>
          <w:rFonts w:ascii="Times New Roman" w:hAnsi="Times New Roman" w:eastAsia="Times New Roman" w:cs="Times New Roman"/>
          <w:sz w:val="24"/>
        </w:rPr>
        <w:t xml:space="preserve">, we developed a </w:t>
      </w:r>
      <w:r>
        <w:rPr>
          <w:rFonts w:hint="eastAsia" w:ascii="Times New Roman" w:hAnsi="Times New Roman" w:eastAsia="Times New Roman" w:cs="Times New Roman"/>
          <w:sz w:val="24"/>
        </w:rPr>
        <w:t xml:space="preserve">three-level </w:t>
      </w:r>
      <w:r>
        <w:rPr>
          <w:rFonts w:ascii="Times New Roman" w:hAnsi="Times New Roman" w:eastAsia="Times New Roman" w:cs="Times New Roman"/>
          <w:sz w:val="24"/>
        </w:rPr>
        <w:t>folder</w:t>
      </w:r>
      <w:r>
        <w:rPr>
          <w:rFonts w:hint="eastAsia" w:ascii="Times New Roman" w:hAnsi="Times New Roman" w:eastAsia="Times New Roman" w:cs="Times New Roman"/>
          <w:sz w:val="24"/>
        </w:rPr>
        <w:t xml:space="preserve"> structure consisting of root-, study-, and experiment-level </w:t>
      </w:r>
      <w:r>
        <w:rPr>
          <w:rFonts w:ascii="Times New Roman" w:hAnsi="Times New Roman" w:eastAsia="Times New Roman" w:cs="Times New Roman"/>
          <w:sz w:val="24"/>
        </w:rPr>
        <w:t>folders</w:t>
      </w:r>
      <w:r>
        <w:rPr>
          <w:rFonts w:hint="eastAsia" w:ascii="Times New Roman" w:hAnsi="Times New Roman" w:eastAsia="Times New Roman" w:cs="Times New Roman"/>
          <w:sz w:val="24"/>
        </w:rPr>
        <w:t xml:space="preserve">, each </w:t>
      </w:r>
      <w:r>
        <w:rPr>
          <w:rFonts w:ascii="Times New Roman" w:hAnsi="Times New Roman" w:eastAsia="Times New Roman" w:cs="Times New Roman"/>
          <w:sz w:val="24"/>
        </w:rPr>
        <w:t xml:space="preserve">included standardized, machine-readable JSON metadata files. This folder structure strikes a balance between human interpretability and machine readability, </w:t>
      </w:r>
      <w:r>
        <w:rPr>
          <w:rFonts w:hint="eastAsia" w:ascii="Times New Roman" w:hAnsi="Times New Roman" w:eastAsia="Times New Roman" w:cs="Times New Roman"/>
          <w:sz w:val="24"/>
        </w:rPr>
        <w:t>thereby facilitating data sharing, reuse, and large-scale secondary analyses</w:t>
      </w:r>
      <w:r>
        <w:rPr>
          <w:rFonts w:ascii="Times New Roman" w:hAnsi="Times New Roman" w:eastAsia="Times New Roman" w:cs="Times New Roman"/>
          <w:sz w:val="24"/>
        </w:rPr>
        <w:t xml:space="preserve">. Moreover, we developed a </w:t>
      </w:r>
      <w:r>
        <w:rPr>
          <w:rFonts w:hint="eastAsia" w:ascii="Times New Roman" w:hAnsi="Times New Roman" w:eastAsia="Times New Roman" w:cs="Times New Roman"/>
          <w:sz w:val="24"/>
        </w:rPr>
        <w:t>standardized</w:t>
      </w:r>
      <w:r>
        <w:rPr>
          <w:rFonts w:ascii="Times New Roman" w:hAnsi="Times New Roman" w:eastAsia="Times New Roman" w:cs="Times New Roman"/>
          <w:sz w:val="24"/>
        </w:rPr>
        <w:t>, five component framework for annotating the</w:t>
      </w:r>
      <w:r>
        <w:rPr>
          <w:rFonts w:hint="eastAsia" w:ascii="Times New Roman" w:hAnsi="Times New Roman" w:eastAsia="Times New Roman" w:cs="Times New Roman"/>
          <w:sz w:val="24"/>
        </w:rPr>
        <w:t xml:space="preserve"> metadata of</w:t>
      </w:r>
      <w:r>
        <w:rPr>
          <w:rFonts w:ascii="Times New Roman" w:hAnsi="Times New Roman" w:eastAsia="Times New Roman" w:cs="Times New Roman"/>
          <w:sz w:val="24"/>
        </w:rPr>
        <w:t xml:space="preserve"> </w:t>
      </w:r>
      <w:r>
        <w:rPr>
          <w:rFonts w:hint="eastAsia" w:ascii="Times New Roman" w:hAnsi="Times New Roman" w:eastAsia="Times New Roman" w:cs="Times New Roman"/>
          <w:sz w:val="24"/>
        </w:rPr>
        <w:t>task</w:t>
      </w:r>
      <w:r>
        <w:rPr>
          <w:rFonts w:ascii="Times New Roman" w:hAnsi="Times New Roman" w:eastAsia="Times New Roman" w:cs="Times New Roman"/>
          <w:sz w:val="24"/>
        </w:rPr>
        <w:t xml:space="preserve"> implementation details of self-matching task, which will facilitate </w:t>
      </w:r>
      <w:r>
        <w:rPr>
          <w:rFonts w:hint="eastAsia" w:ascii="Times New Roman" w:hAnsi="Times New Roman" w:eastAsia="Times New Roman" w:cs="Times New Roman"/>
          <w:sz w:val="24"/>
        </w:rPr>
        <w:t>cumulative, reproducible, and data-intensive research on self-prioritization</w:t>
      </w:r>
      <w:r>
        <w:rPr>
          <w:rFonts w:ascii="Times New Roman" w:hAnsi="Times New Roman" w:eastAsia="Times New Roman" w:cs="Times New Roman"/>
          <w:sz w:val="24"/>
        </w:rPr>
        <w:t xml:space="preserve">. </w:t>
      </w:r>
      <w:r>
        <w:rPr>
          <w:rFonts w:hint="eastAsia" w:ascii="Times New Roman" w:hAnsi="Times New Roman" w:eastAsia="Times New Roman" w:cs="Times New Roman"/>
          <w:sz w:val="24"/>
        </w:rPr>
        <w:t>By</w:t>
      </w:r>
      <w:r>
        <w:rPr>
          <w:rFonts w:ascii="Times New Roman" w:hAnsi="Times New Roman" w:eastAsia="Times New Roman" w:cs="Times New Roman"/>
          <w:sz w:val="24"/>
        </w:rPr>
        <w:t xml:space="preserve"> applying the folder structure and standardized framework for annotating task details to available data, we</w:t>
      </w:r>
      <w:r>
        <w:rPr>
          <w:rFonts w:hint="eastAsia" w:ascii="Times New Roman" w:hAnsi="Times New Roman" w:eastAsia="Times New Roman" w:cs="Times New Roman"/>
          <w:sz w:val="24"/>
        </w:rPr>
        <w:t xml:space="preserve"> </w:t>
      </w:r>
      <w:r>
        <w:rPr>
          <w:rFonts w:ascii="Times New Roman" w:hAnsi="Times New Roman" w:eastAsia="Times New Roman" w:cs="Times New Roman"/>
          <w:sz w:val="24"/>
        </w:rPr>
        <w:t>curated a large database with</w:t>
      </w:r>
      <w:r>
        <w:rPr>
          <w:rFonts w:hint="eastAsia" w:ascii="Times New Roman" w:hAnsi="Times New Roman" w:eastAsia="Times New Roman" w:cs="Times New Roman"/>
          <w:sz w:val="24"/>
        </w:rPr>
        <w:t xml:space="preserve"> </w:t>
      </w:r>
      <w:r>
        <w:rPr>
          <w:rFonts w:ascii="Times New Roman" w:hAnsi="Times New Roman" w:eastAsia="Times New Roman" w:cs="Times New Roman"/>
          <w:sz w:val="24"/>
        </w:rPr>
        <w:t>unified meta data, which</w:t>
      </w:r>
      <w:r>
        <w:rPr>
          <w:rFonts w:hint="eastAsia" w:ascii="Times New Roman" w:hAnsi="Times New Roman" w:eastAsia="Times New Roman" w:cs="Times New Roman"/>
          <w:sz w:val="24"/>
        </w:rPr>
        <w:t xml:space="preserve"> </w:t>
      </w:r>
      <w:r>
        <w:rPr>
          <w:rFonts w:ascii="Times New Roman" w:hAnsi="Times New Roman" w:eastAsia="Times New Roman" w:cs="Times New Roman"/>
          <w:sz w:val="24"/>
        </w:rPr>
        <w:t>allows researchers to</w:t>
      </w:r>
      <w:r>
        <w:rPr>
          <w:rFonts w:hint="eastAsia" w:ascii="Times New Roman" w:hAnsi="Times New Roman" w:eastAsia="Times New Roman" w:cs="Times New Roman"/>
          <w:sz w:val="24"/>
        </w:rPr>
        <w:t xml:space="preserve"> address theoretical and methodological questions that would be difficult or impossible to examine using individual studies alone</w:t>
      </w:r>
      <w:r>
        <w:rPr>
          <w:rFonts w:ascii="Times New Roman" w:hAnsi="Times New Roman" w:eastAsia="Times New Roman" w:cs="Times New Roman"/>
          <w:sz w:val="24"/>
        </w:rPr>
        <w:t xml:space="preserve">. </w:t>
      </w:r>
    </w:p>
    <w:p w14:paraId="4C19DA63">
      <w:pPr>
        <w:spacing w:line="480" w:lineRule="auto"/>
        <w:ind w:firstLine="720"/>
        <w:rPr>
          <w:rFonts w:ascii="Times New Roman" w:hAnsi="Times New Roman" w:cs="Times New Roman"/>
          <w:sz w:val="24"/>
          <w:szCs w:val="32"/>
        </w:rPr>
      </w:pPr>
      <w:r>
        <w:rPr>
          <w:rFonts w:ascii="Times New Roman" w:hAnsi="Times New Roman" w:eastAsia="Times New Roman" w:cs="Times New Roman"/>
          <w:sz w:val="24"/>
        </w:rPr>
        <w:t xml:space="preserve">The SPE database provides a valuable resource for understanding of SPE. Through three illustrative examples, we demonstrated how standardized, large-scale datasets can address theoretical and methodological questions that can not be solved by single small sample study. We found that the </w:t>
      </w:r>
      <w:del w:id="2913" w:author="蔡振辛 [2]" w:date="2026-09-24T21:08:59Z">
        <w:r>
          <w:rPr>
            <w:rFonts w:hint="eastAsia" w:ascii="Times New Roman" w:hAnsi="Times New Roman" w:eastAsia="Times New Roman" w:cs="Times New Roman"/>
            <w:sz w:val="24"/>
          </w:rPr>
          <w:delText>magnitude of the SPE varies</w:delText>
        </w:r>
      </w:del>
      <w:del w:id="2914" w:author="蔡振辛 [2]" w:date="2026-09-24T21:08:59Z">
        <w:r>
          <w:rPr>
            <w:rFonts w:ascii="Times New Roman" w:hAnsi="Times New Roman" w:eastAsia="Times New Roman" w:cs="Times New Roman"/>
            <w:sz w:val="24"/>
          </w:rPr>
          <w:delText xml:space="preserve"> across different baselines, the exi</w:delText>
        </w:r>
      </w:del>
      <w:ins w:id="2915" w:author="蔡振辛 [2]" w:date="2026-09-24T21:08:59Z">
        <w:r>
          <w:rPr>
            <w:rFonts w:ascii="Times New Roman" w:hAnsi="Times New Roman" w:eastAsia="Times New Roman" w:cs="Times New Roman"/>
            <w:sz w:val="24"/>
          </w:rPr>
          <w:t>SPE was reliably positive against every baseline condition but that the baselines did not order themselves along a simple social-distance gradient; that the pre</w:t>
        </w:r>
      </w:ins>
      <w:r>
        <w:rPr>
          <w:rFonts w:ascii="Times New Roman" w:hAnsi="Times New Roman" w:eastAsia="Times New Roman" w:cs="Times New Roman"/>
          <w:sz w:val="24"/>
        </w:rPr>
        <w:t>s</w:t>
      </w:r>
      <w:del w:id="2916" w:author="蔡振辛 [2]" w:date="2026-09-24T21:08:59Z">
        <w:r>
          <w:rPr>
            <w:rFonts w:ascii="Times New Roman" w:hAnsi="Times New Roman" w:eastAsia="Times New Roman" w:cs="Times New Roman"/>
            <w:sz w:val="24"/>
          </w:rPr>
          <w:delText>t</w:delText>
        </w:r>
      </w:del>
      <w:r>
        <w:rPr>
          <w:rFonts w:ascii="Times New Roman" w:hAnsi="Times New Roman" w:eastAsia="Times New Roman" w:cs="Times New Roman"/>
          <w:sz w:val="24"/>
        </w:rPr>
        <w:t xml:space="preserve">ence of </w:t>
      </w:r>
      <w:ins w:id="2917" w:author="蔡振辛 [2]" w:date="2026-09-24T21:08:59Z">
        <w:r>
          <w:rPr>
            <w:rFonts w:ascii="Times New Roman" w:hAnsi="Times New Roman" w:eastAsia="Times New Roman" w:cs="Times New Roman"/>
            <w:sz w:val="24"/>
          </w:rPr>
          <w:t xml:space="preserve">a </w:t>
        </w:r>
      </w:ins>
      <w:r>
        <w:rPr>
          <w:rFonts w:ascii="Times New Roman" w:hAnsi="Times New Roman" w:eastAsia="Times New Roman" w:cs="Times New Roman"/>
          <w:sz w:val="24"/>
        </w:rPr>
        <w:t>SPE under nonmatch</w:t>
      </w:r>
      <w:ins w:id="2918" w:author="蔡振辛 [2]" w:date="2026-09-24T21:08:59Z">
        <w:r>
          <w:rPr>
            <w:rFonts w:ascii="Times New Roman" w:hAnsi="Times New Roman" w:eastAsia="Times New Roman" w:cs="Times New Roman"/>
            <w:sz w:val="24"/>
          </w:rPr>
          <w:t>ing</w:t>
        </w:r>
      </w:ins>
      <w:r>
        <w:rPr>
          <w:rFonts w:ascii="Times New Roman" w:hAnsi="Times New Roman" w:eastAsia="Times New Roman" w:cs="Times New Roman"/>
          <w:sz w:val="24"/>
        </w:rPr>
        <w:t xml:space="preserve"> conditions </w:t>
      </w:r>
      <w:del w:id="2919" w:author="蔡振辛 [2]" w:date="2026-09-24T21:08:59Z">
        <w:r>
          <w:rPr>
            <w:rFonts w:ascii="Times New Roman" w:hAnsi="Times New Roman" w:eastAsia="Times New Roman" w:cs="Times New Roman"/>
            <w:sz w:val="24"/>
          </w:rPr>
          <w:delText>varied with</w:delText>
        </w:r>
      </w:del>
      <w:ins w:id="2920" w:author="蔡振辛 [2]" w:date="2026-09-24T21:08:59Z">
        <w:r>
          <w:rPr>
            <w:rFonts w:ascii="Times New Roman" w:hAnsi="Times New Roman" w:eastAsia="Times New Roman" w:cs="Times New Roman"/>
            <w:sz w:val="24"/>
          </w:rPr>
          <w:t>depended on how self-relevance was</w:t>
        </w:r>
      </w:ins>
      <w:r>
        <w:rPr>
          <w:rFonts w:ascii="Times New Roman" w:hAnsi="Times New Roman" w:eastAsia="Times New Roman" w:cs="Times New Roman"/>
          <w:sz w:val="24"/>
        </w:rPr>
        <w:t xml:space="preserve"> operationaliz</w:t>
      </w:r>
      <w:del w:id="2921" w:author="蔡振辛 [2]" w:date="2026-09-24T21:08:59Z">
        <w:r>
          <w:rPr>
            <w:rFonts w:ascii="Times New Roman" w:hAnsi="Times New Roman" w:eastAsia="Times New Roman" w:cs="Times New Roman"/>
            <w:sz w:val="24"/>
          </w:rPr>
          <w:delText>ations,</w:delText>
        </w:r>
      </w:del>
      <w:ins w:id="2922" w:author="蔡振辛 [2]" w:date="2026-09-24T21:08:59Z">
        <w:r>
          <w:rPr>
            <w:rFonts w:ascii="Times New Roman" w:hAnsi="Times New Roman" w:eastAsia="Times New Roman" w:cs="Times New Roman"/>
            <w:sz w:val="24"/>
          </w:rPr>
          <w:t>ed;</w:t>
        </w:r>
      </w:ins>
      <w:r>
        <w:rPr>
          <w:rFonts w:ascii="Times New Roman" w:hAnsi="Times New Roman" w:eastAsia="Times New Roman" w:cs="Times New Roman"/>
          <w:sz w:val="24"/>
        </w:rPr>
        <w:t xml:space="preserve"> and that t</w:t>
      </w:r>
      <w:del w:id="2923" w:author="蔡振辛 [2]" w:date="2026-09-24T21:08:59Z">
        <w:r>
          <w:rPr>
            <w:rFonts w:hint="eastAsia" w:ascii="Times New Roman" w:hAnsi="Times New Roman" w:eastAsia="Times New Roman" w:cs="Times New Roman"/>
            <w:sz w:val="24"/>
          </w:rPr>
          <w:delText xml:space="preserve">ask implementation details </w:delText>
        </w:r>
      </w:del>
      <w:del w:id="2924" w:author="蔡振辛 [2]" w:date="2026-09-24T21:08:59Z">
        <w:r>
          <w:rPr>
            <w:rFonts w:ascii="Times New Roman" w:hAnsi="Times New Roman" w:eastAsia="Times New Roman" w:cs="Times New Roman"/>
            <w:sz w:val="24"/>
          </w:rPr>
          <w:delText>such stimulus duration and trial numbers correlated with the magnitude of SPE</w:delText>
        </w:r>
      </w:del>
      <w:ins w:id="2925" w:author="蔡振辛 [2]" w:date="2026-09-24T21:08:59Z">
        <w:r>
          <w:rPr>
            <w:rFonts w:ascii="Times New Roman" w:hAnsi="Times New Roman" w:eastAsia="Times New Roman" w:cs="Times New Roman"/>
            <w:sz w:val="24"/>
          </w:rPr>
          <w:t>he magnitude of the SPE was related to stimulus presentation duration but not t</w:t>
        </w:r>
      </w:ins>
      <w:ins w:id="2926" w:author="蔡振辛 [2]" w:date="2026-09-24T21:09:00Z">
        <w:r>
          <w:rPr>
            <w:rFonts w:ascii="Times New Roman" w:hAnsi="Times New Roman" w:eastAsia="Times New Roman" w:cs="Times New Roman"/>
            <w:sz w:val="24"/>
          </w:rPr>
          <w:t>o the number of trials</w:t>
        </w:r>
      </w:ins>
      <w:r>
        <w:rPr>
          <w:rFonts w:ascii="Times New Roman" w:hAnsi="Times New Roman" w:eastAsia="Times New Roman" w:cs="Times New Roman"/>
          <w:sz w:val="24"/>
        </w:rPr>
        <w:t>. Together, these findings examplify the value of such a well-maintained large-scale database for the field.</w:t>
      </w:r>
    </w:p>
    <w:p w14:paraId="0B7E4C7B">
      <w:pPr>
        <w:spacing w:line="480" w:lineRule="auto"/>
        <w:ind w:firstLine="720"/>
      </w:pPr>
      <w:r>
        <w:rPr>
          <w:rFonts w:ascii="Times New Roman" w:hAnsi="Times New Roman" w:eastAsia="Times New Roman" w:cs="Times New Roman"/>
          <w:sz w:val="24"/>
        </w:rPr>
        <w:t>It worth noting that t</w:t>
      </w:r>
      <w:r>
        <w:rPr>
          <w:rFonts w:hint="eastAsia" w:ascii="Times New Roman" w:hAnsi="Times New Roman" w:eastAsia="Times New Roman" w:cs="Times New Roman"/>
          <w:sz w:val="24"/>
        </w:rPr>
        <w:t xml:space="preserve">he </w:t>
      </w:r>
      <w:r>
        <w:rPr>
          <w:rFonts w:ascii="Times New Roman" w:hAnsi="Times New Roman" w:eastAsia="Times New Roman" w:cs="Times New Roman"/>
          <w:sz w:val="24"/>
        </w:rPr>
        <w:t>SPE</w:t>
      </w:r>
      <w:r>
        <w:rPr>
          <w:rFonts w:hint="eastAsia" w:ascii="Times New Roman" w:hAnsi="Times New Roman" w:eastAsia="Times New Roman" w:cs="Times New Roman"/>
          <w:sz w:val="24"/>
        </w:rPr>
        <w:t xml:space="preserve"> database provides </w:t>
      </w:r>
      <w:r>
        <w:rPr>
          <w:rFonts w:ascii="Times New Roman" w:hAnsi="Times New Roman" w:eastAsia="Times New Roman" w:cs="Times New Roman"/>
          <w:sz w:val="24"/>
        </w:rPr>
        <w:t>the first</w:t>
      </w:r>
      <w:r>
        <w:rPr>
          <w:rFonts w:hint="eastAsia" w:ascii="Times New Roman" w:hAnsi="Times New Roman" w:eastAsia="Times New Roman" w:cs="Times New Roman"/>
          <w:sz w:val="24"/>
        </w:rPr>
        <w:t xml:space="preserve"> standardized framework for </w:t>
      </w:r>
      <w:r>
        <w:rPr>
          <w:rFonts w:ascii="Times New Roman" w:hAnsi="Times New Roman" w:eastAsia="Times New Roman" w:cs="Times New Roman"/>
          <w:sz w:val="24"/>
        </w:rPr>
        <w:t>annotation of</w:t>
      </w:r>
      <w:r>
        <w:rPr>
          <w:rFonts w:hint="eastAsia" w:ascii="Times New Roman" w:hAnsi="Times New Roman" w:eastAsia="Times New Roman" w:cs="Times New Roman"/>
          <w:sz w:val="24"/>
        </w:rPr>
        <w:t xml:space="preserve"> data generated from </w:t>
      </w:r>
      <w:r>
        <w:rPr>
          <w:rFonts w:ascii="Times New Roman" w:hAnsi="Times New Roman" w:eastAsia="Times New Roman" w:cs="Times New Roman"/>
          <w:sz w:val="24"/>
        </w:rPr>
        <w:t xml:space="preserve">self-matching </w:t>
      </w:r>
      <w:r>
        <w:rPr>
          <w:rFonts w:hint="eastAsia" w:ascii="Times New Roman" w:hAnsi="Times New Roman" w:eastAsia="Times New Roman" w:cs="Times New Roman"/>
          <w:sz w:val="24"/>
        </w:rPr>
        <w:t>task.</w:t>
      </w:r>
      <w:r>
        <w:rPr>
          <w:rFonts w:ascii="Times New Roman" w:hAnsi="Times New Roman" w:eastAsia="Times New Roman" w:cs="Times New Roman"/>
          <w:sz w:val="24"/>
        </w:rPr>
        <w:t xml:space="preserve"> We decomposes the implementation of the self-matching task into five core components: </w:t>
      </w:r>
      <w:r>
        <w:rPr>
          <w:rFonts w:ascii="Times New Roman" w:hAnsi="Times New Roman" w:eastAsia="Times New Roman" w:cs="Times New Roman"/>
          <w:sz w:val="24"/>
          <w:lang w:bidi="ar"/>
        </w:rPr>
        <w:t>Physical Environment, Experimental Design, Block Structure, Trial Structure, and Stimulus Properties</w:t>
      </w:r>
      <w:r>
        <w:rPr>
          <w:rFonts w:ascii="Times New Roman" w:hAnsi="Times New Roman" w:eastAsia="Times New Roman" w:cs="Times New Roman"/>
          <w:sz w:val="24"/>
        </w:rPr>
        <w:t xml:space="preserve">. This decomposition follows explicit operational criteria grounded in classical information-processing theory </w:t>
      </w:r>
      <w:del w:id="2927" w:author="蔡振辛 [2]" w:date="2026-09-24T21:09:00Z">
        <w:r>
          <w:rPr>
            <w:rFonts w:ascii="Times New Roman" w:hAnsi="Times New Roman" w:eastAsia="Times New Roman" w:cs="Times New Roman"/>
            <w:sz w:val="24"/>
          </w:rPr>
          <w:delText xml:space="preserve"> and formal decision-making models </w:delText>
        </w:r>
      </w:del>
      <w:r>
        <w:rPr>
          <w:rFonts w:ascii="Times New Roman" w:hAnsi="Times New Roman" w:eastAsia="Times New Roman" w:cs="Times New Roman"/>
          <w:sz w:val="24"/>
        </w:rPr>
        <w:fldChar w:fldCharType="begin"/>
      </w:r>
      <w:r>
        <w:rPr>
          <w:rFonts w:ascii="Times New Roman" w:hAnsi="Times New Roman" w:cs="Times New Roman"/>
          <w:sz w:val="24"/>
        </w:rPr>
        <w:instrText xml:space="preserve"> ADDIN ZOTERO_ITEM CSL_CITATION {"citationID":"jkMpJzOV","properties":{"unsorted":false,"formattedCitation":"(Gold &amp; Shadlen, 2007)","plainCitation":"(Gold &amp; Shadlen, 2007)","noteIndex":0},"citationItems":[{"id":"bQO8AlTg/9jnMN2py","uris":["http://zotero.org/users/12368307/items/L8R3NA5I"],"itemData":{"id":1463,"type":"article-journal","abstract":"The study of decision making spans such varied ﬁelds as neuroscience, psychology, economics, statistics, political science, and computer science. Despite this diversity of applications, most decisions share common elements including deliberation and commitment. Here we evaluate recent progress in understanding how these basic elements of decision formation are implemented in the brain. We focus on simple decisions that can be studied in the laboratory but emphasize general principles likely to extend to other settings.","container-title":"Annual Review of Neuroscience","DOI":"10.1146/annurev.neuro.29.051605.113038","ISSN":"0147-006X, 1545-4126","issue":"1","journalAbbreviation":"Annu. Rev. Neurosci.","language":"en","page":"535-574","source":"DOI.org (Crossref)","title":"The neural basis of decision making","volume":"30","author":[{"family":"Gold","given":"Joshua I."},{"family":"Shadlen","given":"Michael N."}],"issued":{"date-parts":[["2007",7,1]]}}}],"schema":"https://github.com/citation-style-language/schema/raw/master/csl-citation.json"} </w:instrText>
      </w:r>
      <w:r>
        <w:rPr>
          <w:rFonts w:ascii="Times New Roman" w:hAnsi="Times New Roman" w:eastAsia="Times New Roman" w:cs="Times New Roman"/>
          <w:sz w:val="24"/>
        </w:rPr>
        <w:fldChar w:fldCharType="separate"/>
      </w:r>
      <w:r>
        <w:rPr>
          <w:rFonts w:ascii="Times New Roman" w:hAnsi="Times New Roman" w:cs="Times New Roman"/>
          <w:sz w:val="24"/>
        </w:rPr>
        <w:t>(Gold &amp; Shadlen, 2007)</w:t>
      </w:r>
      <w:r>
        <w:rPr>
          <w:rFonts w:ascii="Times New Roman" w:hAnsi="Times New Roman" w:eastAsia="Times New Roman" w:cs="Times New Roman"/>
          <w:sz w:val="24"/>
        </w:rPr>
        <w:fldChar w:fldCharType="end"/>
      </w:r>
      <w:ins w:id="2928" w:author="蔡振辛 [2]" w:date="2026-09-24T21:09:00Z">
        <w:r>
          <w:rPr>
            <w:rFonts w:ascii="Times New Roman" w:hAnsi="Times New Roman" w:eastAsia="Times New Roman" w:cs="Times New Roman"/>
            <w:sz w:val="24"/>
          </w:rPr>
          <w:t xml:space="preserve"> and formal decision-making models </w:t>
        </w:r>
      </w:ins>
      <w:r>
        <w:rPr>
          <w:rFonts w:ascii="Times New Roman" w:hAnsi="Times New Roman" w:eastAsia="Times New Roman" w:cs="Times New Roman"/>
          <w:sz w:val="24"/>
        </w:rPr>
        <w:fldChar w:fldCharType="begin"/>
      </w:r>
      <w:r>
        <w:rPr>
          <w:rFonts w:ascii="Times New Roman" w:hAnsi="Times New Roman" w:cs="Times New Roman"/>
          <w:sz w:val="24"/>
        </w:rPr>
        <w:instrText xml:space="preserve"> ADDIN ZOTERO_ITEM CSL_CITATION {"citationID":"xlomp6XM","properties":{"unsorted":false,"formattedCitation":"(Ratcliff et al., 2016)","plainCitation":"(Ratcliff et al., 2016)","noteIndex":0},"citationItems":[{"id":"bQO8AlTg/TKUtYQvU","uris":["http://zotero.org/users/12368307/items/4LRC2B68"],"itemData":{"id":1466,"type":"article-journal","abstract":"There is growing interest in diffusion models to represent the cognitive and neural processes of speeded decision making. Sequential-sampling models like the diffusion model have a long history in psychology. They view decision making as a process of noisy accumulation of evidence from a stimulus. The standard model assumes that evidence accumulates at a constant rate during the second or two it takes to make a decision. This process can be linked to the behaviors of populations of neurons and to theories of optimality. Diffusion models have been used successfully in a range of cognitive tasks and as psychometric tools in clinical research to examine individual differences. In this article, we relate the models to both earlier and more recent research in psychology.","container-title":"Trends in Cognitive Sciences","DOI":"10.1016/j.tics.2016.01.007","ISSN":"13646613","issue":"4","journalAbbreviation":"Trends Cognit. Sci.","language":"en","page":"260-281","source":"DOI.org (Crossref)","title":"Diffusion decision model: current issues and history","title-short":"Diffusion decision model","volume":"20","author":[{"family":"Ratcliff","given":"Roger"},{"family":"Smith","given":"Philip L."},{"family":"Brown","given":"Scott D."},{"family":"McKoon","given":"Gail"}],"issued":{"date-parts":[["2016",4]]}}}],"schema":"https://github.com/citation-style-language/schema/raw/master/csl-citation.json"} </w:instrText>
      </w:r>
      <w:r>
        <w:rPr>
          <w:rFonts w:ascii="Times New Roman" w:hAnsi="Times New Roman" w:eastAsia="Times New Roman" w:cs="Times New Roman"/>
          <w:sz w:val="24"/>
        </w:rPr>
        <w:fldChar w:fldCharType="separate"/>
      </w:r>
      <w:r>
        <w:rPr>
          <w:rFonts w:ascii="Times New Roman" w:hAnsi="Times New Roman" w:cs="Times New Roman"/>
          <w:sz w:val="24"/>
        </w:rPr>
        <w:t>(Ratcliff et al., 2016)</w:t>
      </w:r>
      <w:r>
        <w:rPr>
          <w:rFonts w:ascii="Times New Roman" w:hAnsi="Times New Roman" w:eastAsia="Times New Roman" w:cs="Times New Roman"/>
          <w:sz w:val="24"/>
        </w:rPr>
        <w:fldChar w:fldCharType="end"/>
      </w:r>
      <w:r>
        <w:rPr>
          <w:rFonts w:ascii="Times New Roman" w:hAnsi="Times New Roman" w:eastAsia="Times New Roman" w:cs="Times New Roman"/>
          <w:sz w:val="24"/>
        </w:rPr>
        <w:t xml:space="preserve">, </w:t>
      </w:r>
      <w:r>
        <w:rPr>
          <w:rFonts w:hint="eastAsia" w:ascii="Times New Roman" w:hAnsi="Times New Roman" w:eastAsia="Times New Roman" w:cs="Times New Roman"/>
          <w:sz w:val="24"/>
        </w:rPr>
        <w:t>thereby</w:t>
      </w:r>
      <w:r>
        <w:rPr>
          <w:rFonts w:hint="eastAsia" w:ascii="Times New Roman" w:hAnsi="Times New Roman" w:cs="Times New Roman"/>
          <w:sz w:val="24"/>
        </w:rPr>
        <w:t xml:space="preserve"> </w:t>
      </w:r>
      <w:r>
        <w:rPr>
          <w:rFonts w:ascii="Times New Roman" w:hAnsi="Times New Roman" w:eastAsia="Times New Roman" w:cs="Times New Roman"/>
          <w:sz w:val="24"/>
        </w:rPr>
        <w:t xml:space="preserve">providing clear boundaries for assigning variables to each component and avoiding arbitrary categorization. By including comprehensive details in metadata, our database </w:t>
      </w:r>
      <w:r>
        <w:rPr>
          <w:rFonts w:hint="eastAsia" w:ascii="Times New Roman" w:hAnsi="Times New Roman" w:eastAsia="Times New Roman" w:cs="Times New Roman"/>
          <w:sz w:val="24"/>
        </w:rPr>
        <w:t>substantially enriches the methodological information available to researchers</w:t>
      </w:r>
      <w:r>
        <w:rPr>
          <w:rFonts w:ascii="Times New Roman" w:hAnsi="Times New Roman" w:eastAsia="Times New Roman" w:cs="Times New Roman"/>
          <w:sz w:val="24"/>
        </w:rPr>
        <w:t xml:space="preserve"> in ways that are not typically provided in published articles, as demonstrated by our third example. </w:t>
      </w:r>
    </w:p>
    <w:p w14:paraId="0748BBB1">
      <w:pPr>
        <w:numPr>
          <w:ilvl w:val="255"/>
          <w:numId w:val="0"/>
        </w:numPr>
        <w:spacing w:line="480" w:lineRule="auto"/>
        <w:ind w:firstLine="720"/>
        <w:rPr>
          <w:rFonts w:ascii="Times New Roman" w:hAnsi="Times New Roman" w:cs="Times New Roman"/>
          <w:sz w:val="24"/>
          <w:szCs w:val="32"/>
        </w:rPr>
      </w:pPr>
      <w:r>
        <w:rPr>
          <w:rFonts w:hint="eastAsia" w:ascii="Times New Roman" w:hAnsi="Times New Roman" w:eastAsia="Times New Roman" w:cs="Times New Roman"/>
          <w:sz w:val="24"/>
        </w:rPr>
        <w:t>Importantly, this</w:t>
      </w:r>
      <w:r>
        <w:rPr>
          <w:rFonts w:ascii="Times New Roman" w:hAnsi="Times New Roman" w:eastAsia="Times New Roman" w:cs="Times New Roman"/>
          <w:sz w:val="24"/>
        </w:rPr>
        <w:t xml:space="preserve"> standardized framework can</w:t>
      </w:r>
      <w:r>
        <w:rPr>
          <w:rFonts w:hint="eastAsia" w:ascii="Times New Roman" w:hAnsi="Times New Roman" w:eastAsia="Times New Roman" w:cs="Times New Roman"/>
          <w:sz w:val="24"/>
        </w:rPr>
        <w:t xml:space="preserve"> extend beyond the self-matching task</w:t>
      </w:r>
      <w:r>
        <w:rPr>
          <w:rFonts w:ascii="Times New Roman" w:hAnsi="Times New Roman" w:eastAsia="Times New Roman" w:cs="Times New Roman"/>
          <w:sz w:val="24"/>
        </w:rPr>
        <w:t xml:space="preserve">. Many </w:t>
      </w:r>
      <w:r>
        <w:rPr>
          <w:rFonts w:hint="eastAsia" w:ascii="Times New Roman" w:hAnsi="Times New Roman" w:eastAsia="Times New Roman" w:cs="Times New Roman"/>
          <w:sz w:val="24"/>
        </w:rPr>
        <w:t>laboratory-based</w:t>
      </w:r>
      <w:r>
        <w:rPr>
          <w:rFonts w:ascii="Times New Roman" w:hAnsi="Times New Roman" w:eastAsia="Times New Roman" w:cs="Times New Roman"/>
          <w:sz w:val="24"/>
        </w:rPr>
        <w:t xml:space="preserve"> cognitive tasks share similar structural components, our framework can serve as a template for standardizing metadata regarding the implmentation details in other tasks. Reporting these details in machine-readable format will increase the transparency of empirical studies and provide more nuanced data beyond the current best practices recommended by Journal Article Reporting Standards for quantitative research in psychology </w:t>
      </w:r>
      <w:del w:id="2929" w:author="蔡振辛 [2]" w:date="2026-09-24T21:09:00Z">
        <w:r>
          <w:rPr>
            <w:rFonts w:ascii="Times New Roman" w:hAnsi="Times New Roman" w:eastAsia="Times New Roman" w:cs="Times New Roman"/>
            <w:sz w:val="24"/>
          </w:rPr>
          <w:delText xml:space="preserve">. These rich information will be valuable for both peer-review process, post-publication review, and meta-research. The current cognitive tasks may also vulnrable to the jingle-jangle fallacy (e.g., </w:delText>
        </w:r>
      </w:del>
      <w:r>
        <w:rPr>
          <w:rFonts w:ascii="Times New Roman" w:hAnsi="Times New Roman" w:eastAsia="Times New Roman" w:cs="Times New Roman"/>
          <w:sz w:val="24"/>
        </w:rPr>
        <w:fldChar w:fldCharType="begin"/>
      </w:r>
      <w:r>
        <w:rPr>
          <w:rFonts w:ascii="Times New Roman" w:hAnsi="Times New Roman" w:cs="Times New Roman"/>
          <w:sz w:val="24"/>
        </w:rPr>
        <w:instrText xml:space="preserve"> ADDIN ZOTERO_ITEM CSL_CITATION {"citationID":"1cIXLFta","properties":{"unsorted":false,"formattedCitation":"(Appelbaum et al., 2018)","plainCitation":"(Appelbaum et al., 2018)","noteIndex":0},"citationItems":[{"id":"bQO8AlTg/g1rNgqk3","uris":["http://zotero.org/users/12368307/items/HA869VMM"],"itemData":{"id":1460,"type":"article-journal","abstract":"Following a review of extant reporting standards for scientific publication, and reviewing 10 years of experience since publication of the first set of reporting standards by the American Psychological Association (APA; APA Publications and Communications Board Working Group on Journal Article Reporting Standards, 2008), the APA Working Group on Quantitative Research Reporting Standards recommended some modifications to the original standards. Examples of modifications include division of hypotheses, analyses, and conclusions into 3 groupings (primary, secondary, and exploratory) and some changes to the section on meta-analysis. Several new modules are included that report standards for observational studies, clinical trials, longitudinal studies, replication studies, and N-of-1 studies. In addition, standards for analytic methods with unique characteristics and output (structural equation modeling and Bayesian analysis) are included. These proposals were accepted by the Publications and Communications Board of APA and supersede the standards included in the 6th edition of the Publication Manual of the American Psychological Association (APA, 2010).","container-title":"American Psychologist","DOI":"10.1037/amp0000191","ISSN":"1935-990X, 0003-066X","issue":"1","journalAbbreviation":"Am. Psychol.","language":"en","page":"3-25","source":"DOI.org (Crossref)","title":"Journal article reporting standards for quantitative research in psychology: the APA publications and communications board task force report","title-short":"Journal article reporting standards for quantitative research in psychology","volume":"73","author":[{"family":"Appelbaum","given":"Mark"},{"family":"Cooper","given":"Harris"},{"family":"Kline","given":"Rex B."},{"family":"Mayo-Wilson","given":"Evan"},{"family":"Nezu","given":"Arthur M."},{"family":"Rao","given":"Stephen M."}],"issued":{"date-parts":[["2018",1]]}}}],"schema":"https://github.com/citation-style-language/schema/raw/master/csl-citation.json"} </w:instrText>
      </w:r>
      <w:r>
        <w:rPr>
          <w:rFonts w:ascii="Times New Roman" w:hAnsi="Times New Roman" w:eastAsia="Times New Roman" w:cs="Times New Roman"/>
          <w:sz w:val="24"/>
        </w:rPr>
        <w:fldChar w:fldCharType="separate"/>
      </w:r>
      <w:r>
        <w:rPr>
          <w:rFonts w:ascii="Times New Roman" w:hAnsi="Times New Roman" w:cs="Times New Roman"/>
          <w:sz w:val="24"/>
        </w:rPr>
        <w:t>(Appelbaum et al., 2018)</w:t>
      </w:r>
      <w:r>
        <w:rPr>
          <w:rFonts w:ascii="Times New Roman" w:hAnsi="Times New Roman" w:eastAsia="Times New Roman" w:cs="Times New Roman"/>
          <w:sz w:val="24"/>
        </w:rPr>
        <w:fldChar w:fldCharType="end"/>
      </w:r>
      <w:ins w:id="2930" w:author="蔡振辛 [2]" w:date="2026-09-24T21:09:00Z">
        <w:r>
          <w:rPr>
            <w:rFonts w:ascii="Times New Roman" w:hAnsi="Times New Roman" w:eastAsia="Times New Roman" w:cs="Times New Roman"/>
            <w:sz w:val="24"/>
          </w:rPr>
          <w:t xml:space="preserve">. These rich information will be valuable for both peer-review process, post-publication review, and meta-research. The current cognitive tasks may also vulnrable to the jingle-jangle fallacy (e.g., </w:t>
        </w:r>
      </w:ins>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ADDIN ZOTERO_ITEM CSL_CITATION {"citationID":"B0hKqvrl","properties":{"unsorted":false,"formattedCitation":"(Sun, Wang, Wen, &amp; Chuan-Peng, 2023)","plainCitation":"(Sun, Wang, Wen, &amp; Chuan-Peng, 2023)","dontUpdate":true,"noteIndex":0},"citationItems":[{"id":25285,"uris":["http://zotero.org/users/398841/items/NSUDKKH4"],"itemData":{"id":25285,"type":"article-journal","container-title":"China Scientific Data","DOI":"10.11922/11-6035.csd.2022.0047.zh","issue":"3","license":"All rights reserved","page":"175-189","title":"A dataset of cognitive ontology for neuroimaging studies of self-reference","volume":"8","author":[{"family":"Sun","given":"Shuting"},{"family":"Wang","given":"Nan"},{"family":"Wen","given":"Jiahui"},{"family":"Chuan-Peng","given":"Hu"}],"issued":{"date-parts":[["2023"]]}}}],"schema":"https://github.com/citation-style-language/schema/raw/master/csl-citation.json"}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Sun, Wang, Wen, &amp; Chuan-Peng, 2023</w:t>
      </w:r>
      <w:r>
        <w:rPr>
          <w:rFonts w:ascii="Times New Roman" w:hAnsi="Times New Roman" w:eastAsia="Times New Roman" w:cs="Times New Roman"/>
          <w:sz w:val="24"/>
        </w:rPr>
        <w:fldChar w:fldCharType="end"/>
      </w:r>
      <w:r>
        <w:rPr>
          <w:rFonts w:ascii="Times New Roman" w:hAnsi="Times New Roman" w:eastAsia="Times New Roman" w:cs="Times New Roman"/>
          <w:sz w:val="24"/>
        </w:rPr>
        <w:t xml:space="preserve">), reporting these details will help to understand how the details of implmenting task will change the cognitive construct under the investigation. </w:t>
      </w:r>
    </w:p>
    <w:p w14:paraId="4B4FE9CD">
      <w:pPr>
        <w:spacing w:line="480" w:lineRule="auto"/>
        <w:ind w:firstLine="720"/>
      </w:pPr>
      <w:r>
        <w:rPr>
          <w:rFonts w:ascii="Times New Roman" w:hAnsi="Times New Roman" w:eastAsia="Times New Roman" w:cs="Times New Roman"/>
          <w:sz w:val="24"/>
        </w:rPr>
        <w:t xml:space="preserve">Limitations of the current database should be acknowledged. First, the curation of SPE database relied heavily on manual extraction, limiting the scalability and efficiency of the standardized framework for task implementation. Future efforts may learn from existing standards such as the Brain Imaging Data Structure (BIDS, </w:t>
      </w:r>
      <w:del w:id="2931" w:author="蔡振辛 [2]" w:date="2026-09-24T21:09:00Z">
        <w:r>
          <w:rPr>
            <w:rFonts w:hint="eastAsia" w:ascii="Times New Roman" w:hAnsi="Times New Roman" w:eastAsia="Times New Roman" w:cs="Times New Roman"/>
            <w:sz w:val="24"/>
          </w:rPr>
          <w:delText>) or Hierarchical Event Descriptors (HED</w:delText>
        </w:r>
      </w:del>
      <w:del w:id="2932" w:author="蔡振辛 [2]" w:date="2026-09-24T21:09:00Z">
        <w:r>
          <w:rPr>
            <w:rFonts w:ascii="Times New Roman" w:hAnsi="Times New Roman" w:eastAsia="Times New Roman" w:cs="Times New Roman"/>
            <w:sz w:val="24"/>
          </w:rPr>
          <w:delText xml:space="preserve">, </w:delText>
        </w:r>
      </w:del>
      <w:del w:id="2933" w:author="蔡振辛 [2]" w:date="2026-09-24T21:09:00Z">
        <w:r>
          <w:rPr>
            <w:rFonts w:hint="eastAsia" w:ascii="Times New Roman" w:hAnsi="Times New Roman" w:eastAsia="Times New Roman" w:cs="Times New Roman"/>
            <w:sz w:val="24"/>
          </w:rPr>
          <w:delText xml:space="preserve">) to improve </w:delText>
        </w:r>
      </w:del>
      <w:del w:id="2934" w:author="蔡振辛 [2]" w:date="2026-09-24T21:09:00Z">
        <w:r>
          <w:rPr>
            <w:rFonts w:ascii="Times New Roman" w:hAnsi="Times New Roman" w:eastAsia="Times New Roman" w:cs="Times New Roman"/>
            <w:sz w:val="24"/>
          </w:rPr>
          <w:delText>the level of</w:delText>
        </w:r>
      </w:del>
      <w:del w:id="2935" w:author="蔡振辛 [2]" w:date="2026-09-24T21:09:00Z">
        <w:r>
          <w:rPr>
            <w:rFonts w:hint="eastAsia" w:ascii="Times New Roman" w:hAnsi="Times New Roman" w:eastAsia="Times New Roman" w:cs="Times New Roman"/>
            <w:sz w:val="24"/>
          </w:rPr>
          <w:delText>.</w:delText>
        </w:r>
      </w:del>
      <w:del w:id="2936" w:author="蔡振辛 [2]" w:date="2026-09-24T21:09:00Z">
        <w:r>
          <w:rPr>
            <w:rFonts w:ascii="Times New Roman" w:hAnsi="Times New Roman" w:eastAsia="Times New Roman" w:cs="Times New Roman"/>
            <w:sz w:val="24"/>
          </w:rPr>
          <w:delText xml:space="preserve"> Second, the current version of SPE database focuses exclusively on </w:delText>
        </w:r>
      </w:del>
      <w:del w:id="2937" w:author="蔡振辛 [2]" w:date="2026-09-24T21:09:00Z">
        <w:r>
          <w:rPr>
            <w:rFonts w:hint="eastAsia" w:ascii="Times New Roman" w:hAnsi="Times New Roman" w:eastAsia="Times New Roman" w:cs="Times New Roman"/>
            <w:sz w:val="24"/>
          </w:rPr>
          <w:delText>behavioral measures</w:delText>
        </w:r>
      </w:del>
      <w:del w:id="2938" w:author="蔡振辛 [2]" w:date="2026-09-24T21:09:00Z">
        <w:r>
          <w:rPr>
            <w:rFonts w:ascii="Times New Roman" w:hAnsi="Times New Roman" w:eastAsia="Times New Roman" w:cs="Times New Roman"/>
            <w:sz w:val="24"/>
          </w:rPr>
          <w:delText xml:space="preserve">. Future versions should aim to </w:delText>
        </w:r>
      </w:del>
      <w:del w:id="2939" w:author="蔡振辛 [2]" w:date="2026-09-24T21:09:00Z">
        <w:r>
          <w:rPr>
            <w:rFonts w:hint="eastAsia" w:ascii="Times New Roman" w:hAnsi="Times New Roman" w:eastAsia="Times New Roman" w:cs="Times New Roman"/>
            <w:sz w:val="24"/>
          </w:rPr>
          <w:delText>include multimodal datasets, such as</w:delText>
        </w:r>
      </w:del>
      <w:del w:id="2940" w:author="蔡振辛 [2]" w:date="2026-09-24T21:09:00Z">
        <w:r>
          <w:rPr>
            <w:rFonts w:ascii="Times New Roman" w:hAnsi="Times New Roman" w:eastAsia="Times New Roman" w:cs="Times New Roman"/>
            <w:sz w:val="24"/>
          </w:rPr>
          <w:delText xml:space="preserve"> EEG (e.g., ), fMRI (e.g., ), </w:delText>
        </w:r>
      </w:del>
      <w:del w:id="2941" w:author="蔡振辛 [2]" w:date="2026-09-24T21:09:00Z">
        <w:r>
          <w:rPr>
            <w:rFonts w:hint="eastAsia" w:ascii="Times New Roman" w:hAnsi="Times New Roman" w:eastAsia="Times New Roman" w:cs="Times New Roman"/>
            <w:sz w:val="24"/>
          </w:rPr>
          <w:delText>using established standards for neuroimaging data organization</w:delText>
        </w:r>
      </w:del>
      <w:del w:id="2942" w:author="蔡振辛 [2]" w:date="2026-09-24T21:09:00Z">
        <w:r>
          <w:rPr>
            <w:rFonts w:ascii="Times New Roman" w:hAnsi="Times New Roman" w:eastAsia="Times New Roman" w:cs="Times New Roman"/>
            <w:sz w:val="24"/>
          </w:rPr>
          <w:delText xml:space="preserve">. Third, the current SPE database only included data that are permitted by authors or the data license, potentially introducing bias into the database, such as the participants' representativeness </w:delText>
        </w:r>
      </w:del>
      <w:ins w:id="2943" w:author="蔡振辛 [2]" w:date="2026-09-24T21:09:00Z">
        <w:r>
          <w:rPr>
            <w:rFonts w:ascii="Times New Roman" w:hAnsi="Times New Roman" w:eastAsia="Times New Roman" w:cs="Times New Roman"/>
            <w:sz w:val="24"/>
          </w:rPr>
          <w:t>Poldrack et al., 2024) or Hierarchical Event Descriptors (HED, Robbins et al., 2022) to improve the level of. Second, the current version of SPE database focuses exclusively on behavioral measures. Future versions should aim to include multimodal datasets, such as EEG (e.g., Sui et al., 2023), fMRI (e.g., Sui et al., 2013), using established standards for neuroimaging data organization. Third, the current SPE database only included data that are permitted by authors or the data license, potentially introducing bias into the database, such as the participants' representativeness (Ghai et al., 2024; Ghai et al., 2025; Liu et al., 2025)</w:t>
        </w:r>
      </w:ins>
      <w:r>
        <w:rPr>
          <w:rFonts w:ascii="Times New Roman" w:hAnsi="Times New Roman" w:eastAsia="Times New Roman" w:cs="Times New Roman"/>
          <w:sz w:val="24"/>
        </w:rPr>
        <w:t>. We made all code and script of the present database open available to facilitate future larger-scale collaborative projects that will expand the SPE database.</w:t>
      </w:r>
      <w:bookmarkStart w:id="1" w:name="_Hlk236999106"/>
      <w:bookmarkEnd w:id="1"/>
      <w:bookmarkStart w:id="2" w:name="_Hlk236999167"/>
      <w:bookmarkEnd w:id="2"/>
    </w:p>
    <w:p w14:paraId="752099FC">
      <w:pPr>
        <w:spacing w:line="480" w:lineRule="auto"/>
        <w:ind w:firstLine="720"/>
      </w:pPr>
      <w:r>
        <w:rPr>
          <w:rFonts w:ascii="Times New Roman" w:hAnsi="Times New Roman" w:eastAsia="Times New Roman" w:cs="Times New Roman"/>
          <w:sz w:val="24"/>
        </w:rPr>
        <w:t xml:space="preserve">To conclude, we believe the SPE database will serve as a value resource for community-driven initiatives </w:t>
      </w:r>
      <w:r>
        <w:rPr>
          <w:rFonts w:hint="eastAsia" w:ascii="Times New Roman" w:hAnsi="Times New Roman" w:eastAsia="Times New Roman" w:cs="Times New Roman"/>
          <w:sz w:val="24"/>
        </w:rPr>
        <w:t>including</w:t>
      </w:r>
      <w:r>
        <w:rPr>
          <w:rFonts w:ascii="Times New Roman" w:hAnsi="Times New Roman" w:eastAsia="Times New Roman" w:cs="Times New Roman"/>
          <w:sz w:val="24"/>
        </w:rPr>
        <w:t xml:space="preserve"> large-scale collaborative projects and crowdsourced replication efforts. </w:t>
      </w:r>
      <w:r>
        <w:rPr>
          <w:rFonts w:hint="eastAsia" w:ascii="Times New Roman" w:hAnsi="Times New Roman" w:eastAsia="Times New Roman" w:cs="Times New Roman"/>
          <w:sz w:val="24"/>
        </w:rPr>
        <w:t>By combining standardized data structures with comprehensive methodological metadata, the database provides an infrastructure capable of supporting coordinated investigations of self-prioritization across diverse experimental settings and populations.</w:t>
      </w:r>
      <w:r>
        <w:rPr>
          <w:rFonts w:hint="eastAsia" w:ascii="Times New Roman" w:hAnsi="Times New Roman" w:cs="Times New Roman"/>
          <w:sz w:val="24"/>
        </w:rPr>
        <w:t xml:space="preserve"> </w:t>
      </w:r>
      <w:r>
        <w:rPr>
          <w:rFonts w:hint="eastAsia" w:ascii="Times New Roman" w:hAnsi="Times New Roman" w:eastAsia="Times New Roman" w:cs="Times New Roman"/>
          <w:sz w:val="24"/>
        </w:rPr>
        <w:t>More broadly, this work illustrates how standardized, FAIR-compliant databases can transform fragmented collections of open datasets into cumulative scientific resources that accelerate theory development, improve reproducibility, and promote collaborative discovery in cognitive psychology.</w:t>
      </w:r>
      <w:r>
        <w:rPr>
          <w:rFonts w:ascii="Times New Roman" w:hAnsi="Times New Roman" w:eastAsia="Times New Roman" w:cs="Times New Roman"/>
          <w:sz w:val="24"/>
        </w:rPr>
        <w:t xml:space="preserve"> </w:t>
      </w:r>
    </w:p>
    <w:p w14:paraId="7AAD1CC5">
      <w:pPr>
        <w:numPr>
          <w:ilvl w:val="0"/>
          <w:numId w:val="1"/>
        </w:numPr>
        <w:rPr>
          <w:rFonts w:ascii="Times New Roman" w:hAnsi="Times New Roman" w:cs="Times New Roman"/>
          <w:sz w:val="24"/>
          <w:szCs w:val="32"/>
        </w:rPr>
      </w:pPr>
      <w:r>
        <w:rPr>
          <w:rFonts w:ascii="Times New Roman" w:hAnsi="Times New Roman" w:cs="Times New Roman"/>
          <w:sz w:val="24"/>
          <w:szCs w:val="32"/>
        </w:rPr>
        <w:br w:type="page"/>
      </w:r>
    </w:p>
    <w:p w14:paraId="6D94890D">
      <w:pPr>
        <w:pStyle w:val="8"/>
        <w:widowControl/>
        <w:spacing w:before="240" w:line="360" w:lineRule="auto"/>
        <w:jc w:val="center"/>
        <w:rPr>
          <w:rFonts w:ascii="Times New Roman" w:hAnsi="Times New Roman"/>
          <w:lang w:val="zh-CN" w:bidi="ar"/>
        </w:rPr>
      </w:pPr>
      <w:r>
        <w:rPr>
          <w:rFonts w:hint="eastAsia" w:ascii="Times New Roman" w:hAnsi="Times New Roman"/>
          <w:sz w:val="28"/>
          <w:szCs w:val="28"/>
        </w:rPr>
        <w:t>Reference</w:t>
      </w:r>
    </w:p>
    <w:p w14:paraId="36B5ED0C">
      <w:pPr>
        <w:pStyle w:val="44"/>
        <w:rPr>
          <w:rFonts w:ascii="Times New Roman" w:hAnsi="Times New Roman" w:cs="Times New Roman"/>
          <w:sz w:val="24"/>
        </w:rPr>
      </w:pPr>
      <w:r>
        <w:rPr>
          <w:szCs w:val="32"/>
        </w:rPr>
        <w:fldChar w:fldCharType="begin"/>
      </w:r>
      <w:r>
        <w:rPr>
          <w:szCs w:val="32"/>
        </w:rPr>
        <w:instrText xml:space="preserve"> ADDIN ZOTERO_BIBL {"uncited":[],"omitted":[],"custom":[]} CSL_BIBLIOGRAPHY </w:instrText>
      </w:r>
      <w:r>
        <w:rPr>
          <w:szCs w:val="32"/>
        </w:rPr>
        <w:fldChar w:fldCharType="separate"/>
      </w:r>
      <w:r>
        <w:rPr>
          <w:rFonts w:ascii="Times New Roman" w:hAnsi="Times New Roman" w:cs="Times New Roman"/>
          <w:sz w:val="24"/>
        </w:rPr>
        <w:t xml:space="preserve">Appelbaum, M., Cooper, H., Kline, R. B., Mayo-Wilson, E., Nezu, A. M., &amp; Rao, S. M. (2018). Journal article reporting standards for quantitative research in psychology: The APA publications and communications board task force report. </w:t>
      </w:r>
      <w:r>
        <w:rPr>
          <w:rFonts w:ascii="Times New Roman" w:hAnsi="Times New Roman" w:cs="Times New Roman"/>
          <w:i/>
          <w:iCs/>
          <w:sz w:val="24"/>
        </w:rPr>
        <w:t>American Psychologist</w:t>
      </w:r>
      <w:r>
        <w:rPr>
          <w:rFonts w:ascii="Times New Roman" w:hAnsi="Times New Roman" w:cs="Times New Roman"/>
          <w:sz w:val="24"/>
        </w:rPr>
        <w:t xml:space="preserve">, </w:t>
      </w:r>
      <w:r>
        <w:rPr>
          <w:rFonts w:ascii="Times New Roman" w:hAnsi="Times New Roman" w:cs="Times New Roman"/>
          <w:i/>
          <w:iCs/>
          <w:sz w:val="24"/>
        </w:rPr>
        <w:t>73</w:t>
      </w:r>
      <w:r>
        <w:rPr>
          <w:rFonts w:ascii="Times New Roman" w:hAnsi="Times New Roman" w:cs="Times New Roman"/>
          <w:sz w:val="24"/>
        </w:rPr>
        <w:t>(1), 3–25. https://doi.org/10.1037/amp0000191</w:t>
      </w:r>
    </w:p>
    <w:p w14:paraId="298D2308">
      <w:pPr>
        <w:pStyle w:val="44"/>
        <w:rPr>
          <w:rFonts w:ascii="Times New Roman" w:hAnsi="Times New Roman" w:cs="Times New Roman"/>
          <w:sz w:val="24"/>
        </w:rPr>
      </w:pPr>
      <w:r>
        <w:rPr>
          <w:rFonts w:ascii="Times New Roman" w:hAnsi="Times New Roman" w:cs="Times New Roman"/>
          <w:sz w:val="24"/>
        </w:rPr>
        <w:t>Aron, A., Aron, E. N., &amp; Smollan, D. (1992). Inclusion of Other in the Self Scale and the structure of interpersonal closeness. Journal of Personality and Social Psychology, 63(4), 596–612. https://doi.org/10.1037/0022-3514.63.4.596</w:t>
      </w:r>
    </w:p>
    <w:p w14:paraId="06C288F4">
      <w:pPr>
        <w:pStyle w:val="44"/>
      </w:pPr>
      <w:r>
        <w:t>Bogacz, R., Brown, E., Moehlis, J., Holmes, P., &amp; Cohen, J. D. (2006). The physics of optimal decision making: A formal analysis of models of performance in two-alternative forced-choice tasks. Psychological Review, 113(4), 700–765. https://doi.org/10.1037/0033-295X.113.4.700</w:t>
      </w:r>
    </w:p>
    <w:p w14:paraId="66D90A0D">
      <w:pPr>
        <w:pStyle w:val="44"/>
        <w:rPr>
          <w:rFonts w:ascii="Times New Roman" w:hAnsi="Times New Roman" w:cs="Times New Roman"/>
          <w:sz w:val="24"/>
        </w:rPr>
      </w:pPr>
      <w:r>
        <w:rPr>
          <w:rFonts w:ascii="Times New Roman" w:hAnsi="Times New Roman" w:cs="Times New Roman"/>
          <w:sz w:val="24"/>
        </w:rPr>
        <w:t xml:space="preserve">Bridges, D., Pitiot, A., MacAskill, M. R., &amp; Peirce, J. W. (2020). The timing mega-study: Comparing a range of experiment generators, both lab-based and online. </w:t>
      </w:r>
      <w:r>
        <w:rPr>
          <w:rFonts w:ascii="Times New Roman" w:hAnsi="Times New Roman" w:cs="Times New Roman"/>
          <w:i/>
          <w:iCs/>
          <w:sz w:val="24"/>
        </w:rPr>
        <w:t>PeerJ</w:t>
      </w:r>
      <w:r>
        <w:rPr>
          <w:rFonts w:ascii="Times New Roman" w:hAnsi="Times New Roman" w:cs="Times New Roman"/>
          <w:sz w:val="24"/>
        </w:rPr>
        <w:t xml:space="preserve">, </w:t>
      </w:r>
      <w:r>
        <w:rPr>
          <w:rFonts w:ascii="Times New Roman" w:hAnsi="Times New Roman" w:cs="Times New Roman"/>
          <w:i/>
          <w:iCs/>
          <w:sz w:val="24"/>
        </w:rPr>
        <w:t>8</w:t>
      </w:r>
      <w:r>
        <w:rPr>
          <w:rFonts w:ascii="Times New Roman" w:hAnsi="Times New Roman" w:cs="Times New Roman"/>
          <w:sz w:val="24"/>
        </w:rPr>
        <w:t>, e9414. https://doi.org/10.7717/peerj.9414</w:t>
      </w:r>
    </w:p>
    <w:p w14:paraId="0CDD148B">
      <w:pPr>
        <w:pStyle w:val="44"/>
        <w:rPr>
          <w:rFonts w:ascii="Times New Roman" w:hAnsi="Times New Roman" w:cs="Times New Roman"/>
          <w:sz w:val="24"/>
        </w:rPr>
      </w:pPr>
      <w:r>
        <w:rPr>
          <w:rFonts w:ascii="Times New Roman" w:hAnsi="Times New Roman" w:cs="Times New Roman"/>
          <w:sz w:val="24"/>
        </w:rPr>
        <w:t xml:space="preserve">Cheung, M. W.-L., &amp; Jak, S. (2016). Analyzing big data in psychology: A split/analyze/meta-analyze approach. </w:t>
      </w:r>
      <w:r>
        <w:rPr>
          <w:rFonts w:ascii="Times New Roman" w:hAnsi="Times New Roman" w:cs="Times New Roman"/>
          <w:i/>
          <w:iCs/>
          <w:sz w:val="24"/>
        </w:rPr>
        <w:t>Frontiers in Psychology</w:t>
      </w:r>
      <w:r>
        <w:rPr>
          <w:rFonts w:ascii="Times New Roman" w:hAnsi="Times New Roman" w:cs="Times New Roman"/>
          <w:sz w:val="24"/>
        </w:rPr>
        <w:t xml:space="preserve">, </w:t>
      </w:r>
      <w:r>
        <w:rPr>
          <w:rFonts w:ascii="Times New Roman" w:hAnsi="Times New Roman" w:cs="Times New Roman"/>
          <w:i/>
          <w:iCs/>
          <w:sz w:val="24"/>
        </w:rPr>
        <w:t>7</w:t>
      </w:r>
      <w:r>
        <w:rPr>
          <w:rFonts w:ascii="Times New Roman" w:hAnsi="Times New Roman" w:cs="Times New Roman"/>
          <w:sz w:val="24"/>
        </w:rPr>
        <w:t>, 1–13. https://doi.org/10.3389/fpsyg.2016.00738</w:t>
      </w:r>
    </w:p>
    <w:p w14:paraId="536C82C2">
      <w:pPr>
        <w:pStyle w:val="44"/>
        <w:rPr>
          <w:rFonts w:ascii="Times New Roman" w:hAnsi="Times New Roman" w:cs="Times New Roman"/>
          <w:sz w:val="24"/>
        </w:rPr>
      </w:pPr>
      <w:r>
        <w:rPr>
          <w:rFonts w:ascii="Times New Roman" w:hAnsi="Times New Roman" w:cs="Times New Roman"/>
          <w:sz w:val="24"/>
        </w:rPr>
        <w:t xml:space="preserve">Cicchini, G. M., Mikellidou, K., &amp; Burr, D. C. (2024). Serial Dependence in Perception. </w:t>
      </w:r>
      <w:r>
        <w:rPr>
          <w:rFonts w:ascii="Times New Roman" w:hAnsi="Times New Roman" w:cs="Times New Roman"/>
          <w:i/>
          <w:iCs/>
          <w:sz w:val="24"/>
        </w:rPr>
        <w:t>Annual Review of Psychology</w:t>
      </w:r>
      <w:r>
        <w:rPr>
          <w:rFonts w:ascii="Times New Roman" w:hAnsi="Times New Roman" w:cs="Times New Roman"/>
          <w:sz w:val="24"/>
        </w:rPr>
        <w:t xml:space="preserve">, </w:t>
      </w:r>
      <w:r>
        <w:rPr>
          <w:rFonts w:ascii="Times New Roman" w:hAnsi="Times New Roman" w:cs="Times New Roman"/>
          <w:i/>
          <w:iCs/>
          <w:sz w:val="24"/>
        </w:rPr>
        <w:t>75</w:t>
      </w:r>
      <w:r>
        <w:rPr>
          <w:rFonts w:ascii="Times New Roman" w:hAnsi="Times New Roman" w:cs="Times New Roman"/>
          <w:sz w:val="24"/>
        </w:rPr>
        <w:t>(1), 129–154. https://doi.org/10.1146/annurev-psych-021523-104939</w:t>
      </w:r>
    </w:p>
    <w:p w14:paraId="282A3431">
      <w:pPr>
        <w:pStyle w:val="44"/>
        <w:rPr>
          <w:rFonts w:ascii="Times New Roman" w:hAnsi="Times New Roman" w:cs="Times New Roman"/>
          <w:sz w:val="24"/>
        </w:rPr>
      </w:pPr>
      <w:r>
        <w:rPr>
          <w:rFonts w:ascii="Times New Roman" w:hAnsi="Times New Roman" w:cs="Times New Roman"/>
          <w:sz w:val="24"/>
        </w:rPr>
        <w:t xml:space="preserve">Constable, M. D., Rajsic, J., Welsh, T. N., &amp; Pratt, J. (2019). It is not in the details: Self-related shapes are rapidly classified but their features are not better remembered. </w:t>
      </w:r>
      <w:r>
        <w:rPr>
          <w:rFonts w:ascii="Times New Roman" w:hAnsi="Times New Roman" w:cs="Times New Roman"/>
          <w:i/>
          <w:iCs/>
          <w:sz w:val="24"/>
        </w:rPr>
        <w:t>Memory &amp; Cognition</w:t>
      </w:r>
      <w:r>
        <w:rPr>
          <w:rFonts w:ascii="Times New Roman" w:hAnsi="Times New Roman" w:cs="Times New Roman"/>
          <w:sz w:val="24"/>
        </w:rPr>
        <w:t xml:space="preserve">, </w:t>
      </w:r>
      <w:r>
        <w:rPr>
          <w:rFonts w:ascii="Times New Roman" w:hAnsi="Times New Roman" w:cs="Times New Roman"/>
          <w:i/>
          <w:iCs/>
          <w:sz w:val="24"/>
        </w:rPr>
        <w:t>47</w:t>
      </w:r>
      <w:r>
        <w:rPr>
          <w:rFonts w:ascii="Times New Roman" w:hAnsi="Times New Roman" w:cs="Times New Roman"/>
          <w:sz w:val="24"/>
        </w:rPr>
        <w:t>(6), 1145–1157. https://doi.org/10.3758/s13421-019-00924-6</w:t>
      </w:r>
    </w:p>
    <w:p w14:paraId="1E0E9761">
      <w:pPr>
        <w:pStyle w:val="44"/>
        <w:rPr>
          <w:rFonts w:ascii="Times New Roman" w:hAnsi="Times New Roman" w:cs="Times New Roman"/>
          <w:sz w:val="24"/>
        </w:rPr>
      </w:pPr>
      <w:r>
        <w:rPr>
          <w:rFonts w:ascii="Times New Roman" w:hAnsi="Times New Roman" w:cs="Times New Roman"/>
          <w:sz w:val="24"/>
        </w:rPr>
        <w:t xml:space="preserve">Desebrock, C., &amp; Spence, C. (2021). The Self-Prioritization Effect: Self-referential processing in movement highlights modulation at multiple stages. </w:t>
      </w:r>
      <w:r>
        <w:rPr>
          <w:rFonts w:ascii="Times New Roman" w:hAnsi="Times New Roman" w:cs="Times New Roman"/>
          <w:i/>
          <w:iCs/>
          <w:sz w:val="24"/>
        </w:rPr>
        <w:t>Attention, Perception, &amp; Psychophysics</w:t>
      </w:r>
      <w:r>
        <w:rPr>
          <w:rFonts w:ascii="Times New Roman" w:hAnsi="Times New Roman" w:cs="Times New Roman"/>
          <w:sz w:val="24"/>
        </w:rPr>
        <w:t xml:space="preserve">, </w:t>
      </w:r>
      <w:r>
        <w:rPr>
          <w:rFonts w:ascii="Times New Roman" w:hAnsi="Times New Roman" w:cs="Times New Roman"/>
          <w:i/>
          <w:iCs/>
          <w:sz w:val="24"/>
        </w:rPr>
        <w:t>83</w:t>
      </w:r>
      <w:r>
        <w:rPr>
          <w:rFonts w:ascii="Times New Roman" w:hAnsi="Times New Roman" w:cs="Times New Roman"/>
          <w:sz w:val="24"/>
        </w:rPr>
        <w:t>(6), 2656–2674. https://doi.org/10.3758/s13414-021-02295-0</w:t>
      </w:r>
    </w:p>
    <w:p w14:paraId="503F8059">
      <w:pPr>
        <w:pStyle w:val="44"/>
        <w:rPr>
          <w:rFonts w:ascii="Times New Roman" w:hAnsi="Times New Roman" w:cs="Times New Roman"/>
          <w:sz w:val="24"/>
        </w:rPr>
      </w:pPr>
      <w:r>
        <w:rPr>
          <w:rFonts w:ascii="Times New Roman" w:hAnsi="Times New Roman" w:cs="Times New Roman"/>
          <w:sz w:val="24"/>
        </w:rPr>
        <w:t>Ghai, S., Forscher, P. S., &amp; Hu, C.-P. (2024). Big-team science does not guarantee generalizability. Nature Human Behaviour, 8(6), 1053–1056. https://doi.org/10.1038/s41562-024-01902-y</w:t>
      </w:r>
    </w:p>
    <w:p w14:paraId="77B5A2CD">
      <w:pPr>
        <w:pStyle w:val="44"/>
        <w:rPr>
          <w:rFonts w:ascii="Times New Roman" w:hAnsi="Times New Roman" w:cs="Times New Roman"/>
          <w:sz w:val="24"/>
        </w:rPr>
      </w:pPr>
      <w:r>
        <w:rPr>
          <w:rFonts w:ascii="Times New Roman" w:hAnsi="Times New Roman" w:cs="Times New Roman"/>
          <w:sz w:val="24"/>
        </w:rPr>
        <w:t xml:space="preserve">Ghai, S., Thériault, R., Forscher, P., Shoda, Y., Syed, M., Puthillam, A., Peng, H. C., Basnight-Brown, D., Majid, A., Azevedo, F., &amp; Singh, L. (2025). A manifesto for a globally diverse, equitable, and inclusive open science. </w:t>
      </w:r>
      <w:r>
        <w:rPr>
          <w:rFonts w:ascii="Times New Roman" w:hAnsi="Times New Roman" w:cs="Times New Roman"/>
          <w:i/>
          <w:iCs/>
          <w:sz w:val="24"/>
        </w:rPr>
        <w:t>Communications Psychology</w:t>
      </w:r>
      <w:r>
        <w:rPr>
          <w:rFonts w:ascii="Times New Roman" w:hAnsi="Times New Roman" w:cs="Times New Roman"/>
          <w:sz w:val="24"/>
        </w:rPr>
        <w:t xml:space="preserve">, </w:t>
      </w:r>
      <w:r>
        <w:rPr>
          <w:rFonts w:ascii="Times New Roman" w:hAnsi="Times New Roman" w:cs="Times New Roman"/>
          <w:i/>
          <w:iCs/>
          <w:sz w:val="24"/>
        </w:rPr>
        <w:t>3</w:t>
      </w:r>
      <w:r>
        <w:rPr>
          <w:rFonts w:ascii="Times New Roman" w:hAnsi="Times New Roman" w:cs="Times New Roman"/>
          <w:sz w:val="24"/>
        </w:rPr>
        <w:t>(1), 16–24. https://doi.org/10.1038/s44271-024-00179-1</w:t>
      </w:r>
    </w:p>
    <w:p w14:paraId="4E33EF66">
      <w:pPr>
        <w:pStyle w:val="44"/>
        <w:rPr>
          <w:rFonts w:ascii="Times New Roman" w:hAnsi="Times New Roman" w:cs="Times New Roman"/>
          <w:sz w:val="24"/>
        </w:rPr>
      </w:pPr>
      <w:r>
        <w:rPr>
          <w:rFonts w:ascii="Times New Roman" w:hAnsi="Times New Roman" w:cs="Times New Roman"/>
          <w:sz w:val="24"/>
        </w:rPr>
        <w:t xml:space="preserve">Gold, J. I., &amp; Shadlen, M. N. (2007). The neural basis of decision making. </w:t>
      </w:r>
      <w:r>
        <w:rPr>
          <w:rFonts w:ascii="Times New Roman" w:hAnsi="Times New Roman" w:cs="Times New Roman"/>
          <w:i/>
          <w:iCs/>
          <w:sz w:val="24"/>
        </w:rPr>
        <w:t>Annual Review of Neuroscience</w:t>
      </w:r>
      <w:r>
        <w:rPr>
          <w:rFonts w:ascii="Times New Roman" w:hAnsi="Times New Roman" w:cs="Times New Roman"/>
          <w:sz w:val="24"/>
        </w:rPr>
        <w:t xml:space="preserve">, </w:t>
      </w:r>
      <w:r>
        <w:rPr>
          <w:rFonts w:ascii="Times New Roman" w:hAnsi="Times New Roman" w:cs="Times New Roman"/>
          <w:i/>
          <w:iCs/>
          <w:sz w:val="24"/>
        </w:rPr>
        <w:t>30</w:t>
      </w:r>
      <w:r>
        <w:rPr>
          <w:rFonts w:ascii="Times New Roman" w:hAnsi="Times New Roman" w:cs="Times New Roman"/>
          <w:sz w:val="24"/>
        </w:rPr>
        <w:t>(1), 535–574. https://doi.org/10.1146/annurev.neuro.29.051605.113038</w:t>
      </w:r>
    </w:p>
    <w:p w14:paraId="67955C8B">
      <w:pPr>
        <w:pStyle w:val="44"/>
        <w:rPr>
          <w:rFonts w:ascii="Times New Roman" w:hAnsi="Times New Roman" w:cs="Times New Roman"/>
          <w:sz w:val="24"/>
        </w:rPr>
      </w:pPr>
      <w:r>
        <w:rPr>
          <w:rFonts w:ascii="Times New Roman" w:hAnsi="Times New Roman" w:cs="Times New Roman"/>
          <w:sz w:val="24"/>
        </w:rPr>
        <w:t xml:space="preserve">Golubickis, M., &amp; Macrae, C. N. (2021). Judging me and you: Task design modulates self-prioritization. </w:t>
      </w:r>
      <w:r>
        <w:rPr>
          <w:rFonts w:ascii="Times New Roman" w:hAnsi="Times New Roman" w:cs="Times New Roman"/>
          <w:i/>
          <w:iCs/>
          <w:sz w:val="24"/>
        </w:rPr>
        <w:t>Acta Psychologica</w:t>
      </w:r>
      <w:r>
        <w:rPr>
          <w:rFonts w:ascii="Times New Roman" w:hAnsi="Times New Roman" w:cs="Times New Roman"/>
          <w:sz w:val="24"/>
        </w:rPr>
        <w:t xml:space="preserve">, </w:t>
      </w:r>
      <w:r>
        <w:rPr>
          <w:rFonts w:ascii="Times New Roman" w:hAnsi="Times New Roman" w:cs="Times New Roman"/>
          <w:i/>
          <w:iCs/>
          <w:sz w:val="24"/>
        </w:rPr>
        <w:t>218</w:t>
      </w:r>
      <w:r>
        <w:rPr>
          <w:rFonts w:ascii="Times New Roman" w:hAnsi="Times New Roman" w:cs="Times New Roman"/>
          <w:sz w:val="24"/>
        </w:rPr>
        <w:t>, 103350. https://doi.org/10.1016/j.actpsy.2021.103350</w:t>
      </w:r>
    </w:p>
    <w:p w14:paraId="41EFB5A5">
      <w:pPr>
        <w:pStyle w:val="44"/>
        <w:rPr>
          <w:rFonts w:ascii="Times New Roman" w:hAnsi="Times New Roman" w:cs="Times New Roman"/>
          <w:sz w:val="24"/>
        </w:rPr>
      </w:pPr>
      <w:r>
        <w:rPr>
          <w:rFonts w:ascii="Times New Roman" w:hAnsi="Times New Roman" w:cs="Times New Roman"/>
          <w:sz w:val="24"/>
        </w:rPr>
        <w:t xml:space="preserve">Grossmann, I., &amp; Jowhari, N. (2018). Cognition and the self: Attempt of an independent close replication of the effects of self-construal priming on spatial memory recall. </w:t>
      </w:r>
      <w:r>
        <w:rPr>
          <w:rFonts w:ascii="Times New Roman" w:hAnsi="Times New Roman" w:cs="Times New Roman"/>
          <w:i/>
          <w:iCs/>
          <w:sz w:val="24"/>
        </w:rPr>
        <w:t>Journal of Experimental Social Psychology</w:t>
      </w:r>
      <w:r>
        <w:rPr>
          <w:rFonts w:ascii="Times New Roman" w:hAnsi="Times New Roman" w:cs="Times New Roman"/>
          <w:sz w:val="24"/>
        </w:rPr>
        <w:t xml:space="preserve">, </w:t>
      </w:r>
      <w:r>
        <w:rPr>
          <w:rFonts w:ascii="Times New Roman" w:hAnsi="Times New Roman" w:cs="Times New Roman"/>
          <w:i/>
          <w:iCs/>
          <w:sz w:val="24"/>
        </w:rPr>
        <w:t>74</w:t>
      </w:r>
      <w:r>
        <w:rPr>
          <w:rFonts w:ascii="Times New Roman" w:hAnsi="Times New Roman" w:cs="Times New Roman"/>
          <w:sz w:val="24"/>
        </w:rPr>
        <w:t>, 65–73. https://doi.org/10.1016/j.jesp.2017.08.005</w:t>
      </w:r>
    </w:p>
    <w:p w14:paraId="61BB2249">
      <w:pPr>
        <w:pStyle w:val="44"/>
        <w:rPr>
          <w:rFonts w:ascii="Times New Roman" w:hAnsi="Times New Roman" w:cs="Times New Roman"/>
          <w:sz w:val="24"/>
        </w:rPr>
      </w:pPr>
      <w:r>
        <w:rPr>
          <w:rFonts w:ascii="Times New Roman" w:hAnsi="Times New Roman" w:cs="Times New Roman"/>
          <w:sz w:val="24"/>
        </w:rPr>
        <w:t xml:space="preserve">Haaf, J. M., Hoffstadt, M., &amp; Lesche, S. (2024). </w:t>
      </w:r>
      <w:r>
        <w:rPr>
          <w:rFonts w:ascii="Times New Roman" w:hAnsi="Times New Roman" w:cs="Times New Roman"/>
          <w:i/>
          <w:iCs/>
          <w:sz w:val="24"/>
        </w:rPr>
        <w:t>Attentional control data collection: A resource for efficient data reuse</w:t>
      </w:r>
      <w:r>
        <w:rPr>
          <w:rFonts w:ascii="Times New Roman" w:hAnsi="Times New Roman" w:cs="Times New Roman"/>
          <w:sz w:val="24"/>
        </w:rPr>
        <w:t>. PsyArXiv. https://doi.org/10.31234/osf.io/4evy6</w:t>
      </w:r>
    </w:p>
    <w:p w14:paraId="29AE7FFD">
      <w:pPr>
        <w:pStyle w:val="44"/>
        <w:rPr>
          <w:rFonts w:ascii="Times New Roman" w:hAnsi="Times New Roman" w:cs="Times New Roman"/>
          <w:sz w:val="24"/>
        </w:rPr>
      </w:pPr>
      <w:r>
        <w:rPr>
          <w:rFonts w:ascii="Times New Roman" w:hAnsi="Times New Roman" w:cs="Times New Roman"/>
          <w:sz w:val="24"/>
        </w:rPr>
        <w:t xml:space="preserve">Houtkoop, B. L., Chambers, C., Macleod, M., Bishop, D. V. M., Nichols, T. E., &amp; Wagenmakers, E.-J. (2018). Data sharing in psychology: A survey on barriers and preconditions. </w:t>
      </w:r>
      <w:r>
        <w:rPr>
          <w:rFonts w:ascii="Times New Roman" w:hAnsi="Times New Roman" w:cs="Times New Roman"/>
          <w:i/>
          <w:iCs/>
          <w:sz w:val="24"/>
        </w:rPr>
        <w:t>Advances in Methods and Practices in Psychological Science</w:t>
      </w:r>
      <w:r>
        <w:rPr>
          <w:rFonts w:ascii="Times New Roman" w:hAnsi="Times New Roman" w:cs="Times New Roman"/>
          <w:sz w:val="24"/>
        </w:rPr>
        <w:t xml:space="preserve">, </w:t>
      </w:r>
      <w:r>
        <w:rPr>
          <w:rFonts w:ascii="Times New Roman" w:hAnsi="Times New Roman" w:cs="Times New Roman"/>
          <w:i/>
          <w:iCs/>
          <w:sz w:val="24"/>
        </w:rPr>
        <w:t>1</w:t>
      </w:r>
      <w:r>
        <w:rPr>
          <w:rFonts w:ascii="Times New Roman" w:hAnsi="Times New Roman" w:cs="Times New Roman"/>
          <w:sz w:val="24"/>
        </w:rPr>
        <w:t>(1), 70–85. https://doi.org/10.1177/2515245917751886</w:t>
      </w:r>
    </w:p>
    <w:p w14:paraId="09EC1CD0">
      <w:pPr>
        <w:pStyle w:val="44"/>
        <w:rPr>
          <w:rFonts w:ascii="Times New Roman" w:hAnsi="Times New Roman" w:cs="Times New Roman"/>
          <w:sz w:val="24"/>
        </w:rPr>
      </w:pPr>
      <w:r>
        <w:rPr>
          <w:rFonts w:ascii="Times New Roman" w:hAnsi="Times New Roman" w:cs="Times New Roman"/>
          <w:sz w:val="24"/>
        </w:rPr>
        <w:t xml:space="preserve">Kirk, N. W., &amp; Cunningham, S. J. (2025). Listen to yourself! Prioritization of self-associated and own voice cues. </w:t>
      </w:r>
      <w:r>
        <w:rPr>
          <w:rFonts w:ascii="Times New Roman" w:hAnsi="Times New Roman" w:cs="Times New Roman"/>
          <w:i/>
          <w:iCs/>
          <w:sz w:val="24"/>
        </w:rPr>
        <w:t>British Journal of Psychology</w:t>
      </w:r>
      <w:r>
        <w:rPr>
          <w:rFonts w:ascii="Times New Roman" w:hAnsi="Times New Roman" w:cs="Times New Roman"/>
          <w:sz w:val="24"/>
        </w:rPr>
        <w:t xml:space="preserve">, </w:t>
      </w:r>
      <w:r>
        <w:rPr>
          <w:rFonts w:ascii="Times New Roman" w:hAnsi="Times New Roman" w:cs="Times New Roman"/>
          <w:i/>
          <w:iCs/>
          <w:sz w:val="24"/>
        </w:rPr>
        <w:t>116</w:t>
      </w:r>
      <w:r>
        <w:rPr>
          <w:rFonts w:ascii="Times New Roman" w:hAnsi="Times New Roman" w:cs="Times New Roman"/>
          <w:sz w:val="24"/>
        </w:rPr>
        <w:t>(1), 131–148. https://doi.org/10.1111/bjop.12741</w:t>
      </w:r>
    </w:p>
    <w:p w14:paraId="0A72421E">
      <w:pPr>
        <w:pStyle w:val="44"/>
        <w:rPr>
          <w:rFonts w:ascii="Times New Roman" w:hAnsi="Times New Roman" w:cs="Times New Roman"/>
          <w:sz w:val="24"/>
        </w:rPr>
      </w:pPr>
      <w:r>
        <w:rPr>
          <w:rFonts w:ascii="Times New Roman" w:hAnsi="Times New Roman" w:cs="Times New Roman"/>
          <w:sz w:val="24"/>
        </w:rPr>
        <w:t xml:space="preserve">Lemaire, P., &amp; Brun, F. (2016). Effects of problem presentation durations on arithmetic strategies: A study in young and older adults. </w:t>
      </w:r>
      <w:r>
        <w:rPr>
          <w:rFonts w:ascii="Times New Roman" w:hAnsi="Times New Roman" w:cs="Times New Roman"/>
          <w:i/>
          <w:iCs/>
          <w:sz w:val="24"/>
        </w:rPr>
        <w:t>Journal of Cognitive Psychology</w:t>
      </w:r>
      <w:r>
        <w:rPr>
          <w:rFonts w:ascii="Times New Roman" w:hAnsi="Times New Roman" w:cs="Times New Roman"/>
          <w:sz w:val="24"/>
        </w:rPr>
        <w:t xml:space="preserve">, </w:t>
      </w:r>
      <w:r>
        <w:rPr>
          <w:rFonts w:ascii="Times New Roman" w:hAnsi="Times New Roman" w:cs="Times New Roman"/>
          <w:i/>
          <w:iCs/>
          <w:sz w:val="24"/>
        </w:rPr>
        <w:t>28</w:t>
      </w:r>
      <w:r>
        <w:rPr>
          <w:rFonts w:ascii="Times New Roman" w:hAnsi="Times New Roman" w:cs="Times New Roman"/>
          <w:sz w:val="24"/>
        </w:rPr>
        <w:t>(8), 909–922. https://doi.org/10.1080/20445911.2016.1215318</w:t>
      </w:r>
    </w:p>
    <w:p w14:paraId="79C4EFA3">
      <w:pPr>
        <w:pStyle w:val="44"/>
        <w:rPr>
          <w:rFonts w:ascii="Times New Roman" w:hAnsi="Times New Roman" w:cs="Times New Roman"/>
          <w:sz w:val="24"/>
        </w:rPr>
      </w:pPr>
      <w:r>
        <w:rPr>
          <w:rFonts w:ascii="Times New Roman" w:hAnsi="Times New Roman" w:cs="Times New Roman"/>
          <w:sz w:val="24"/>
        </w:rPr>
        <w:t>Lin, Z., Ma, Q., Huang, X., Wu, X., &amp; Zhang, Y. (2023). Pervasive failure to report properties of visual stimuli in experimental research in psychology and neuroscience: Two metascientific studies. Psychological Bulletin, 149(7–8), 487–505. https://doi.org/10.1037/bul0000399</w:t>
      </w:r>
    </w:p>
    <w:p w14:paraId="1C4121F2">
      <w:pPr>
        <w:pStyle w:val="44"/>
        <w:rPr>
          <w:rFonts w:ascii="Times New Roman" w:hAnsi="Times New Roman" w:cs="Times New Roman"/>
          <w:sz w:val="24"/>
        </w:rPr>
      </w:pPr>
      <w:r>
        <w:rPr>
          <w:rFonts w:ascii="Times New Roman" w:hAnsi="Times New Roman" w:cs="Times New Roman"/>
          <w:sz w:val="24"/>
        </w:rPr>
        <w:t xml:space="preserve">Liu, Z., Hu, M., Zheng, Y., Sui, J., &amp; Chuan-Peng, H. (2025). A multiverse assessment of the reliability of the self-matching task as a measurement of the self-prioritization effect. </w:t>
      </w:r>
      <w:r>
        <w:rPr>
          <w:rFonts w:ascii="Times New Roman" w:hAnsi="Times New Roman" w:cs="Times New Roman"/>
          <w:i/>
          <w:iCs/>
          <w:sz w:val="24"/>
        </w:rPr>
        <w:t>Behavior Research Methods</w:t>
      </w:r>
      <w:r>
        <w:rPr>
          <w:rFonts w:ascii="Times New Roman" w:hAnsi="Times New Roman" w:cs="Times New Roman"/>
          <w:sz w:val="24"/>
        </w:rPr>
        <w:t xml:space="preserve">, </w:t>
      </w:r>
      <w:r>
        <w:rPr>
          <w:rFonts w:ascii="Times New Roman" w:hAnsi="Times New Roman" w:cs="Times New Roman"/>
          <w:i/>
          <w:iCs/>
          <w:sz w:val="24"/>
        </w:rPr>
        <w:t>57</w:t>
      </w:r>
      <w:r>
        <w:rPr>
          <w:rFonts w:ascii="Times New Roman" w:hAnsi="Times New Roman" w:cs="Times New Roman"/>
          <w:sz w:val="24"/>
        </w:rPr>
        <w:t>(1), 37–56. https://doi.org/10.3758/s13428-024-02538-6</w:t>
      </w:r>
    </w:p>
    <w:p w14:paraId="091BBAB0">
      <w:pPr>
        <w:pStyle w:val="44"/>
        <w:rPr>
          <w:rFonts w:ascii="Times New Roman" w:hAnsi="Times New Roman" w:cs="Times New Roman"/>
          <w:sz w:val="24"/>
        </w:rPr>
      </w:pPr>
      <w:r>
        <w:rPr>
          <w:rFonts w:ascii="Times New Roman" w:hAnsi="Times New Roman" w:cs="Times New Roman"/>
          <w:sz w:val="24"/>
        </w:rPr>
        <w:t>Markus, H. R., &amp; Kitayama, S. (1991). Culture and the self: Implications for cognition, emotion, and motivation. Psychological Review, 98(2), 224–253. https://doi.org/10.1037/0033-295X.98.2.224</w:t>
      </w:r>
    </w:p>
    <w:p w14:paraId="726428C4">
      <w:pPr>
        <w:pStyle w:val="44"/>
        <w:rPr>
          <w:rFonts w:ascii="Times New Roman" w:hAnsi="Times New Roman" w:cs="Times New Roman"/>
          <w:sz w:val="24"/>
        </w:rPr>
      </w:pPr>
      <w:r>
        <w:rPr>
          <w:rFonts w:ascii="Times New Roman" w:hAnsi="Times New Roman" w:cs="Times New Roman"/>
          <w:sz w:val="24"/>
        </w:rPr>
        <w:t xml:space="preserve">Milham, M. P., Craddock, R. C., Son, J. J., Fleischmann, M., Clucas, J., Xu, H., Koo, B., Krishnakumar, A., Biswal, B. B., Castellanos, F. X., Colcombe, S., Di Martino, A., Zuo, X.-N., &amp; Klein, A. (2018). Assessment of the impact of shared brain imaging data on the scientific literature. </w:t>
      </w:r>
      <w:r>
        <w:rPr>
          <w:rFonts w:ascii="Times New Roman" w:hAnsi="Times New Roman" w:cs="Times New Roman"/>
          <w:i/>
          <w:iCs/>
          <w:sz w:val="24"/>
        </w:rPr>
        <w:t>Nature Communications</w:t>
      </w:r>
      <w:r>
        <w:rPr>
          <w:rFonts w:ascii="Times New Roman" w:hAnsi="Times New Roman" w:cs="Times New Roman"/>
          <w:sz w:val="24"/>
        </w:rPr>
        <w:t xml:space="preserve">, </w:t>
      </w:r>
      <w:r>
        <w:rPr>
          <w:rFonts w:ascii="Times New Roman" w:hAnsi="Times New Roman" w:cs="Times New Roman"/>
          <w:i/>
          <w:iCs/>
          <w:sz w:val="24"/>
        </w:rPr>
        <w:t>9</w:t>
      </w:r>
      <w:r>
        <w:rPr>
          <w:rFonts w:ascii="Times New Roman" w:hAnsi="Times New Roman" w:cs="Times New Roman"/>
          <w:sz w:val="24"/>
        </w:rPr>
        <w:t>(1), 2818. https://doi.org/10.1038/s41467-018-04976-1</w:t>
      </w:r>
    </w:p>
    <w:p w14:paraId="06109CE5">
      <w:pPr>
        <w:pStyle w:val="44"/>
        <w:rPr>
          <w:rFonts w:ascii="Times New Roman" w:hAnsi="Times New Roman" w:cs="Times New Roman"/>
          <w:sz w:val="24"/>
        </w:rPr>
      </w:pPr>
      <w:r>
        <w:rPr>
          <w:rFonts w:ascii="Times New Roman" w:hAnsi="Times New Roman" w:cs="Times New Roman"/>
          <w:sz w:val="24"/>
        </w:rPr>
        <w:t xml:space="preserve">Moreau, D., &amp; Gamble, B. (2022). Conducting a meta-analysis in the age of open science: Tools, tips, and practical recommendations. </w:t>
      </w:r>
      <w:r>
        <w:rPr>
          <w:rFonts w:ascii="Times New Roman" w:hAnsi="Times New Roman" w:cs="Times New Roman"/>
          <w:i/>
          <w:iCs/>
          <w:sz w:val="24"/>
        </w:rPr>
        <w:t>Psychological Methods</w:t>
      </w:r>
      <w:r>
        <w:rPr>
          <w:rFonts w:ascii="Times New Roman" w:hAnsi="Times New Roman" w:cs="Times New Roman"/>
          <w:sz w:val="24"/>
        </w:rPr>
        <w:t xml:space="preserve">, </w:t>
      </w:r>
      <w:r>
        <w:rPr>
          <w:rFonts w:ascii="Times New Roman" w:hAnsi="Times New Roman" w:cs="Times New Roman"/>
          <w:i/>
          <w:iCs/>
          <w:sz w:val="24"/>
        </w:rPr>
        <w:t>27</w:t>
      </w:r>
      <w:r>
        <w:rPr>
          <w:rFonts w:ascii="Times New Roman" w:hAnsi="Times New Roman" w:cs="Times New Roman"/>
          <w:sz w:val="24"/>
        </w:rPr>
        <w:t>(3), 426–432. https://doi.org/10.1037/met0000351</w:t>
      </w:r>
    </w:p>
    <w:p w14:paraId="5EDC2F92">
      <w:pPr>
        <w:pStyle w:val="44"/>
        <w:rPr>
          <w:rFonts w:ascii="Times New Roman" w:hAnsi="Times New Roman" w:cs="Times New Roman"/>
          <w:sz w:val="24"/>
        </w:rPr>
      </w:pPr>
      <w:r>
        <w:rPr>
          <w:rFonts w:ascii="Times New Roman" w:hAnsi="Times New Roman" w:cs="Times New Roman"/>
          <w:sz w:val="24"/>
        </w:rPr>
        <w:t xml:space="preserve">Munafò, M. R., Nosek, B. A., Bishop, D. V. M., Button, K. S., Chambers, C. D., Percie Du Sert, N., Simonsohn, U., Wagenmakers, E.-J., Ware, J. J., &amp; Ioannidis, J. P. A. (2017). A manifesto for reproducible science. </w:t>
      </w:r>
      <w:r>
        <w:rPr>
          <w:rFonts w:ascii="Times New Roman" w:hAnsi="Times New Roman" w:cs="Times New Roman"/>
          <w:i/>
          <w:iCs/>
          <w:sz w:val="24"/>
        </w:rPr>
        <w:t>Nature Human Behaviour</w:t>
      </w:r>
      <w:r>
        <w:rPr>
          <w:rFonts w:ascii="Times New Roman" w:hAnsi="Times New Roman" w:cs="Times New Roman"/>
          <w:sz w:val="24"/>
        </w:rPr>
        <w:t xml:space="preserve">, </w:t>
      </w:r>
      <w:r>
        <w:rPr>
          <w:rFonts w:ascii="Times New Roman" w:hAnsi="Times New Roman" w:cs="Times New Roman"/>
          <w:i/>
          <w:iCs/>
          <w:sz w:val="24"/>
        </w:rPr>
        <w:t>1</w:t>
      </w:r>
      <w:r>
        <w:rPr>
          <w:rFonts w:ascii="Times New Roman" w:hAnsi="Times New Roman" w:cs="Times New Roman"/>
          <w:sz w:val="24"/>
        </w:rPr>
        <w:t>(1), 0021. https://doi.org/10.1038/s41562-016-0021</w:t>
      </w:r>
    </w:p>
    <w:p w14:paraId="19A8CE7B">
      <w:pPr>
        <w:pStyle w:val="44"/>
        <w:rPr>
          <w:rFonts w:ascii="Times New Roman" w:hAnsi="Times New Roman" w:cs="Times New Roman"/>
          <w:sz w:val="24"/>
        </w:rPr>
      </w:pPr>
      <w:r>
        <w:rPr>
          <w:rFonts w:ascii="Times New Roman" w:hAnsi="Times New Roman" w:cs="Times New Roman"/>
          <w:sz w:val="24"/>
        </w:rPr>
        <w:t xml:space="preserve">Poldrack, R. A., Markiewicz, C. J., Appelhoff, S., Ashar, Y. K., Auer, T., Baillet, S., Bansal, S., Beltrachini, L., Benar, C. G., Bertazzoli, G., Bhogawar, S., Blair, R. W., Bortoletto, M., Boudreau, M., Brooks, T. L., Calhoun, V. D., Castelli, F. M., Clement, P., Cohen, A. L., … Gorgolewski, K. J. (2024). The past, present, and future of the brain imaging data structure (BIDS). </w:t>
      </w:r>
      <w:r>
        <w:rPr>
          <w:rFonts w:ascii="Times New Roman" w:hAnsi="Times New Roman" w:cs="Times New Roman"/>
          <w:i/>
          <w:iCs/>
          <w:sz w:val="24"/>
        </w:rPr>
        <w:t>Imaging Neuroscience</w:t>
      </w:r>
      <w:r>
        <w:rPr>
          <w:rFonts w:ascii="Times New Roman" w:hAnsi="Times New Roman" w:cs="Times New Roman"/>
          <w:sz w:val="24"/>
        </w:rPr>
        <w:t xml:space="preserve">, </w:t>
      </w:r>
      <w:r>
        <w:rPr>
          <w:rFonts w:ascii="Times New Roman" w:hAnsi="Times New Roman" w:cs="Times New Roman"/>
          <w:i/>
          <w:iCs/>
          <w:sz w:val="24"/>
        </w:rPr>
        <w:t>2</w:t>
      </w:r>
      <w:r>
        <w:rPr>
          <w:rFonts w:ascii="Times New Roman" w:hAnsi="Times New Roman" w:cs="Times New Roman"/>
          <w:sz w:val="24"/>
        </w:rPr>
        <w:t>, 1–19. https://doi.org/10.1162/imag_a_00103</w:t>
      </w:r>
    </w:p>
    <w:p w14:paraId="56B9FEE2">
      <w:pPr>
        <w:pStyle w:val="44"/>
        <w:rPr>
          <w:rFonts w:ascii="Times New Roman" w:hAnsi="Times New Roman" w:cs="Times New Roman"/>
          <w:sz w:val="24"/>
        </w:rPr>
      </w:pPr>
      <w:r>
        <w:rPr>
          <w:rFonts w:ascii="Times New Roman" w:hAnsi="Times New Roman" w:cs="Times New Roman"/>
          <w:sz w:val="24"/>
        </w:rPr>
        <w:t xml:space="preserve">Rahnev, D. (2025). A comprehensive assessment of current methods for measuring metacognition. </w:t>
      </w:r>
      <w:r>
        <w:rPr>
          <w:rFonts w:ascii="Times New Roman" w:hAnsi="Times New Roman" w:cs="Times New Roman"/>
          <w:i/>
          <w:iCs/>
          <w:sz w:val="24"/>
        </w:rPr>
        <w:t>Nature Communications</w:t>
      </w:r>
      <w:r>
        <w:rPr>
          <w:rFonts w:ascii="Times New Roman" w:hAnsi="Times New Roman" w:cs="Times New Roman"/>
          <w:sz w:val="24"/>
        </w:rPr>
        <w:t xml:space="preserve">, </w:t>
      </w:r>
      <w:r>
        <w:rPr>
          <w:rFonts w:ascii="Times New Roman" w:hAnsi="Times New Roman" w:cs="Times New Roman"/>
          <w:i/>
          <w:iCs/>
          <w:sz w:val="24"/>
        </w:rPr>
        <w:t>16</w:t>
      </w:r>
      <w:r>
        <w:rPr>
          <w:rFonts w:ascii="Times New Roman" w:hAnsi="Times New Roman" w:cs="Times New Roman"/>
          <w:sz w:val="24"/>
        </w:rPr>
        <w:t>(1), 701–719. https://doi.org/10.1038/s41467-025-56117-0</w:t>
      </w:r>
    </w:p>
    <w:p w14:paraId="7C51FA0B">
      <w:pPr>
        <w:pStyle w:val="44"/>
        <w:rPr>
          <w:rFonts w:ascii="Times New Roman" w:hAnsi="Times New Roman" w:cs="Times New Roman"/>
          <w:sz w:val="24"/>
        </w:rPr>
      </w:pPr>
      <w:r>
        <w:rPr>
          <w:rFonts w:ascii="Times New Roman" w:hAnsi="Times New Roman" w:cs="Times New Roman"/>
          <w:sz w:val="24"/>
        </w:rPr>
        <w:t xml:space="preserve">Rahnev, D., Desender, K., Lee, A. L. F., Adler, W. T., Aguilar-Lleyda, D., Akdoğan, B., Arbuzova, P., Atlas, L. Y., Balcı, F., Bang, J. W., Bègue, I., Birney, D. P., Brady, T. F., Calder-Travis, J., Chetverikov, A., Clark, T. K., Davranche, K., Denison, R. N., Dildine, T. C., … Zylberberg, A. (2020). The confidence database. </w:t>
      </w:r>
      <w:r>
        <w:rPr>
          <w:rFonts w:ascii="Times New Roman" w:hAnsi="Times New Roman" w:cs="Times New Roman"/>
          <w:i/>
          <w:iCs/>
          <w:sz w:val="24"/>
        </w:rPr>
        <w:t>Nature Human Behaviour</w:t>
      </w:r>
      <w:r>
        <w:rPr>
          <w:rFonts w:ascii="Times New Roman" w:hAnsi="Times New Roman" w:cs="Times New Roman"/>
          <w:sz w:val="24"/>
        </w:rPr>
        <w:t xml:space="preserve">, </w:t>
      </w:r>
      <w:r>
        <w:rPr>
          <w:rFonts w:ascii="Times New Roman" w:hAnsi="Times New Roman" w:cs="Times New Roman"/>
          <w:i/>
          <w:iCs/>
          <w:sz w:val="24"/>
        </w:rPr>
        <w:t>4</w:t>
      </w:r>
      <w:r>
        <w:rPr>
          <w:rFonts w:ascii="Times New Roman" w:hAnsi="Times New Roman" w:cs="Times New Roman"/>
          <w:sz w:val="24"/>
        </w:rPr>
        <w:t>(3), 317–325. https://doi.org/10.1038/s41562-019-0813-1</w:t>
      </w:r>
    </w:p>
    <w:p w14:paraId="26E349EB">
      <w:pPr>
        <w:pStyle w:val="44"/>
        <w:rPr>
          <w:rFonts w:ascii="Times New Roman" w:hAnsi="Times New Roman" w:cs="Times New Roman"/>
          <w:sz w:val="24"/>
        </w:rPr>
      </w:pPr>
      <w:r>
        <w:rPr>
          <w:rFonts w:ascii="Times New Roman" w:hAnsi="Times New Roman" w:cs="Times New Roman"/>
          <w:sz w:val="24"/>
        </w:rPr>
        <w:t xml:space="preserve">Ratcliff, R., Smith, P. L., Brown, S. D., &amp; McKoon, G. (2016). Diffusion decision model: Current issues and history. </w:t>
      </w:r>
      <w:r>
        <w:rPr>
          <w:rFonts w:ascii="Times New Roman" w:hAnsi="Times New Roman" w:cs="Times New Roman"/>
          <w:i/>
          <w:iCs/>
          <w:sz w:val="24"/>
        </w:rPr>
        <w:t>Trends in Cognitive Sciences</w:t>
      </w:r>
      <w:r>
        <w:rPr>
          <w:rFonts w:ascii="Times New Roman" w:hAnsi="Times New Roman" w:cs="Times New Roman"/>
          <w:sz w:val="24"/>
        </w:rPr>
        <w:t xml:space="preserve">, </w:t>
      </w:r>
      <w:r>
        <w:rPr>
          <w:rFonts w:ascii="Times New Roman" w:hAnsi="Times New Roman" w:cs="Times New Roman"/>
          <w:i/>
          <w:iCs/>
          <w:sz w:val="24"/>
        </w:rPr>
        <w:t>20</w:t>
      </w:r>
      <w:r>
        <w:rPr>
          <w:rFonts w:ascii="Times New Roman" w:hAnsi="Times New Roman" w:cs="Times New Roman"/>
          <w:sz w:val="24"/>
        </w:rPr>
        <w:t>(4), 260–281. https://doi.org/10.1016/j.tics.2016.01.007</w:t>
      </w:r>
    </w:p>
    <w:p w14:paraId="7C12ABC7">
      <w:pPr>
        <w:pStyle w:val="44"/>
        <w:rPr>
          <w:rFonts w:ascii="Times New Roman" w:hAnsi="Times New Roman" w:cs="Times New Roman"/>
          <w:sz w:val="24"/>
        </w:rPr>
      </w:pPr>
      <w:r>
        <w:rPr>
          <w:rFonts w:ascii="Times New Roman" w:hAnsi="Times New Roman" w:cs="Times New Roman"/>
          <w:sz w:val="24"/>
        </w:rPr>
        <w:t xml:space="preserve">Robbins, K., Truong, D., Jones, A., Callanan, I., &amp; Makeig, S. (2022). Building FAIR Functionality: Annotating Events in Time Series Data Using Hierarchical Event Descriptors (HED). </w:t>
      </w:r>
      <w:r>
        <w:rPr>
          <w:rFonts w:ascii="Times New Roman" w:hAnsi="Times New Roman" w:cs="Times New Roman"/>
          <w:i/>
          <w:iCs/>
          <w:sz w:val="24"/>
        </w:rPr>
        <w:t>Neuroinformatics</w:t>
      </w:r>
      <w:r>
        <w:rPr>
          <w:rFonts w:ascii="Times New Roman" w:hAnsi="Times New Roman" w:cs="Times New Roman"/>
          <w:sz w:val="24"/>
        </w:rPr>
        <w:t xml:space="preserve">, </w:t>
      </w:r>
      <w:r>
        <w:rPr>
          <w:rFonts w:ascii="Times New Roman" w:hAnsi="Times New Roman" w:cs="Times New Roman"/>
          <w:i/>
          <w:iCs/>
          <w:sz w:val="24"/>
        </w:rPr>
        <w:t>20</w:t>
      </w:r>
      <w:r>
        <w:rPr>
          <w:rFonts w:ascii="Times New Roman" w:hAnsi="Times New Roman" w:cs="Times New Roman"/>
          <w:sz w:val="24"/>
        </w:rPr>
        <w:t>(2), 463–481. https://doi.org/10.1007/s12021-021-09537-4</w:t>
      </w:r>
    </w:p>
    <w:p w14:paraId="7C8C94C5">
      <w:pPr>
        <w:pStyle w:val="44"/>
        <w:rPr>
          <w:rFonts w:ascii="Times New Roman" w:hAnsi="Times New Roman" w:cs="Times New Roman"/>
          <w:sz w:val="24"/>
        </w:rPr>
      </w:pPr>
      <w:r>
        <w:rPr>
          <w:rFonts w:ascii="Times New Roman" w:hAnsi="Times New Roman" w:cs="Times New Roman"/>
          <w:sz w:val="24"/>
        </w:rPr>
        <w:t xml:space="preserve">Rodriguez, J. E., &amp; Williams, D. R. (2022). psymetadata: An R package containing open datasets from meta-analyses in psychology. </w:t>
      </w:r>
      <w:r>
        <w:rPr>
          <w:rFonts w:ascii="Times New Roman" w:hAnsi="Times New Roman" w:cs="Times New Roman"/>
          <w:i/>
          <w:iCs/>
          <w:sz w:val="24"/>
        </w:rPr>
        <w:t>Journal of OPEN Psychology DATA</w:t>
      </w:r>
      <w:r>
        <w:rPr>
          <w:rFonts w:ascii="Times New Roman" w:hAnsi="Times New Roman" w:cs="Times New Roman"/>
          <w:sz w:val="24"/>
        </w:rPr>
        <w:t xml:space="preserve">, </w:t>
      </w:r>
      <w:r>
        <w:rPr>
          <w:rFonts w:ascii="Times New Roman" w:hAnsi="Times New Roman" w:cs="Times New Roman"/>
          <w:i/>
          <w:iCs/>
          <w:sz w:val="24"/>
        </w:rPr>
        <w:t>10</w:t>
      </w:r>
      <w:r>
        <w:rPr>
          <w:rFonts w:ascii="Times New Roman" w:hAnsi="Times New Roman" w:cs="Times New Roman"/>
          <w:sz w:val="24"/>
        </w:rPr>
        <w:t>(1), 8–13. https://doi.org/10.5334/jopd.61</w:t>
      </w:r>
    </w:p>
    <w:p w14:paraId="0980292C">
      <w:pPr>
        <w:pStyle w:val="44"/>
        <w:rPr>
          <w:rFonts w:ascii="Times New Roman" w:hAnsi="Times New Roman" w:cs="Times New Roman"/>
          <w:sz w:val="24"/>
        </w:rPr>
      </w:pPr>
      <w:r>
        <w:rPr>
          <w:rFonts w:ascii="Times New Roman" w:hAnsi="Times New Roman" w:cs="Times New Roman"/>
          <w:sz w:val="24"/>
        </w:rPr>
        <w:t xml:space="preserve">Schäfer, S., Frings, C., &amp; Wentura, D. (2016). About the composition of self-relevance: Conjunctions not features are bound to the self. </w:t>
      </w:r>
      <w:r>
        <w:rPr>
          <w:rFonts w:ascii="Times New Roman" w:hAnsi="Times New Roman" w:cs="Times New Roman"/>
          <w:i/>
          <w:iCs/>
          <w:sz w:val="24"/>
        </w:rPr>
        <w:t>Psychonomic Bulletin &amp; Review</w:t>
      </w:r>
      <w:r>
        <w:rPr>
          <w:rFonts w:ascii="Times New Roman" w:hAnsi="Times New Roman" w:cs="Times New Roman"/>
          <w:sz w:val="24"/>
        </w:rPr>
        <w:t xml:space="preserve">, </w:t>
      </w:r>
      <w:r>
        <w:rPr>
          <w:rFonts w:ascii="Times New Roman" w:hAnsi="Times New Roman" w:cs="Times New Roman"/>
          <w:i/>
          <w:iCs/>
          <w:sz w:val="24"/>
        </w:rPr>
        <w:t>23</w:t>
      </w:r>
      <w:r>
        <w:rPr>
          <w:rFonts w:ascii="Times New Roman" w:hAnsi="Times New Roman" w:cs="Times New Roman"/>
          <w:sz w:val="24"/>
        </w:rPr>
        <w:t>(3), 887–892. https://doi.org/10.3758/s13423-015-0953-x</w:t>
      </w:r>
    </w:p>
    <w:p w14:paraId="5F69A52C">
      <w:pPr>
        <w:pStyle w:val="44"/>
        <w:rPr>
          <w:rFonts w:ascii="Times New Roman" w:hAnsi="Times New Roman" w:cs="Times New Roman"/>
          <w:sz w:val="24"/>
        </w:rPr>
      </w:pPr>
      <w:r>
        <w:rPr>
          <w:rFonts w:ascii="Times New Roman" w:hAnsi="Times New Roman" w:cs="Times New Roman"/>
          <w:sz w:val="24"/>
        </w:rPr>
        <w:t xml:space="preserve">Schäfer, S., Wesslein, A.-K., Spence, C., Wentura, D., &amp; Frings, C. (2016). Self-prioritization in vision, audition, and touch. </w:t>
      </w:r>
      <w:r>
        <w:rPr>
          <w:rFonts w:ascii="Times New Roman" w:hAnsi="Times New Roman" w:cs="Times New Roman"/>
          <w:i/>
          <w:iCs/>
          <w:sz w:val="24"/>
        </w:rPr>
        <w:t>Experimental Brain Research</w:t>
      </w:r>
      <w:r>
        <w:rPr>
          <w:rFonts w:ascii="Times New Roman" w:hAnsi="Times New Roman" w:cs="Times New Roman"/>
          <w:sz w:val="24"/>
        </w:rPr>
        <w:t xml:space="preserve">, </w:t>
      </w:r>
      <w:r>
        <w:rPr>
          <w:rFonts w:ascii="Times New Roman" w:hAnsi="Times New Roman" w:cs="Times New Roman"/>
          <w:i/>
          <w:iCs/>
          <w:sz w:val="24"/>
        </w:rPr>
        <w:t>234</w:t>
      </w:r>
      <w:r>
        <w:rPr>
          <w:rFonts w:ascii="Times New Roman" w:hAnsi="Times New Roman" w:cs="Times New Roman"/>
          <w:sz w:val="24"/>
        </w:rPr>
        <w:t>(8), 2141–2150. https://doi.org/10.1007/s00221-016-4616-6</w:t>
      </w:r>
    </w:p>
    <w:p w14:paraId="5D5A9800">
      <w:pPr>
        <w:pStyle w:val="44"/>
        <w:rPr>
          <w:rFonts w:ascii="Times New Roman" w:hAnsi="Times New Roman" w:cs="Times New Roman"/>
          <w:sz w:val="24"/>
        </w:rPr>
      </w:pPr>
      <w:r>
        <w:rPr>
          <w:rFonts w:ascii="Times New Roman" w:hAnsi="Times New Roman" w:cs="Times New Roman"/>
          <w:sz w:val="24"/>
        </w:rPr>
        <w:t xml:space="preserve">Sui, J., &amp; Gu, X. (2017). Self as Object: Emerging Trends in Self Research. </w:t>
      </w:r>
      <w:r>
        <w:rPr>
          <w:rFonts w:ascii="Times New Roman" w:hAnsi="Times New Roman" w:cs="Times New Roman"/>
          <w:i/>
          <w:iCs/>
          <w:sz w:val="24"/>
        </w:rPr>
        <w:t>Trends in Neurosciences</w:t>
      </w:r>
      <w:r>
        <w:rPr>
          <w:rFonts w:ascii="Times New Roman" w:hAnsi="Times New Roman" w:cs="Times New Roman"/>
          <w:sz w:val="24"/>
        </w:rPr>
        <w:t xml:space="preserve">, </w:t>
      </w:r>
      <w:r>
        <w:rPr>
          <w:rFonts w:ascii="Times New Roman" w:hAnsi="Times New Roman" w:cs="Times New Roman"/>
          <w:i/>
          <w:iCs/>
          <w:sz w:val="24"/>
        </w:rPr>
        <w:t>40</w:t>
      </w:r>
      <w:r>
        <w:rPr>
          <w:rFonts w:ascii="Times New Roman" w:hAnsi="Times New Roman" w:cs="Times New Roman"/>
          <w:sz w:val="24"/>
        </w:rPr>
        <w:t>(11), 643–653. https://doi.org/10.1016/j.tins.2017.09.002</w:t>
      </w:r>
    </w:p>
    <w:p w14:paraId="70B499AB">
      <w:pPr>
        <w:pStyle w:val="44"/>
        <w:rPr>
          <w:rFonts w:ascii="Times New Roman" w:hAnsi="Times New Roman" w:cs="Times New Roman"/>
          <w:sz w:val="24"/>
        </w:rPr>
      </w:pPr>
      <w:r>
        <w:rPr>
          <w:rFonts w:ascii="Times New Roman" w:hAnsi="Times New Roman" w:cs="Times New Roman"/>
          <w:sz w:val="24"/>
        </w:rPr>
        <w:t xml:space="preserve">Sui, J., He, X., Golubickis, M., Svensson, S. L., &amp; Neil Macrae, C. (2023). Electrophysiological correlates of self-prioritization. </w:t>
      </w:r>
      <w:r>
        <w:rPr>
          <w:rFonts w:ascii="Times New Roman" w:hAnsi="Times New Roman" w:cs="Times New Roman"/>
          <w:i/>
          <w:iCs/>
          <w:sz w:val="24"/>
        </w:rPr>
        <w:t>Consciousness and Cognition</w:t>
      </w:r>
      <w:r>
        <w:rPr>
          <w:rFonts w:ascii="Times New Roman" w:hAnsi="Times New Roman" w:cs="Times New Roman"/>
          <w:sz w:val="24"/>
        </w:rPr>
        <w:t xml:space="preserve">, </w:t>
      </w:r>
      <w:r>
        <w:rPr>
          <w:rFonts w:ascii="Times New Roman" w:hAnsi="Times New Roman" w:cs="Times New Roman"/>
          <w:i/>
          <w:iCs/>
          <w:sz w:val="24"/>
        </w:rPr>
        <w:t>108</w:t>
      </w:r>
      <w:r>
        <w:rPr>
          <w:rFonts w:ascii="Times New Roman" w:hAnsi="Times New Roman" w:cs="Times New Roman"/>
          <w:sz w:val="24"/>
        </w:rPr>
        <w:t>, 103475. https://doi.org/10.1016/j.concog.2023.103475</w:t>
      </w:r>
    </w:p>
    <w:p w14:paraId="403517DC">
      <w:pPr>
        <w:pStyle w:val="44"/>
        <w:rPr>
          <w:rFonts w:ascii="Times New Roman" w:hAnsi="Times New Roman" w:cs="Times New Roman"/>
          <w:sz w:val="24"/>
        </w:rPr>
      </w:pPr>
      <w:r>
        <w:rPr>
          <w:rFonts w:ascii="Times New Roman" w:hAnsi="Times New Roman" w:cs="Times New Roman"/>
          <w:sz w:val="24"/>
        </w:rPr>
        <w:t xml:space="preserve">Sui, J., He, X., &amp; Humphreys, G. W. (2012). Perceptual effects of social salience: Evidence from self-prioritization effects on perceptual matching. </w:t>
      </w:r>
      <w:r>
        <w:rPr>
          <w:rFonts w:ascii="Times New Roman" w:hAnsi="Times New Roman" w:cs="Times New Roman"/>
          <w:i/>
          <w:iCs/>
          <w:sz w:val="24"/>
        </w:rPr>
        <w:t>Journal of Experimental Psychology: Human Perception and Performance</w:t>
      </w:r>
      <w:r>
        <w:rPr>
          <w:rFonts w:ascii="Times New Roman" w:hAnsi="Times New Roman" w:cs="Times New Roman"/>
          <w:sz w:val="24"/>
        </w:rPr>
        <w:t xml:space="preserve">, </w:t>
      </w:r>
      <w:r>
        <w:rPr>
          <w:rFonts w:ascii="Times New Roman" w:hAnsi="Times New Roman" w:cs="Times New Roman"/>
          <w:i/>
          <w:iCs/>
          <w:sz w:val="24"/>
        </w:rPr>
        <w:t>38</w:t>
      </w:r>
      <w:r>
        <w:rPr>
          <w:rFonts w:ascii="Times New Roman" w:hAnsi="Times New Roman" w:cs="Times New Roman"/>
          <w:sz w:val="24"/>
        </w:rPr>
        <w:t>(5), 1105–1117. https://doi.org/10.1037/a0029792</w:t>
      </w:r>
    </w:p>
    <w:p w14:paraId="1AC681F6">
      <w:pPr>
        <w:pStyle w:val="44"/>
        <w:rPr>
          <w:rFonts w:ascii="Times New Roman" w:hAnsi="Times New Roman" w:cs="Times New Roman"/>
          <w:sz w:val="24"/>
        </w:rPr>
      </w:pPr>
      <w:r>
        <w:rPr>
          <w:rFonts w:ascii="Times New Roman" w:hAnsi="Times New Roman" w:cs="Times New Roman"/>
          <w:sz w:val="24"/>
        </w:rPr>
        <w:t xml:space="preserve">Sui, J., &amp; Humphreys, G. W. (2015). The Integrative Self: How Self-Reference Integrates Perception and Memory. </w:t>
      </w:r>
      <w:r>
        <w:rPr>
          <w:rFonts w:ascii="Times New Roman" w:hAnsi="Times New Roman" w:cs="Times New Roman"/>
          <w:i/>
          <w:iCs/>
          <w:sz w:val="24"/>
        </w:rPr>
        <w:t>Trends in Cognitive Sciences</w:t>
      </w:r>
      <w:r>
        <w:rPr>
          <w:rFonts w:ascii="Times New Roman" w:hAnsi="Times New Roman" w:cs="Times New Roman"/>
          <w:sz w:val="24"/>
        </w:rPr>
        <w:t xml:space="preserve">, </w:t>
      </w:r>
      <w:r>
        <w:rPr>
          <w:rFonts w:ascii="Times New Roman" w:hAnsi="Times New Roman" w:cs="Times New Roman"/>
          <w:i/>
          <w:iCs/>
          <w:sz w:val="24"/>
        </w:rPr>
        <w:t>19</w:t>
      </w:r>
      <w:r>
        <w:rPr>
          <w:rFonts w:ascii="Times New Roman" w:hAnsi="Times New Roman" w:cs="Times New Roman"/>
          <w:sz w:val="24"/>
        </w:rPr>
        <w:t>(12), 719–728. https://doi.org/10.1016/j.tics.2015.08.015</w:t>
      </w:r>
    </w:p>
    <w:p w14:paraId="6C84BE76">
      <w:pPr>
        <w:pStyle w:val="44"/>
        <w:rPr>
          <w:rFonts w:ascii="Times New Roman" w:hAnsi="Times New Roman" w:cs="Times New Roman"/>
          <w:sz w:val="24"/>
        </w:rPr>
      </w:pPr>
      <w:r>
        <w:rPr>
          <w:rFonts w:ascii="Times New Roman" w:hAnsi="Times New Roman" w:cs="Times New Roman"/>
          <w:sz w:val="24"/>
        </w:rPr>
        <w:t xml:space="preserve">Sui, J., &amp; Rotshtein, P. (2019). Self-prioritization and the attentional systems. </w:t>
      </w:r>
      <w:r>
        <w:rPr>
          <w:rFonts w:ascii="Times New Roman" w:hAnsi="Times New Roman" w:cs="Times New Roman"/>
          <w:i/>
          <w:iCs/>
          <w:sz w:val="24"/>
        </w:rPr>
        <w:t>Current Opinion in Psychology, Attention &amp; Perception</w:t>
      </w:r>
      <w:r>
        <w:rPr>
          <w:rFonts w:ascii="Times New Roman" w:hAnsi="Times New Roman" w:cs="Times New Roman"/>
          <w:sz w:val="24"/>
        </w:rPr>
        <w:t xml:space="preserve">, </w:t>
      </w:r>
      <w:r>
        <w:rPr>
          <w:rFonts w:ascii="Times New Roman" w:hAnsi="Times New Roman" w:cs="Times New Roman"/>
          <w:i/>
          <w:iCs/>
          <w:sz w:val="24"/>
        </w:rPr>
        <w:t>29</w:t>
      </w:r>
      <w:r>
        <w:rPr>
          <w:rFonts w:ascii="Times New Roman" w:hAnsi="Times New Roman" w:cs="Times New Roman"/>
          <w:sz w:val="24"/>
        </w:rPr>
        <w:t>, 148–152. https://doi.org/10.1016/j.copsyc.2019.02.010</w:t>
      </w:r>
    </w:p>
    <w:p w14:paraId="790F3DFB">
      <w:pPr>
        <w:pStyle w:val="44"/>
        <w:rPr>
          <w:rFonts w:ascii="Times New Roman" w:hAnsi="Times New Roman" w:cs="Times New Roman"/>
          <w:sz w:val="24"/>
        </w:rPr>
      </w:pPr>
      <w:r>
        <w:rPr>
          <w:rFonts w:ascii="Times New Roman" w:hAnsi="Times New Roman" w:cs="Times New Roman"/>
          <w:sz w:val="24"/>
        </w:rPr>
        <w:t xml:space="preserve">Sui, J., Rotshtein, P., &amp; Humphreys, G. W. (2013). Coupling social attention to the self forms a network for personal significance. </w:t>
      </w:r>
      <w:r>
        <w:rPr>
          <w:rFonts w:ascii="Times New Roman" w:hAnsi="Times New Roman" w:cs="Times New Roman"/>
          <w:i/>
          <w:iCs/>
          <w:sz w:val="24"/>
        </w:rPr>
        <w:t>Proceedings of the National Academy of Sciences</w:t>
      </w:r>
      <w:r>
        <w:rPr>
          <w:rFonts w:ascii="Times New Roman" w:hAnsi="Times New Roman" w:cs="Times New Roman"/>
          <w:sz w:val="24"/>
        </w:rPr>
        <w:t xml:space="preserve">, </w:t>
      </w:r>
      <w:r>
        <w:rPr>
          <w:rFonts w:ascii="Times New Roman" w:hAnsi="Times New Roman" w:cs="Times New Roman"/>
          <w:i/>
          <w:iCs/>
          <w:sz w:val="24"/>
        </w:rPr>
        <w:t>110</w:t>
      </w:r>
      <w:r>
        <w:rPr>
          <w:rFonts w:ascii="Times New Roman" w:hAnsi="Times New Roman" w:cs="Times New Roman"/>
          <w:sz w:val="24"/>
        </w:rPr>
        <w:t>(19), 7607–7612. https://doi.org/10.1073/pnas.1221862110</w:t>
      </w:r>
    </w:p>
    <w:p w14:paraId="7FE31AF0">
      <w:pPr>
        <w:pStyle w:val="44"/>
        <w:rPr>
          <w:rFonts w:ascii="Times New Roman" w:hAnsi="Times New Roman" w:cs="Times New Roman"/>
          <w:sz w:val="24"/>
        </w:rPr>
      </w:pPr>
      <w:r>
        <w:rPr>
          <w:rFonts w:ascii="Times New Roman" w:hAnsi="Times New Roman" w:cs="Times New Roman"/>
          <w:sz w:val="24"/>
        </w:rPr>
        <w:t>Sun, S., Wang, N., Wen, J., &amp; Hu, C.-P. (2023). A dataset of cognitive ontology for neuroimaging studies of self-reference. China Scientific Data, 8(3), 175–189. https://doi.org/10.11922/11-6035.csd.2022.0047.zh</w:t>
      </w:r>
    </w:p>
    <w:p w14:paraId="61768C02">
      <w:pPr>
        <w:pStyle w:val="44"/>
        <w:rPr>
          <w:rFonts w:ascii="Times New Roman" w:hAnsi="Times New Roman" w:cs="Times New Roman"/>
          <w:sz w:val="24"/>
        </w:rPr>
      </w:pPr>
      <w:r>
        <w:rPr>
          <w:rFonts w:ascii="Times New Roman" w:hAnsi="Times New Roman" w:cs="Times New Roman"/>
          <w:sz w:val="24"/>
        </w:rPr>
        <w:t xml:space="preserve">Wilkinson, M. D., Dumontier, M., Aalbersberg, Ij. J., Appleton, G., Axton, M., Baak, A., Blomberg, N., Boiten, J.-W., Da Silva Santos, L. B., Bourne, P. E., Bouwman, J., Brookes, A. J., Clark, T., Crosas, M., Dillo, I., Dumon, O., Edmunds, S., Evelo, C. T., Finkers, R., … Mons, B. (2016). The FAIR guiding principles for scientific data management and stewardship. </w:t>
      </w:r>
      <w:r>
        <w:rPr>
          <w:rFonts w:ascii="Times New Roman" w:hAnsi="Times New Roman" w:cs="Times New Roman"/>
          <w:i/>
          <w:iCs/>
          <w:sz w:val="24"/>
        </w:rPr>
        <w:t>Scientific Data</w:t>
      </w:r>
      <w:r>
        <w:rPr>
          <w:rFonts w:ascii="Times New Roman" w:hAnsi="Times New Roman" w:cs="Times New Roman"/>
          <w:sz w:val="24"/>
        </w:rPr>
        <w:t xml:space="preserve">, </w:t>
      </w:r>
      <w:r>
        <w:rPr>
          <w:rFonts w:ascii="Times New Roman" w:hAnsi="Times New Roman" w:cs="Times New Roman"/>
          <w:i/>
          <w:iCs/>
          <w:sz w:val="24"/>
        </w:rPr>
        <w:t>3</w:t>
      </w:r>
      <w:r>
        <w:rPr>
          <w:rFonts w:ascii="Times New Roman" w:hAnsi="Times New Roman" w:cs="Times New Roman"/>
          <w:sz w:val="24"/>
        </w:rPr>
        <w:t>(1), 160018. https://doi.org/10.1038/sdata.2016.18</w:t>
      </w:r>
    </w:p>
    <w:p w14:paraId="12402B23">
      <w:pPr>
        <w:pStyle w:val="44"/>
        <w:rPr>
          <w:rFonts w:ascii="Times New Roman" w:hAnsi="Times New Roman" w:cs="Times New Roman"/>
        </w:rPr>
      </w:pPr>
      <w:r>
        <w:rPr>
          <w:rFonts w:ascii="Times New Roman" w:hAnsi="Times New Roman" w:cs="Times New Roman"/>
          <w:sz w:val="24"/>
          <w:szCs w:val="32"/>
        </w:rPr>
        <w:fldChar w:fldCharType="end"/>
      </w:r>
    </w:p>
    <w:p w14:paraId="7D2A55EA">
      <w:pPr>
        <w:pStyle w:val="38"/>
        <w:rPr>
          <w:rFonts w:ascii="Times New Roman" w:hAnsi="Times New Roman" w:cs="Times New Roman"/>
        </w:rPr>
      </w:pPr>
    </w:p>
    <w:p w14:paraId="5F7B4156">
      <w:pPr>
        <w:widowControl/>
        <w:spacing w:line="20" w:lineRule="atLeast"/>
        <w:jc w:val="left"/>
        <w:rPr>
          <w:rFonts w:ascii="Times New Roman" w:hAnsi="Times New Roman" w:cs="Times New Roman"/>
          <w:kern w:val="0"/>
          <w:sz w:val="24"/>
          <w:lang w:bidi="ar"/>
        </w:rPr>
      </w:pPr>
    </w:p>
    <w:p w14:paraId="3F208E51">
      <w:pPr>
        <w:widowControl/>
        <w:spacing w:line="20" w:lineRule="atLeast"/>
        <w:jc w:val="left"/>
        <w:rPr>
          <w:rFonts w:ascii="Times New Roman" w:hAnsi="Times New Roman" w:cs="Times New Roman"/>
          <w:kern w:val="0"/>
          <w:sz w:val="24"/>
          <w:lang w:bidi="ar"/>
        </w:rPr>
      </w:pPr>
    </w:p>
    <w:p w14:paraId="0F97B3D4">
      <w:pPr>
        <w:widowControl/>
        <w:spacing w:line="20" w:lineRule="atLeast"/>
        <w:ind w:left="420" w:hanging="420"/>
        <w:jc w:val="left"/>
      </w:pPr>
    </w:p>
    <w:p w14:paraId="657CC87D">
      <w:pPr>
        <w:widowControl/>
        <w:spacing w:line="20" w:lineRule="atLeast"/>
        <w:jc w:val="left"/>
        <w:rPr>
          <w:rFonts w:ascii="Times New Roman" w:hAnsi="Times New Roman" w:cs="Times New Roman"/>
          <w:kern w:val="0"/>
          <w:sz w:val="24"/>
          <w:lang w:bidi="ar"/>
        </w:rPr>
      </w:pPr>
    </w:p>
    <w:p w14:paraId="49920C60"/>
    <w:p w14:paraId="298F712A"/>
    <w:p w14:paraId="1A9ABC8A"/>
    <w:sectPr>
      <w:pgSz w:w="11906" w:h="16838"/>
      <w:pgMar w:top="1440" w:right="1440" w:bottom="144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20B0604020202020204"/>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hitney-Semibold">
    <w:altName w:val="Segoe Print"/>
    <w:panose1 w:val="020B0604020202020204"/>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4FC73C9"/>
    <w:multiLevelType w:val="multilevel"/>
    <w:tmpl w:val="74FC73C9"/>
    <w:lvl w:ilvl="0" w:tentative="0">
      <w:start w:val="1"/>
      <w:numFmt w:val="bullet"/>
      <w:suff w:val="nothing"/>
      <w:lvlText w:val=""/>
      <w:lvlJc w:val="left"/>
      <w:pPr>
        <w:ind w:left="1260" w:hanging="420"/>
      </w:pPr>
      <w:rPr>
        <w:rFonts w:hint="default" w:ascii="Wingdings" w:hAnsi="Wingdings"/>
      </w:rPr>
    </w:lvl>
    <w:lvl w:ilvl="1" w:tentative="0">
      <w:start w:val="1"/>
      <w:numFmt w:val="bullet"/>
      <w:lvlText w:val=""/>
      <w:lvlJc w:val="left"/>
      <w:pPr>
        <w:tabs>
          <w:tab w:val="left" w:pos="840"/>
        </w:tabs>
        <w:ind w:left="1680" w:hanging="420"/>
      </w:pPr>
      <w:rPr>
        <w:rFonts w:hint="default" w:ascii="Wingdings" w:hAnsi="Wingdings"/>
      </w:rPr>
    </w:lvl>
    <w:lvl w:ilvl="2" w:tentative="0">
      <w:start w:val="1"/>
      <w:numFmt w:val="bullet"/>
      <w:lvlText w:val=""/>
      <w:lvlJc w:val="left"/>
      <w:pPr>
        <w:tabs>
          <w:tab w:val="left" w:pos="1260"/>
        </w:tabs>
        <w:ind w:left="2100" w:hanging="420"/>
      </w:pPr>
      <w:rPr>
        <w:rFonts w:hint="default" w:ascii="Wingdings" w:hAnsi="Wingdings"/>
      </w:rPr>
    </w:lvl>
    <w:lvl w:ilvl="3" w:tentative="0">
      <w:start w:val="1"/>
      <w:numFmt w:val="bullet"/>
      <w:lvlText w:val=""/>
      <w:lvlJc w:val="left"/>
      <w:pPr>
        <w:tabs>
          <w:tab w:val="left" w:pos="1680"/>
        </w:tabs>
        <w:ind w:left="210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蔡振辛 [2]">
    <w15:presenceInfo w15:providerId="WPS Office" w15:userId="29556189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Layout" w:val="&lt;ENLayout&gt;&lt;Style&gt;APA 7th&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172A27"/>
    <w:rsid w:val="00001646"/>
    <w:rsid w:val="0001338E"/>
    <w:rsid w:val="00014ED3"/>
    <w:rsid w:val="00024BF1"/>
    <w:rsid w:val="00026F28"/>
    <w:rsid w:val="00030E8F"/>
    <w:rsid w:val="000335BE"/>
    <w:rsid w:val="00034FEF"/>
    <w:rsid w:val="00043907"/>
    <w:rsid w:val="000568FA"/>
    <w:rsid w:val="00063C2B"/>
    <w:rsid w:val="00071FEF"/>
    <w:rsid w:val="00076A5E"/>
    <w:rsid w:val="00082C34"/>
    <w:rsid w:val="00086260"/>
    <w:rsid w:val="00092F35"/>
    <w:rsid w:val="000A134D"/>
    <w:rsid w:val="000A6AED"/>
    <w:rsid w:val="000C1D2F"/>
    <w:rsid w:val="000F3168"/>
    <w:rsid w:val="000F634A"/>
    <w:rsid w:val="000F7E33"/>
    <w:rsid w:val="0011196E"/>
    <w:rsid w:val="001227A6"/>
    <w:rsid w:val="00130771"/>
    <w:rsid w:val="00132724"/>
    <w:rsid w:val="00133471"/>
    <w:rsid w:val="0013605D"/>
    <w:rsid w:val="00137481"/>
    <w:rsid w:val="001401EF"/>
    <w:rsid w:val="00140FD5"/>
    <w:rsid w:val="00144057"/>
    <w:rsid w:val="00152F84"/>
    <w:rsid w:val="0016153E"/>
    <w:rsid w:val="00172299"/>
    <w:rsid w:val="00172A27"/>
    <w:rsid w:val="0018027B"/>
    <w:rsid w:val="00180790"/>
    <w:rsid w:val="00182D95"/>
    <w:rsid w:val="00186A7C"/>
    <w:rsid w:val="00193577"/>
    <w:rsid w:val="001A3B99"/>
    <w:rsid w:val="001A3FFE"/>
    <w:rsid w:val="001A5CD9"/>
    <w:rsid w:val="001C14F4"/>
    <w:rsid w:val="001C43ED"/>
    <w:rsid w:val="001C6F44"/>
    <w:rsid w:val="001D0A82"/>
    <w:rsid w:val="001D31BF"/>
    <w:rsid w:val="001D463F"/>
    <w:rsid w:val="001E325A"/>
    <w:rsid w:val="001F1288"/>
    <w:rsid w:val="001F14D6"/>
    <w:rsid w:val="002003D8"/>
    <w:rsid w:val="002205E7"/>
    <w:rsid w:val="00223C72"/>
    <w:rsid w:val="00230565"/>
    <w:rsid w:val="00231F9D"/>
    <w:rsid w:val="00277100"/>
    <w:rsid w:val="00281B7B"/>
    <w:rsid w:val="00282A1A"/>
    <w:rsid w:val="002A1F5F"/>
    <w:rsid w:val="002A2819"/>
    <w:rsid w:val="002B202A"/>
    <w:rsid w:val="002B47B0"/>
    <w:rsid w:val="002B61E1"/>
    <w:rsid w:val="002C1162"/>
    <w:rsid w:val="002C2A97"/>
    <w:rsid w:val="002C30E2"/>
    <w:rsid w:val="002C400B"/>
    <w:rsid w:val="002C4DE9"/>
    <w:rsid w:val="002D4282"/>
    <w:rsid w:val="002D61DB"/>
    <w:rsid w:val="002F51AC"/>
    <w:rsid w:val="003006FA"/>
    <w:rsid w:val="00313D37"/>
    <w:rsid w:val="003203F4"/>
    <w:rsid w:val="0032198D"/>
    <w:rsid w:val="003329D6"/>
    <w:rsid w:val="00334A98"/>
    <w:rsid w:val="003356E1"/>
    <w:rsid w:val="00343E1C"/>
    <w:rsid w:val="00370991"/>
    <w:rsid w:val="00372B81"/>
    <w:rsid w:val="003837B3"/>
    <w:rsid w:val="0038743C"/>
    <w:rsid w:val="00393B2D"/>
    <w:rsid w:val="003B6B4D"/>
    <w:rsid w:val="003D213E"/>
    <w:rsid w:val="003E26AB"/>
    <w:rsid w:val="003E38B6"/>
    <w:rsid w:val="003E5DFF"/>
    <w:rsid w:val="003E6772"/>
    <w:rsid w:val="003E6E55"/>
    <w:rsid w:val="003F0952"/>
    <w:rsid w:val="003F451E"/>
    <w:rsid w:val="0040702D"/>
    <w:rsid w:val="00416BF0"/>
    <w:rsid w:val="004208B9"/>
    <w:rsid w:val="004276BC"/>
    <w:rsid w:val="00430556"/>
    <w:rsid w:val="00440FF5"/>
    <w:rsid w:val="00442457"/>
    <w:rsid w:val="00444C0B"/>
    <w:rsid w:val="004466F1"/>
    <w:rsid w:val="004525E5"/>
    <w:rsid w:val="004555ED"/>
    <w:rsid w:val="004611AE"/>
    <w:rsid w:val="00477C07"/>
    <w:rsid w:val="004B30F3"/>
    <w:rsid w:val="004C55CD"/>
    <w:rsid w:val="004C5DCB"/>
    <w:rsid w:val="004C6F30"/>
    <w:rsid w:val="004D01FE"/>
    <w:rsid w:val="004D6119"/>
    <w:rsid w:val="004D7B24"/>
    <w:rsid w:val="004F1797"/>
    <w:rsid w:val="004F1F1B"/>
    <w:rsid w:val="004F7366"/>
    <w:rsid w:val="0050318F"/>
    <w:rsid w:val="005065A9"/>
    <w:rsid w:val="005120E0"/>
    <w:rsid w:val="00520911"/>
    <w:rsid w:val="0052420F"/>
    <w:rsid w:val="00525341"/>
    <w:rsid w:val="00531415"/>
    <w:rsid w:val="0053234B"/>
    <w:rsid w:val="00533EB2"/>
    <w:rsid w:val="005418BA"/>
    <w:rsid w:val="00543265"/>
    <w:rsid w:val="00554436"/>
    <w:rsid w:val="00570EFD"/>
    <w:rsid w:val="00573C05"/>
    <w:rsid w:val="00583174"/>
    <w:rsid w:val="00586759"/>
    <w:rsid w:val="00587E59"/>
    <w:rsid w:val="005A0131"/>
    <w:rsid w:val="005A3118"/>
    <w:rsid w:val="005A3915"/>
    <w:rsid w:val="005B710E"/>
    <w:rsid w:val="005C1CBB"/>
    <w:rsid w:val="005C3683"/>
    <w:rsid w:val="005C3C06"/>
    <w:rsid w:val="005C4E2D"/>
    <w:rsid w:val="005D7A5D"/>
    <w:rsid w:val="005E314B"/>
    <w:rsid w:val="005F2809"/>
    <w:rsid w:val="005F78E1"/>
    <w:rsid w:val="00603A55"/>
    <w:rsid w:val="00611AEF"/>
    <w:rsid w:val="00616BAD"/>
    <w:rsid w:val="00620CAE"/>
    <w:rsid w:val="006308C3"/>
    <w:rsid w:val="00630D15"/>
    <w:rsid w:val="00640397"/>
    <w:rsid w:val="00647EF9"/>
    <w:rsid w:val="006517E4"/>
    <w:rsid w:val="006676CE"/>
    <w:rsid w:val="006679B2"/>
    <w:rsid w:val="006732A3"/>
    <w:rsid w:val="00677FC8"/>
    <w:rsid w:val="00683B2B"/>
    <w:rsid w:val="00686388"/>
    <w:rsid w:val="006A4B7E"/>
    <w:rsid w:val="006B7543"/>
    <w:rsid w:val="006D33CB"/>
    <w:rsid w:val="006D6FDB"/>
    <w:rsid w:val="006E6BA0"/>
    <w:rsid w:val="00700A9E"/>
    <w:rsid w:val="00713845"/>
    <w:rsid w:val="0073228D"/>
    <w:rsid w:val="00734F11"/>
    <w:rsid w:val="00735B70"/>
    <w:rsid w:val="00736818"/>
    <w:rsid w:val="00740093"/>
    <w:rsid w:val="00746DF6"/>
    <w:rsid w:val="0074720A"/>
    <w:rsid w:val="00763671"/>
    <w:rsid w:val="00764625"/>
    <w:rsid w:val="007719E1"/>
    <w:rsid w:val="00772730"/>
    <w:rsid w:val="0077392F"/>
    <w:rsid w:val="00777B83"/>
    <w:rsid w:val="00777F79"/>
    <w:rsid w:val="00780D4E"/>
    <w:rsid w:val="007817C2"/>
    <w:rsid w:val="0079237C"/>
    <w:rsid w:val="0079681B"/>
    <w:rsid w:val="007A0C20"/>
    <w:rsid w:val="007A164F"/>
    <w:rsid w:val="007B4CAE"/>
    <w:rsid w:val="007B4F4E"/>
    <w:rsid w:val="007D3B75"/>
    <w:rsid w:val="007F09EE"/>
    <w:rsid w:val="00801416"/>
    <w:rsid w:val="00803B34"/>
    <w:rsid w:val="008239E8"/>
    <w:rsid w:val="00825499"/>
    <w:rsid w:val="00826EF0"/>
    <w:rsid w:val="00831AA6"/>
    <w:rsid w:val="00834190"/>
    <w:rsid w:val="00837161"/>
    <w:rsid w:val="0084120A"/>
    <w:rsid w:val="00841A6E"/>
    <w:rsid w:val="00845A26"/>
    <w:rsid w:val="008517C1"/>
    <w:rsid w:val="00851B99"/>
    <w:rsid w:val="0085589B"/>
    <w:rsid w:val="008744BD"/>
    <w:rsid w:val="00875802"/>
    <w:rsid w:val="008823E4"/>
    <w:rsid w:val="00886720"/>
    <w:rsid w:val="008920A2"/>
    <w:rsid w:val="00892667"/>
    <w:rsid w:val="008A1051"/>
    <w:rsid w:val="008A500C"/>
    <w:rsid w:val="008A5BF1"/>
    <w:rsid w:val="008C3CAD"/>
    <w:rsid w:val="008D53C2"/>
    <w:rsid w:val="00903C75"/>
    <w:rsid w:val="00917FFC"/>
    <w:rsid w:val="00924613"/>
    <w:rsid w:val="0092646D"/>
    <w:rsid w:val="00942FDC"/>
    <w:rsid w:val="009431EA"/>
    <w:rsid w:val="00944426"/>
    <w:rsid w:val="00950F8E"/>
    <w:rsid w:val="00951ECA"/>
    <w:rsid w:val="00956D3D"/>
    <w:rsid w:val="0096567D"/>
    <w:rsid w:val="00967A71"/>
    <w:rsid w:val="00983048"/>
    <w:rsid w:val="00995AD7"/>
    <w:rsid w:val="009A164C"/>
    <w:rsid w:val="009A1D14"/>
    <w:rsid w:val="009A24AB"/>
    <w:rsid w:val="009A280E"/>
    <w:rsid w:val="009B1656"/>
    <w:rsid w:val="009B508E"/>
    <w:rsid w:val="009B64F2"/>
    <w:rsid w:val="009C1AD0"/>
    <w:rsid w:val="009F01A7"/>
    <w:rsid w:val="009F4DC2"/>
    <w:rsid w:val="00A06DD3"/>
    <w:rsid w:val="00A11B60"/>
    <w:rsid w:val="00A13812"/>
    <w:rsid w:val="00A200E7"/>
    <w:rsid w:val="00A2739E"/>
    <w:rsid w:val="00A30810"/>
    <w:rsid w:val="00A331FE"/>
    <w:rsid w:val="00A61C4E"/>
    <w:rsid w:val="00A65F27"/>
    <w:rsid w:val="00A67A56"/>
    <w:rsid w:val="00A756B9"/>
    <w:rsid w:val="00A76C16"/>
    <w:rsid w:val="00A9616C"/>
    <w:rsid w:val="00A97B5A"/>
    <w:rsid w:val="00AC03EB"/>
    <w:rsid w:val="00AC3714"/>
    <w:rsid w:val="00AC72BF"/>
    <w:rsid w:val="00AE3B5A"/>
    <w:rsid w:val="00B003CC"/>
    <w:rsid w:val="00B109AC"/>
    <w:rsid w:val="00B11C83"/>
    <w:rsid w:val="00B1603F"/>
    <w:rsid w:val="00B165F4"/>
    <w:rsid w:val="00B2257E"/>
    <w:rsid w:val="00B23426"/>
    <w:rsid w:val="00B2552E"/>
    <w:rsid w:val="00B41E2F"/>
    <w:rsid w:val="00B56A67"/>
    <w:rsid w:val="00B76366"/>
    <w:rsid w:val="00B85FFE"/>
    <w:rsid w:val="00B963EF"/>
    <w:rsid w:val="00B972EE"/>
    <w:rsid w:val="00BA4A46"/>
    <w:rsid w:val="00BB28DA"/>
    <w:rsid w:val="00BD1FFB"/>
    <w:rsid w:val="00BD4A11"/>
    <w:rsid w:val="00BE001E"/>
    <w:rsid w:val="00BE0C21"/>
    <w:rsid w:val="00BF5795"/>
    <w:rsid w:val="00C154C3"/>
    <w:rsid w:val="00C17EFC"/>
    <w:rsid w:val="00C22094"/>
    <w:rsid w:val="00C4211E"/>
    <w:rsid w:val="00C439F8"/>
    <w:rsid w:val="00C4417C"/>
    <w:rsid w:val="00CA0889"/>
    <w:rsid w:val="00CA522C"/>
    <w:rsid w:val="00CA60FD"/>
    <w:rsid w:val="00CB4509"/>
    <w:rsid w:val="00CB75A7"/>
    <w:rsid w:val="00CC735E"/>
    <w:rsid w:val="00CF5242"/>
    <w:rsid w:val="00D0121C"/>
    <w:rsid w:val="00D14D65"/>
    <w:rsid w:val="00D150E4"/>
    <w:rsid w:val="00D258F7"/>
    <w:rsid w:val="00D25CCF"/>
    <w:rsid w:val="00D25F77"/>
    <w:rsid w:val="00D33BF0"/>
    <w:rsid w:val="00D61E43"/>
    <w:rsid w:val="00D70F00"/>
    <w:rsid w:val="00D7302C"/>
    <w:rsid w:val="00D836E6"/>
    <w:rsid w:val="00D85353"/>
    <w:rsid w:val="00DB2D15"/>
    <w:rsid w:val="00DB59CC"/>
    <w:rsid w:val="00DC05E0"/>
    <w:rsid w:val="00DF39D3"/>
    <w:rsid w:val="00E116D7"/>
    <w:rsid w:val="00E13202"/>
    <w:rsid w:val="00E13397"/>
    <w:rsid w:val="00E16340"/>
    <w:rsid w:val="00E16BF9"/>
    <w:rsid w:val="00E27E3A"/>
    <w:rsid w:val="00E27F4D"/>
    <w:rsid w:val="00E37FE7"/>
    <w:rsid w:val="00E430D5"/>
    <w:rsid w:val="00E43BBD"/>
    <w:rsid w:val="00E44772"/>
    <w:rsid w:val="00E4680D"/>
    <w:rsid w:val="00E527AA"/>
    <w:rsid w:val="00E612AA"/>
    <w:rsid w:val="00E8092F"/>
    <w:rsid w:val="00E80D83"/>
    <w:rsid w:val="00E81420"/>
    <w:rsid w:val="00E9072C"/>
    <w:rsid w:val="00E913DD"/>
    <w:rsid w:val="00E93460"/>
    <w:rsid w:val="00EA2D7D"/>
    <w:rsid w:val="00EA4DE7"/>
    <w:rsid w:val="00EB0E26"/>
    <w:rsid w:val="00EB192F"/>
    <w:rsid w:val="00EB36DE"/>
    <w:rsid w:val="00EC5570"/>
    <w:rsid w:val="00EC57E6"/>
    <w:rsid w:val="00EC7F1E"/>
    <w:rsid w:val="00ED03F1"/>
    <w:rsid w:val="00ED0D7A"/>
    <w:rsid w:val="00ED7A11"/>
    <w:rsid w:val="00EE4227"/>
    <w:rsid w:val="00EE6D2F"/>
    <w:rsid w:val="00EF4231"/>
    <w:rsid w:val="00F01ABD"/>
    <w:rsid w:val="00F12546"/>
    <w:rsid w:val="00F12836"/>
    <w:rsid w:val="00F13CB6"/>
    <w:rsid w:val="00F14498"/>
    <w:rsid w:val="00F21BC5"/>
    <w:rsid w:val="00F30B46"/>
    <w:rsid w:val="00F3327B"/>
    <w:rsid w:val="00F36590"/>
    <w:rsid w:val="00F37CB6"/>
    <w:rsid w:val="00F42B51"/>
    <w:rsid w:val="00F4453D"/>
    <w:rsid w:val="00F46CF9"/>
    <w:rsid w:val="00F60F22"/>
    <w:rsid w:val="00F7262F"/>
    <w:rsid w:val="00F74AB5"/>
    <w:rsid w:val="00F9309D"/>
    <w:rsid w:val="00FA00DD"/>
    <w:rsid w:val="00FA2550"/>
    <w:rsid w:val="00FB7B26"/>
    <w:rsid w:val="01062979"/>
    <w:rsid w:val="01621AE8"/>
    <w:rsid w:val="01752F90"/>
    <w:rsid w:val="017A2852"/>
    <w:rsid w:val="017D7DA0"/>
    <w:rsid w:val="017E2DA8"/>
    <w:rsid w:val="01840682"/>
    <w:rsid w:val="01842B8C"/>
    <w:rsid w:val="01906015"/>
    <w:rsid w:val="019F1176"/>
    <w:rsid w:val="01A77B9A"/>
    <w:rsid w:val="01B057A1"/>
    <w:rsid w:val="01F020E4"/>
    <w:rsid w:val="01F97192"/>
    <w:rsid w:val="02162384"/>
    <w:rsid w:val="021915F8"/>
    <w:rsid w:val="02462C4D"/>
    <w:rsid w:val="02851B46"/>
    <w:rsid w:val="02941C4E"/>
    <w:rsid w:val="02A53FB7"/>
    <w:rsid w:val="02B34CE4"/>
    <w:rsid w:val="02B9457E"/>
    <w:rsid w:val="02BD14F5"/>
    <w:rsid w:val="02E96BFF"/>
    <w:rsid w:val="0308713A"/>
    <w:rsid w:val="03391ADE"/>
    <w:rsid w:val="03602429"/>
    <w:rsid w:val="03863E70"/>
    <w:rsid w:val="038F0DD1"/>
    <w:rsid w:val="03AA56FE"/>
    <w:rsid w:val="03BC17E4"/>
    <w:rsid w:val="03DB4D19"/>
    <w:rsid w:val="03E273F4"/>
    <w:rsid w:val="03ED5D00"/>
    <w:rsid w:val="04252116"/>
    <w:rsid w:val="04586762"/>
    <w:rsid w:val="0459499D"/>
    <w:rsid w:val="048B509A"/>
    <w:rsid w:val="04983022"/>
    <w:rsid w:val="04991D9B"/>
    <w:rsid w:val="04A34984"/>
    <w:rsid w:val="04B64F6B"/>
    <w:rsid w:val="04B70A5B"/>
    <w:rsid w:val="04D11521"/>
    <w:rsid w:val="04F512AE"/>
    <w:rsid w:val="05503C41"/>
    <w:rsid w:val="0551139F"/>
    <w:rsid w:val="0564230E"/>
    <w:rsid w:val="05A056BD"/>
    <w:rsid w:val="05AC17AB"/>
    <w:rsid w:val="05AD4BF3"/>
    <w:rsid w:val="05DF7D19"/>
    <w:rsid w:val="061F7A6D"/>
    <w:rsid w:val="06325E32"/>
    <w:rsid w:val="06656B70"/>
    <w:rsid w:val="067200FA"/>
    <w:rsid w:val="068055AE"/>
    <w:rsid w:val="0686237C"/>
    <w:rsid w:val="069677B8"/>
    <w:rsid w:val="06BC6ABF"/>
    <w:rsid w:val="06D86416"/>
    <w:rsid w:val="06EC7C45"/>
    <w:rsid w:val="07252688"/>
    <w:rsid w:val="07405E6B"/>
    <w:rsid w:val="074938C4"/>
    <w:rsid w:val="07596F8E"/>
    <w:rsid w:val="0760163D"/>
    <w:rsid w:val="0772116D"/>
    <w:rsid w:val="07A317B2"/>
    <w:rsid w:val="07B83B3F"/>
    <w:rsid w:val="07CB478A"/>
    <w:rsid w:val="07D364E9"/>
    <w:rsid w:val="07E016C5"/>
    <w:rsid w:val="07E378CA"/>
    <w:rsid w:val="07E65FA5"/>
    <w:rsid w:val="081E618D"/>
    <w:rsid w:val="082140C2"/>
    <w:rsid w:val="084F4283"/>
    <w:rsid w:val="086B5B7D"/>
    <w:rsid w:val="086C08F5"/>
    <w:rsid w:val="0887780F"/>
    <w:rsid w:val="08913285"/>
    <w:rsid w:val="08D75AF1"/>
    <w:rsid w:val="08D837B6"/>
    <w:rsid w:val="08DA591A"/>
    <w:rsid w:val="08FF495D"/>
    <w:rsid w:val="090B40C1"/>
    <w:rsid w:val="093E1633"/>
    <w:rsid w:val="094D3053"/>
    <w:rsid w:val="09723B4F"/>
    <w:rsid w:val="09750C91"/>
    <w:rsid w:val="09767890"/>
    <w:rsid w:val="097B53AD"/>
    <w:rsid w:val="098D6887"/>
    <w:rsid w:val="09A05E84"/>
    <w:rsid w:val="09C31BE4"/>
    <w:rsid w:val="09C87703"/>
    <w:rsid w:val="09DA3F01"/>
    <w:rsid w:val="0A0E279F"/>
    <w:rsid w:val="0A26733B"/>
    <w:rsid w:val="0A2F38BD"/>
    <w:rsid w:val="0A3D365D"/>
    <w:rsid w:val="0A8A3413"/>
    <w:rsid w:val="0AA3654F"/>
    <w:rsid w:val="0AAC1FC6"/>
    <w:rsid w:val="0AC53D88"/>
    <w:rsid w:val="0ACF3A88"/>
    <w:rsid w:val="0AD25E0C"/>
    <w:rsid w:val="0AF123C9"/>
    <w:rsid w:val="0B1413C2"/>
    <w:rsid w:val="0B1A4876"/>
    <w:rsid w:val="0B1B1D0C"/>
    <w:rsid w:val="0B53383E"/>
    <w:rsid w:val="0B6701E5"/>
    <w:rsid w:val="0B786539"/>
    <w:rsid w:val="0B886CF4"/>
    <w:rsid w:val="0B96137B"/>
    <w:rsid w:val="0BBF4301"/>
    <w:rsid w:val="0BEC7C3D"/>
    <w:rsid w:val="0C115579"/>
    <w:rsid w:val="0C1A6F19"/>
    <w:rsid w:val="0C2D4EE7"/>
    <w:rsid w:val="0C2E3368"/>
    <w:rsid w:val="0C616DDD"/>
    <w:rsid w:val="0C7A23B4"/>
    <w:rsid w:val="0C853931"/>
    <w:rsid w:val="0C890D1E"/>
    <w:rsid w:val="0C8B1659"/>
    <w:rsid w:val="0CC36F76"/>
    <w:rsid w:val="0CD21ED4"/>
    <w:rsid w:val="0CEB647D"/>
    <w:rsid w:val="0CF75001"/>
    <w:rsid w:val="0D074274"/>
    <w:rsid w:val="0D1C4CE0"/>
    <w:rsid w:val="0D1D196B"/>
    <w:rsid w:val="0D23401E"/>
    <w:rsid w:val="0D2C721A"/>
    <w:rsid w:val="0D3E38E6"/>
    <w:rsid w:val="0D4C3218"/>
    <w:rsid w:val="0DB431C4"/>
    <w:rsid w:val="0DC932D7"/>
    <w:rsid w:val="0DE7022B"/>
    <w:rsid w:val="0DE77C93"/>
    <w:rsid w:val="0E1A169B"/>
    <w:rsid w:val="0E2E590F"/>
    <w:rsid w:val="0E3454FE"/>
    <w:rsid w:val="0E5F43F8"/>
    <w:rsid w:val="0EB06B7A"/>
    <w:rsid w:val="0ED36DD2"/>
    <w:rsid w:val="0F264E85"/>
    <w:rsid w:val="0F2F65BF"/>
    <w:rsid w:val="0F473297"/>
    <w:rsid w:val="0F6E69AB"/>
    <w:rsid w:val="0F8E59F3"/>
    <w:rsid w:val="0FA923E3"/>
    <w:rsid w:val="0FAC4028"/>
    <w:rsid w:val="0FCE4ADB"/>
    <w:rsid w:val="0FFC04E6"/>
    <w:rsid w:val="10077477"/>
    <w:rsid w:val="101420DA"/>
    <w:rsid w:val="101C3B92"/>
    <w:rsid w:val="10540662"/>
    <w:rsid w:val="10743DCE"/>
    <w:rsid w:val="10A568E4"/>
    <w:rsid w:val="10AB175D"/>
    <w:rsid w:val="10B65663"/>
    <w:rsid w:val="10BE7768"/>
    <w:rsid w:val="10D6269B"/>
    <w:rsid w:val="10D85308"/>
    <w:rsid w:val="10E175A0"/>
    <w:rsid w:val="1138361D"/>
    <w:rsid w:val="115C083D"/>
    <w:rsid w:val="11681CD4"/>
    <w:rsid w:val="117465B0"/>
    <w:rsid w:val="11D0442D"/>
    <w:rsid w:val="11E921A6"/>
    <w:rsid w:val="11EA409C"/>
    <w:rsid w:val="1201612D"/>
    <w:rsid w:val="124D4697"/>
    <w:rsid w:val="12595298"/>
    <w:rsid w:val="12713656"/>
    <w:rsid w:val="128918A1"/>
    <w:rsid w:val="128A4172"/>
    <w:rsid w:val="12B9778F"/>
    <w:rsid w:val="12D56A2F"/>
    <w:rsid w:val="12DE3D6F"/>
    <w:rsid w:val="130F33FA"/>
    <w:rsid w:val="13647FCC"/>
    <w:rsid w:val="13713FB9"/>
    <w:rsid w:val="137C5AAF"/>
    <w:rsid w:val="13951E9E"/>
    <w:rsid w:val="139F6D7C"/>
    <w:rsid w:val="13A46379"/>
    <w:rsid w:val="13B76C79"/>
    <w:rsid w:val="13E24B43"/>
    <w:rsid w:val="13E45203"/>
    <w:rsid w:val="13EC5FFB"/>
    <w:rsid w:val="14013F61"/>
    <w:rsid w:val="14110FD8"/>
    <w:rsid w:val="143F20D9"/>
    <w:rsid w:val="143F4B18"/>
    <w:rsid w:val="14727D09"/>
    <w:rsid w:val="14C02376"/>
    <w:rsid w:val="14E67DFD"/>
    <w:rsid w:val="14FB5517"/>
    <w:rsid w:val="15097A8D"/>
    <w:rsid w:val="150C68CB"/>
    <w:rsid w:val="153F1C73"/>
    <w:rsid w:val="15454935"/>
    <w:rsid w:val="155C142F"/>
    <w:rsid w:val="155D698A"/>
    <w:rsid w:val="155E2C5F"/>
    <w:rsid w:val="155F44D6"/>
    <w:rsid w:val="156935DF"/>
    <w:rsid w:val="157322DD"/>
    <w:rsid w:val="159C1556"/>
    <w:rsid w:val="15AB2F75"/>
    <w:rsid w:val="15AE2DC8"/>
    <w:rsid w:val="15C77B67"/>
    <w:rsid w:val="15D8055B"/>
    <w:rsid w:val="16016119"/>
    <w:rsid w:val="160D52BA"/>
    <w:rsid w:val="162B610C"/>
    <w:rsid w:val="165565CC"/>
    <w:rsid w:val="16952DF7"/>
    <w:rsid w:val="16F67DC6"/>
    <w:rsid w:val="171D449F"/>
    <w:rsid w:val="172235A9"/>
    <w:rsid w:val="17363351"/>
    <w:rsid w:val="173E5960"/>
    <w:rsid w:val="17571FE7"/>
    <w:rsid w:val="175F3AC9"/>
    <w:rsid w:val="17C079B5"/>
    <w:rsid w:val="17D04423"/>
    <w:rsid w:val="17EF48C5"/>
    <w:rsid w:val="18010796"/>
    <w:rsid w:val="181B013A"/>
    <w:rsid w:val="182C5495"/>
    <w:rsid w:val="185D2985"/>
    <w:rsid w:val="18836DB7"/>
    <w:rsid w:val="18AB63FB"/>
    <w:rsid w:val="18B8169B"/>
    <w:rsid w:val="19081158"/>
    <w:rsid w:val="194923F4"/>
    <w:rsid w:val="195B322A"/>
    <w:rsid w:val="195E16BF"/>
    <w:rsid w:val="195F6BF9"/>
    <w:rsid w:val="1979226D"/>
    <w:rsid w:val="19994CB9"/>
    <w:rsid w:val="19A30922"/>
    <w:rsid w:val="19D246EC"/>
    <w:rsid w:val="19FD55DF"/>
    <w:rsid w:val="1A1D50D7"/>
    <w:rsid w:val="1A232331"/>
    <w:rsid w:val="1A2A3B82"/>
    <w:rsid w:val="1A4506CC"/>
    <w:rsid w:val="1A4D7795"/>
    <w:rsid w:val="1A82268B"/>
    <w:rsid w:val="1A8264D1"/>
    <w:rsid w:val="1AE42F50"/>
    <w:rsid w:val="1B097409"/>
    <w:rsid w:val="1B2C7774"/>
    <w:rsid w:val="1B547904"/>
    <w:rsid w:val="1B651F9D"/>
    <w:rsid w:val="1B670C2E"/>
    <w:rsid w:val="1B720EF0"/>
    <w:rsid w:val="1B727963"/>
    <w:rsid w:val="1B803CE9"/>
    <w:rsid w:val="1B83678C"/>
    <w:rsid w:val="1BAE5541"/>
    <w:rsid w:val="1BBD45B2"/>
    <w:rsid w:val="1BE17E0A"/>
    <w:rsid w:val="1C430D61"/>
    <w:rsid w:val="1CEC664C"/>
    <w:rsid w:val="1CF22408"/>
    <w:rsid w:val="1CF63947"/>
    <w:rsid w:val="1D026EB1"/>
    <w:rsid w:val="1D7C6081"/>
    <w:rsid w:val="1D9D72C9"/>
    <w:rsid w:val="1DD55A35"/>
    <w:rsid w:val="1E083917"/>
    <w:rsid w:val="1E935967"/>
    <w:rsid w:val="1EAF13E7"/>
    <w:rsid w:val="1EBA1146"/>
    <w:rsid w:val="1EBD31B9"/>
    <w:rsid w:val="1EC7738F"/>
    <w:rsid w:val="1EDD49D1"/>
    <w:rsid w:val="1EE17CD7"/>
    <w:rsid w:val="1EE30E4B"/>
    <w:rsid w:val="1EEF734B"/>
    <w:rsid w:val="1F131462"/>
    <w:rsid w:val="1F4A085B"/>
    <w:rsid w:val="1F5F4C3B"/>
    <w:rsid w:val="1F604D4D"/>
    <w:rsid w:val="1F6B23CF"/>
    <w:rsid w:val="1F765088"/>
    <w:rsid w:val="1F8B4890"/>
    <w:rsid w:val="1F90152E"/>
    <w:rsid w:val="1F9503DE"/>
    <w:rsid w:val="1FC41B50"/>
    <w:rsid w:val="1FD04E6C"/>
    <w:rsid w:val="1FDE0409"/>
    <w:rsid w:val="1FE15AEE"/>
    <w:rsid w:val="1FFD20E8"/>
    <w:rsid w:val="200D7997"/>
    <w:rsid w:val="202D7BC4"/>
    <w:rsid w:val="205E0883"/>
    <w:rsid w:val="208B1B51"/>
    <w:rsid w:val="20A36881"/>
    <w:rsid w:val="20ED1788"/>
    <w:rsid w:val="20F6740A"/>
    <w:rsid w:val="2122550F"/>
    <w:rsid w:val="212D20A3"/>
    <w:rsid w:val="2136082C"/>
    <w:rsid w:val="21631AC1"/>
    <w:rsid w:val="221624EC"/>
    <w:rsid w:val="221B126A"/>
    <w:rsid w:val="224E326E"/>
    <w:rsid w:val="22511DC1"/>
    <w:rsid w:val="22645DCA"/>
    <w:rsid w:val="22667643"/>
    <w:rsid w:val="22771C43"/>
    <w:rsid w:val="22D52C88"/>
    <w:rsid w:val="231560F9"/>
    <w:rsid w:val="23197101"/>
    <w:rsid w:val="232958E5"/>
    <w:rsid w:val="233576B0"/>
    <w:rsid w:val="23742316"/>
    <w:rsid w:val="23992838"/>
    <w:rsid w:val="23B84BE6"/>
    <w:rsid w:val="24294A3F"/>
    <w:rsid w:val="24320394"/>
    <w:rsid w:val="248E65E6"/>
    <w:rsid w:val="24917051"/>
    <w:rsid w:val="24BF36A8"/>
    <w:rsid w:val="24C03FBB"/>
    <w:rsid w:val="24E56C98"/>
    <w:rsid w:val="24FB5B8F"/>
    <w:rsid w:val="252427BC"/>
    <w:rsid w:val="252A1886"/>
    <w:rsid w:val="2539051A"/>
    <w:rsid w:val="25903C4A"/>
    <w:rsid w:val="259F04DB"/>
    <w:rsid w:val="25AB3597"/>
    <w:rsid w:val="25D4402D"/>
    <w:rsid w:val="25D80178"/>
    <w:rsid w:val="25E05341"/>
    <w:rsid w:val="25F54B49"/>
    <w:rsid w:val="26086868"/>
    <w:rsid w:val="26224084"/>
    <w:rsid w:val="262D4A11"/>
    <w:rsid w:val="262D66A1"/>
    <w:rsid w:val="262E47D4"/>
    <w:rsid w:val="264F6BBB"/>
    <w:rsid w:val="26675F1D"/>
    <w:rsid w:val="26B9299B"/>
    <w:rsid w:val="26F40FE2"/>
    <w:rsid w:val="27103C37"/>
    <w:rsid w:val="27156DCB"/>
    <w:rsid w:val="272A0AD1"/>
    <w:rsid w:val="272E1EF6"/>
    <w:rsid w:val="2750193D"/>
    <w:rsid w:val="277420AE"/>
    <w:rsid w:val="27864B86"/>
    <w:rsid w:val="278A0567"/>
    <w:rsid w:val="27F12C4A"/>
    <w:rsid w:val="28023D67"/>
    <w:rsid w:val="283C2A23"/>
    <w:rsid w:val="28556BD3"/>
    <w:rsid w:val="28843A54"/>
    <w:rsid w:val="28912A9A"/>
    <w:rsid w:val="28984110"/>
    <w:rsid w:val="28B5709E"/>
    <w:rsid w:val="29035A3F"/>
    <w:rsid w:val="290C57A0"/>
    <w:rsid w:val="291E7E9A"/>
    <w:rsid w:val="291F0230"/>
    <w:rsid w:val="29372F6C"/>
    <w:rsid w:val="29477A7A"/>
    <w:rsid w:val="296161D3"/>
    <w:rsid w:val="29717618"/>
    <w:rsid w:val="299C252D"/>
    <w:rsid w:val="29AA7B06"/>
    <w:rsid w:val="29AB6B3A"/>
    <w:rsid w:val="29BC3D94"/>
    <w:rsid w:val="29CA66EC"/>
    <w:rsid w:val="29E97664"/>
    <w:rsid w:val="29FB3861"/>
    <w:rsid w:val="2A4436C7"/>
    <w:rsid w:val="2A6F6324"/>
    <w:rsid w:val="2A7C3754"/>
    <w:rsid w:val="2A7D6A92"/>
    <w:rsid w:val="2ACA1641"/>
    <w:rsid w:val="2B14513C"/>
    <w:rsid w:val="2B33475A"/>
    <w:rsid w:val="2B464D26"/>
    <w:rsid w:val="2B702655"/>
    <w:rsid w:val="2B910EF7"/>
    <w:rsid w:val="2B980A61"/>
    <w:rsid w:val="2BCD05B5"/>
    <w:rsid w:val="2BCF08C3"/>
    <w:rsid w:val="2BE92B7E"/>
    <w:rsid w:val="2C025DC0"/>
    <w:rsid w:val="2C1B764B"/>
    <w:rsid w:val="2C2A7E7E"/>
    <w:rsid w:val="2C332AAA"/>
    <w:rsid w:val="2C3B331D"/>
    <w:rsid w:val="2C4D36C3"/>
    <w:rsid w:val="2C595F2A"/>
    <w:rsid w:val="2C9D7520"/>
    <w:rsid w:val="2CE75E5F"/>
    <w:rsid w:val="2CF55A3F"/>
    <w:rsid w:val="2D630AAE"/>
    <w:rsid w:val="2D881EDC"/>
    <w:rsid w:val="2D8A6187"/>
    <w:rsid w:val="2D8E41AF"/>
    <w:rsid w:val="2DA10F6E"/>
    <w:rsid w:val="2DA526B0"/>
    <w:rsid w:val="2DCE0B79"/>
    <w:rsid w:val="2DDB69E3"/>
    <w:rsid w:val="2DE4190B"/>
    <w:rsid w:val="2E5427CD"/>
    <w:rsid w:val="2E5D6E41"/>
    <w:rsid w:val="2E671D49"/>
    <w:rsid w:val="2E69039B"/>
    <w:rsid w:val="2E7F6773"/>
    <w:rsid w:val="2E855ADF"/>
    <w:rsid w:val="2ED34B2D"/>
    <w:rsid w:val="2EE85B84"/>
    <w:rsid w:val="2EFF057B"/>
    <w:rsid w:val="2F013118"/>
    <w:rsid w:val="2F0361F1"/>
    <w:rsid w:val="2F040BAB"/>
    <w:rsid w:val="2F0C71D1"/>
    <w:rsid w:val="2F115956"/>
    <w:rsid w:val="2F342CE9"/>
    <w:rsid w:val="2F48454C"/>
    <w:rsid w:val="2F8531F7"/>
    <w:rsid w:val="2FB11B9B"/>
    <w:rsid w:val="2FCA649D"/>
    <w:rsid w:val="2FCC2B70"/>
    <w:rsid w:val="2FD21090"/>
    <w:rsid w:val="2FF904D2"/>
    <w:rsid w:val="30007249"/>
    <w:rsid w:val="30114E59"/>
    <w:rsid w:val="30182170"/>
    <w:rsid w:val="303E7123"/>
    <w:rsid w:val="305E396D"/>
    <w:rsid w:val="30933641"/>
    <w:rsid w:val="30A061D8"/>
    <w:rsid w:val="30D018EB"/>
    <w:rsid w:val="30F5220C"/>
    <w:rsid w:val="312036F8"/>
    <w:rsid w:val="312F63DB"/>
    <w:rsid w:val="31335956"/>
    <w:rsid w:val="313F7193"/>
    <w:rsid w:val="314F40B7"/>
    <w:rsid w:val="3153183C"/>
    <w:rsid w:val="31656F90"/>
    <w:rsid w:val="31913BB4"/>
    <w:rsid w:val="31970012"/>
    <w:rsid w:val="319D70CC"/>
    <w:rsid w:val="31AD4B3A"/>
    <w:rsid w:val="31E04587"/>
    <w:rsid w:val="321750BA"/>
    <w:rsid w:val="32363CB2"/>
    <w:rsid w:val="324D7D88"/>
    <w:rsid w:val="327B53D1"/>
    <w:rsid w:val="32BA1E17"/>
    <w:rsid w:val="32BD7448"/>
    <w:rsid w:val="32BD7A85"/>
    <w:rsid w:val="32DD7105"/>
    <w:rsid w:val="32E64113"/>
    <w:rsid w:val="33002535"/>
    <w:rsid w:val="330844FA"/>
    <w:rsid w:val="33333B27"/>
    <w:rsid w:val="33393424"/>
    <w:rsid w:val="334129FB"/>
    <w:rsid w:val="33756A78"/>
    <w:rsid w:val="337D1F97"/>
    <w:rsid w:val="33997134"/>
    <w:rsid w:val="339C4E66"/>
    <w:rsid w:val="339F6A9E"/>
    <w:rsid w:val="33DA471D"/>
    <w:rsid w:val="33F8431A"/>
    <w:rsid w:val="33FA2945"/>
    <w:rsid w:val="342A7E94"/>
    <w:rsid w:val="342E59B0"/>
    <w:rsid w:val="344F76ED"/>
    <w:rsid w:val="34654DA1"/>
    <w:rsid w:val="34723B00"/>
    <w:rsid w:val="34794309"/>
    <w:rsid w:val="34894FAD"/>
    <w:rsid w:val="34B36364"/>
    <w:rsid w:val="34FC6E30"/>
    <w:rsid w:val="35016419"/>
    <w:rsid w:val="3519356E"/>
    <w:rsid w:val="35464706"/>
    <w:rsid w:val="35885E60"/>
    <w:rsid w:val="35A069C3"/>
    <w:rsid w:val="35C7345B"/>
    <w:rsid w:val="35D65E66"/>
    <w:rsid w:val="35E328D9"/>
    <w:rsid w:val="35F41493"/>
    <w:rsid w:val="36162D95"/>
    <w:rsid w:val="361B2132"/>
    <w:rsid w:val="3631693A"/>
    <w:rsid w:val="363F76E9"/>
    <w:rsid w:val="364060F1"/>
    <w:rsid w:val="3666681E"/>
    <w:rsid w:val="36683706"/>
    <w:rsid w:val="366B0C10"/>
    <w:rsid w:val="36C236CC"/>
    <w:rsid w:val="36CA1CD9"/>
    <w:rsid w:val="36D50876"/>
    <w:rsid w:val="36D668E1"/>
    <w:rsid w:val="36EE0B80"/>
    <w:rsid w:val="36F340C4"/>
    <w:rsid w:val="36F942BF"/>
    <w:rsid w:val="36FB00F6"/>
    <w:rsid w:val="37254FC5"/>
    <w:rsid w:val="37510F44"/>
    <w:rsid w:val="376401DD"/>
    <w:rsid w:val="377F2AD5"/>
    <w:rsid w:val="37BC6A48"/>
    <w:rsid w:val="38156481"/>
    <w:rsid w:val="38200D4D"/>
    <w:rsid w:val="38597F75"/>
    <w:rsid w:val="386341A5"/>
    <w:rsid w:val="38BA03B8"/>
    <w:rsid w:val="38BF587F"/>
    <w:rsid w:val="38C532BE"/>
    <w:rsid w:val="38CB241B"/>
    <w:rsid w:val="38D4631B"/>
    <w:rsid w:val="38DA1CBB"/>
    <w:rsid w:val="38E52E0C"/>
    <w:rsid w:val="38FB39E8"/>
    <w:rsid w:val="39003390"/>
    <w:rsid w:val="39625302"/>
    <w:rsid w:val="396957EB"/>
    <w:rsid w:val="396F2DF9"/>
    <w:rsid w:val="39986581"/>
    <w:rsid w:val="39A1116F"/>
    <w:rsid w:val="39AD0071"/>
    <w:rsid w:val="39C80763"/>
    <w:rsid w:val="39DD62C0"/>
    <w:rsid w:val="39E70CA2"/>
    <w:rsid w:val="3A045513"/>
    <w:rsid w:val="3A3750CE"/>
    <w:rsid w:val="3A3C50FB"/>
    <w:rsid w:val="3A4554C0"/>
    <w:rsid w:val="3A5D3099"/>
    <w:rsid w:val="3A682F4F"/>
    <w:rsid w:val="3AB50816"/>
    <w:rsid w:val="3AC4127C"/>
    <w:rsid w:val="3AC935EC"/>
    <w:rsid w:val="3AD37902"/>
    <w:rsid w:val="3AFA17E6"/>
    <w:rsid w:val="3AFD45AE"/>
    <w:rsid w:val="3B0D6E5E"/>
    <w:rsid w:val="3B0F6577"/>
    <w:rsid w:val="3B392F9B"/>
    <w:rsid w:val="3B420246"/>
    <w:rsid w:val="3B5A41C8"/>
    <w:rsid w:val="3B613A93"/>
    <w:rsid w:val="3B672E42"/>
    <w:rsid w:val="3B890534"/>
    <w:rsid w:val="3B94353D"/>
    <w:rsid w:val="3BCB401D"/>
    <w:rsid w:val="3BDF55B7"/>
    <w:rsid w:val="3BE473AB"/>
    <w:rsid w:val="3BEA57D0"/>
    <w:rsid w:val="3BEC7530"/>
    <w:rsid w:val="3C061D45"/>
    <w:rsid w:val="3C1F50BC"/>
    <w:rsid w:val="3C330E84"/>
    <w:rsid w:val="3C4D41CF"/>
    <w:rsid w:val="3C7820DA"/>
    <w:rsid w:val="3C935491"/>
    <w:rsid w:val="3CBB1539"/>
    <w:rsid w:val="3CE63873"/>
    <w:rsid w:val="3CF13842"/>
    <w:rsid w:val="3D080C3E"/>
    <w:rsid w:val="3D14636F"/>
    <w:rsid w:val="3D233F03"/>
    <w:rsid w:val="3D57592C"/>
    <w:rsid w:val="3D5B111A"/>
    <w:rsid w:val="3D74207A"/>
    <w:rsid w:val="3D8A34CC"/>
    <w:rsid w:val="3D94210B"/>
    <w:rsid w:val="3DC57C31"/>
    <w:rsid w:val="3DF32FC8"/>
    <w:rsid w:val="3E3D7D15"/>
    <w:rsid w:val="3E6C5F4C"/>
    <w:rsid w:val="3E6D427D"/>
    <w:rsid w:val="3E7E4A0F"/>
    <w:rsid w:val="3E89712E"/>
    <w:rsid w:val="3E8B732E"/>
    <w:rsid w:val="3EA66B99"/>
    <w:rsid w:val="3F0D5A9B"/>
    <w:rsid w:val="3F430A7E"/>
    <w:rsid w:val="3F4901C5"/>
    <w:rsid w:val="3F494DD7"/>
    <w:rsid w:val="3F4D2818"/>
    <w:rsid w:val="3F5214D4"/>
    <w:rsid w:val="3F9D3B67"/>
    <w:rsid w:val="3FC71EC0"/>
    <w:rsid w:val="3FE136E3"/>
    <w:rsid w:val="3FE3119B"/>
    <w:rsid w:val="3FEA2A88"/>
    <w:rsid w:val="3FF226B2"/>
    <w:rsid w:val="3FF65B3D"/>
    <w:rsid w:val="402C1EB1"/>
    <w:rsid w:val="40365F00"/>
    <w:rsid w:val="40A47108"/>
    <w:rsid w:val="40B732E0"/>
    <w:rsid w:val="40CA5BA2"/>
    <w:rsid w:val="40CE4356"/>
    <w:rsid w:val="40DE17D7"/>
    <w:rsid w:val="40E17A79"/>
    <w:rsid w:val="40F40090"/>
    <w:rsid w:val="410750DF"/>
    <w:rsid w:val="411434DA"/>
    <w:rsid w:val="411738BA"/>
    <w:rsid w:val="412F769C"/>
    <w:rsid w:val="41334C67"/>
    <w:rsid w:val="416F0AE3"/>
    <w:rsid w:val="41736541"/>
    <w:rsid w:val="41766110"/>
    <w:rsid w:val="41822C66"/>
    <w:rsid w:val="419E33DC"/>
    <w:rsid w:val="41B475E0"/>
    <w:rsid w:val="41D159B6"/>
    <w:rsid w:val="41F21AB5"/>
    <w:rsid w:val="42195B07"/>
    <w:rsid w:val="42456597"/>
    <w:rsid w:val="42794384"/>
    <w:rsid w:val="427A76F5"/>
    <w:rsid w:val="428D3238"/>
    <w:rsid w:val="42982C9D"/>
    <w:rsid w:val="42CF573F"/>
    <w:rsid w:val="43197778"/>
    <w:rsid w:val="433767EE"/>
    <w:rsid w:val="43760954"/>
    <w:rsid w:val="43CA6EC3"/>
    <w:rsid w:val="43DE2931"/>
    <w:rsid w:val="43E41030"/>
    <w:rsid w:val="44010F15"/>
    <w:rsid w:val="440529E9"/>
    <w:rsid w:val="44256DF0"/>
    <w:rsid w:val="44541727"/>
    <w:rsid w:val="446970C4"/>
    <w:rsid w:val="447C0AC8"/>
    <w:rsid w:val="44D95231"/>
    <w:rsid w:val="44E7721B"/>
    <w:rsid w:val="45534F19"/>
    <w:rsid w:val="459A5C9F"/>
    <w:rsid w:val="45AF447A"/>
    <w:rsid w:val="45B57D13"/>
    <w:rsid w:val="45C53DA9"/>
    <w:rsid w:val="45CA5A1B"/>
    <w:rsid w:val="4624401E"/>
    <w:rsid w:val="463B5315"/>
    <w:rsid w:val="46416F82"/>
    <w:rsid w:val="464C6278"/>
    <w:rsid w:val="46512B78"/>
    <w:rsid w:val="46B47FBD"/>
    <w:rsid w:val="46BB2CDA"/>
    <w:rsid w:val="46C60C8F"/>
    <w:rsid w:val="46D202C2"/>
    <w:rsid w:val="46ED7A5B"/>
    <w:rsid w:val="47080B5C"/>
    <w:rsid w:val="4742644D"/>
    <w:rsid w:val="47456C05"/>
    <w:rsid w:val="475573AE"/>
    <w:rsid w:val="47624D92"/>
    <w:rsid w:val="476F40F0"/>
    <w:rsid w:val="479D1B51"/>
    <w:rsid w:val="47AE1282"/>
    <w:rsid w:val="47DD4225"/>
    <w:rsid w:val="47F75188"/>
    <w:rsid w:val="47FC11E4"/>
    <w:rsid w:val="485554D8"/>
    <w:rsid w:val="48602C4D"/>
    <w:rsid w:val="48632155"/>
    <w:rsid w:val="48935B67"/>
    <w:rsid w:val="48AD0A35"/>
    <w:rsid w:val="48DC63B5"/>
    <w:rsid w:val="48DD6F84"/>
    <w:rsid w:val="49A32A2C"/>
    <w:rsid w:val="49A55352"/>
    <w:rsid w:val="49E36EF3"/>
    <w:rsid w:val="4A5E41BC"/>
    <w:rsid w:val="4A687CF9"/>
    <w:rsid w:val="4A6E0895"/>
    <w:rsid w:val="4A7A7858"/>
    <w:rsid w:val="4AC663E7"/>
    <w:rsid w:val="4AD576F3"/>
    <w:rsid w:val="4AD827D0"/>
    <w:rsid w:val="4B016930"/>
    <w:rsid w:val="4B051CA8"/>
    <w:rsid w:val="4B357ED0"/>
    <w:rsid w:val="4B397B99"/>
    <w:rsid w:val="4B3B68BB"/>
    <w:rsid w:val="4B6359A1"/>
    <w:rsid w:val="4BB33F09"/>
    <w:rsid w:val="4BCD4514"/>
    <w:rsid w:val="4BDF2953"/>
    <w:rsid w:val="4BED32B1"/>
    <w:rsid w:val="4C143D40"/>
    <w:rsid w:val="4C433FAB"/>
    <w:rsid w:val="4C6A2BD1"/>
    <w:rsid w:val="4C6E6818"/>
    <w:rsid w:val="4C7A1B81"/>
    <w:rsid w:val="4C7C043A"/>
    <w:rsid w:val="4C884071"/>
    <w:rsid w:val="4C9E4FA9"/>
    <w:rsid w:val="4CC50847"/>
    <w:rsid w:val="4CCE204F"/>
    <w:rsid w:val="4CD9718C"/>
    <w:rsid w:val="4CE74F4D"/>
    <w:rsid w:val="4D35231B"/>
    <w:rsid w:val="4D463535"/>
    <w:rsid w:val="4D6C165A"/>
    <w:rsid w:val="4D6E50DD"/>
    <w:rsid w:val="4D923FFC"/>
    <w:rsid w:val="4D9A3EFF"/>
    <w:rsid w:val="4E13559C"/>
    <w:rsid w:val="4E2628EC"/>
    <w:rsid w:val="4E306E52"/>
    <w:rsid w:val="4E574AA2"/>
    <w:rsid w:val="4EA27608"/>
    <w:rsid w:val="4EB90370"/>
    <w:rsid w:val="4ED12B79"/>
    <w:rsid w:val="4EDB3AF2"/>
    <w:rsid w:val="4EDB7200"/>
    <w:rsid w:val="4EE26B1E"/>
    <w:rsid w:val="4EF86E57"/>
    <w:rsid w:val="4F6E725F"/>
    <w:rsid w:val="4F796605"/>
    <w:rsid w:val="4F7F1F00"/>
    <w:rsid w:val="4F8C3B89"/>
    <w:rsid w:val="4F9E3ECF"/>
    <w:rsid w:val="4FAD5ABE"/>
    <w:rsid w:val="4FBC5F0F"/>
    <w:rsid w:val="4FC81DF0"/>
    <w:rsid w:val="4FF45CE0"/>
    <w:rsid w:val="50262A8B"/>
    <w:rsid w:val="502B7A76"/>
    <w:rsid w:val="503F4DC3"/>
    <w:rsid w:val="505053ED"/>
    <w:rsid w:val="505308C0"/>
    <w:rsid w:val="505605DA"/>
    <w:rsid w:val="506B67AA"/>
    <w:rsid w:val="509B1D5F"/>
    <w:rsid w:val="50CA5B47"/>
    <w:rsid w:val="50DB639B"/>
    <w:rsid w:val="50EC13FC"/>
    <w:rsid w:val="50FE2791"/>
    <w:rsid w:val="51200CE8"/>
    <w:rsid w:val="5155509F"/>
    <w:rsid w:val="5161537B"/>
    <w:rsid w:val="518314B6"/>
    <w:rsid w:val="51883E3D"/>
    <w:rsid w:val="518A5B0D"/>
    <w:rsid w:val="51C5632B"/>
    <w:rsid w:val="51F32333"/>
    <w:rsid w:val="522B0134"/>
    <w:rsid w:val="523D24AA"/>
    <w:rsid w:val="525516A4"/>
    <w:rsid w:val="5259234D"/>
    <w:rsid w:val="52597535"/>
    <w:rsid w:val="52710692"/>
    <w:rsid w:val="527B6107"/>
    <w:rsid w:val="527E64EB"/>
    <w:rsid w:val="528471E0"/>
    <w:rsid w:val="52AD2B59"/>
    <w:rsid w:val="52F42DC5"/>
    <w:rsid w:val="53310976"/>
    <w:rsid w:val="533407C0"/>
    <w:rsid w:val="53373E0C"/>
    <w:rsid w:val="533913BC"/>
    <w:rsid w:val="533F1BE9"/>
    <w:rsid w:val="535653CF"/>
    <w:rsid w:val="53811912"/>
    <w:rsid w:val="53B3451D"/>
    <w:rsid w:val="53BD5751"/>
    <w:rsid w:val="53D06845"/>
    <w:rsid w:val="53F12FAC"/>
    <w:rsid w:val="53F62820"/>
    <w:rsid w:val="54114DF9"/>
    <w:rsid w:val="54231BDC"/>
    <w:rsid w:val="543C2DED"/>
    <w:rsid w:val="54455CD4"/>
    <w:rsid w:val="545E7397"/>
    <w:rsid w:val="546C2456"/>
    <w:rsid w:val="546C6168"/>
    <w:rsid w:val="54835C2E"/>
    <w:rsid w:val="5492326E"/>
    <w:rsid w:val="551967F1"/>
    <w:rsid w:val="55551B87"/>
    <w:rsid w:val="55781588"/>
    <w:rsid w:val="558C30F5"/>
    <w:rsid w:val="55997AD6"/>
    <w:rsid w:val="55A701DD"/>
    <w:rsid w:val="55AC377E"/>
    <w:rsid w:val="55EA4047"/>
    <w:rsid w:val="56091A90"/>
    <w:rsid w:val="56385D9F"/>
    <w:rsid w:val="56442F56"/>
    <w:rsid w:val="565B6BB1"/>
    <w:rsid w:val="567F2B2A"/>
    <w:rsid w:val="569A5B03"/>
    <w:rsid w:val="56A03103"/>
    <w:rsid w:val="56A21EC4"/>
    <w:rsid w:val="56A542CA"/>
    <w:rsid w:val="56BD3359"/>
    <w:rsid w:val="56E16218"/>
    <w:rsid w:val="56FC2A36"/>
    <w:rsid w:val="57101B1F"/>
    <w:rsid w:val="572C407D"/>
    <w:rsid w:val="57635504"/>
    <w:rsid w:val="57656D86"/>
    <w:rsid w:val="576E7B51"/>
    <w:rsid w:val="57BB0211"/>
    <w:rsid w:val="57D65E2C"/>
    <w:rsid w:val="57DC41D8"/>
    <w:rsid w:val="57E04AAD"/>
    <w:rsid w:val="57E65203"/>
    <w:rsid w:val="57F30C49"/>
    <w:rsid w:val="581336F4"/>
    <w:rsid w:val="58541DED"/>
    <w:rsid w:val="587B3818"/>
    <w:rsid w:val="58844C3D"/>
    <w:rsid w:val="588E0972"/>
    <w:rsid w:val="58A87664"/>
    <w:rsid w:val="58B633A9"/>
    <w:rsid w:val="58FC5264"/>
    <w:rsid w:val="58FD1AAC"/>
    <w:rsid w:val="591608EE"/>
    <w:rsid w:val="591629BB"/>
    <w:rsid w:val="591E1CF6"/>
    <w:rsid w:val="59687620"/>
    <w:rsid w:val="59815DE1"/>
    <w:rsid w:val="598C0392"/>
    <w:rsid w:val="59A359E8"/>
    <w:rsid w:val="5A19426B"/>
    <w:rsid w:val="5A503C06"/>
    <w:rsid w:val="5A627366"/>
    <w:rsid w:val="5A8A61CA"/>
    <w:rsid w:val="5AD97498"/>
    <w:rsid w:val="5AF5602C"/>
    <w:rsid w:val="5B131D15"/>
    <w:rsid w:val="5B405AD4"/>
    <w:rsid w:val="5B4070F0"/>
    <w:rsid w:val="5B7B51DE"/>
    <w:rsid w:val="5B8C2839"/>
    <w:rsid w:val="5B8E5ABA"/>
    <w:rsid w:val="5BAA7FB9"/>
    <w:rsid w:val="5BAB43E7"/>
    <w:rsid w:val="5C2E6C58"/>
    <w:rsid w:val="5C687B8D"/>
    <w:rsid w:val="5C7326AA"/>
    <w:rsid w:val="5CE648D9"/>
    <w:rsid w:val="5CFC5AF9"/>
    <w:rsid w:val="5D1B22D9"/>
    <w:rsid w:val="5D271C04"/>
    <w:rsid w:val="5D4A4F11"/>
    <w:rsid w:val="5D8A042E"/>
    <w:rsid w:val="5DEA188D"/>
    <w:rsid w:val="5E0D2339"/>
    <w:rsid w:val="5E0E0387"/>
    <w:rsid w:val="5E113FB4"/>
    <w:rsid w:val="5E40626B"/>
    <w:rsid w:val="5E464697"/>
    <w:rsid w:val="5E4C7541"/>
    <w:rsid w:val="5E521C62"/>
    <w:rsid w:val="5E5337F7"/>
    <w:rsid w:val="5E7B1760"/>
    <w:rsid w:val="5E99463E"/>
    <w:rsid w:val="5E997092"/>
    <w:rsid w:val="5F2F6596"/>
    <w:rsid w:val="5F6257BB"/>
    <w:rsid w:val="5F7773E5"/>
    <w:rsid w:val="5F79590E"/>
    <w:rsid w:val="5FB16D9C"/>
    <w:rsid w:val="5FB25842"/>
    <w:rsid w:val="5FC65BE9"/>
    <w:rsid w:val="5FF37579"/>
    <w:rsid w:val="600670FC"/>
    <w:rsid w:val="60201D3C"/>
    <w:rsid w:val="602958AC"/>
    <w:rsid w:val="6033762D"/>
    <w:rsid w:val="603849E3"/>
    <w:rsid w:val="603E521C"/>
    <w:rsid w:val="6047167E"/>
    <w:rsid w:val="60A836B7"/>
    <w:rsid w:val="6104697A"/>
    <w:rsid w:val="6126552C"/>
    <w:rsid w:val="61441D84"/>
    <w:rsid w:val="61462D2C"/>
    <w:rsid w:val="615A5895"/>
    <w:rsid w:val="61615B0F"/>
    <w:rsid w:val="617C31C0"/>
    <w:rsid w:val="61A240A0"/>
    <w:rsid w:val="61A9413E"/>
    <w:rsid w:val="61D40FF2"/>
    <w:rsid w:val="61EB00AD"/>
    <w:rsid w:val="62241C33"/>
    <w:rsid w:val="622714C9"/>
    <w:rsid w:val="62653781"/>
    <w:rsid w:val="626E5527"/>
    <w:rsid w:val="62941C82"/>
    <w:rsid w:val="62BE7470"/>
    <w:rsid w:val="62C209E1"/>
    <w:rsid w:val="62F66670"/>
    <w:rsid w:val="62FD6F31"/>
    <w:rsid w:val="63212B0F"/>
    <w:rsid w:val="63243E54"/>
    <w:rsid w:val="63350368"/>
    <w:rsid w:val="634857E9"/>
    <w:rsid w:val="63534C92"/>
    <w:rsid w:val="637014D6"/>
    <w:rsid w:val="63960668"/>
    <w:rsid w:val="639B1317"/>
    <w:rsid w:val="63D6229A"/>
    <w:rsid w:val="63DE703D"/>
    <w:rsid w:val="641206A9"/>
    <w:rsid w:val="64207166"/>
    <w:rsid w:val="643C3890"/>
    <w:rsid w:val="6465612A"/>
    <w:rsid w:val="64982F78"/>
    <w:rsid w:val="64A2280B"/>
    <w:rsid w:val="64BB7A07"/>
    <w:rsid w:val="64C1731E"/>
    <w:rsid w:val="64C42753"/>
    <w:rsid w:val="64CB6D70"/>
    <w:rsid w:val="64D67929"/>
    <w:rsid w:val="650466C6"/>
    <w:rsid w:val="6511139F"/>
    <w:rsid w:val="65136874"/>
    <w:rsid w:val="651F4BEA"/>
    <w:rsid w:val="65336B29"/>
    <w:rsid w:val="65492969"/>
    <w:rsid w:val="65733F81"/>
    <w:rsid w:val="65750BB1"/>
    <w:rsid w:val="659B7E74"/>
    <w:rsid w:val="65A42F2A"/>
    <w:rsid w:val="65B36BB3"/>
    <w:rsid w:val="65F938CF"/>
    <w:rsid w:val="663C37BC"/>
    <w:rsid w:val="664700F1"/>
    <w:rsid w:val="664B3A32"/>
    <w:rsid w:val="666A58CE"/>
    <w:rsid w:val="66947F2E"/>
    <w:rsid w:val="66D51579"/>
    <w:rsid w:val="66DA492E"/>
    <w:rsid w:val="66F97A20"/>
    <w:rsid w:val="67390C13"/>
    <w:rsid w:val="673F476C"/>
    <w:rsid w:val="674644E8"/>
    <w:rsid w:val="675057B6"/>
    <w:rsid w:val="675A5232"/>
    <w:rsid w:val="676A445B"/>
    <w:rsid w:val="67775A4D"/>
    <w:rsid w:val="678745DE"/>
    <w:rsid w:val="67BB1F8C"/>
    <w:rsid w:val="67EE34C2"/>
    <w:rsid w:val="68124C0F"/>
    <w:rsid w:val="68155565"/>
    <w:rsid w:val="684E3D87"/>
    <w:rsid w:val="685010EE"/>
    <w:rsid w:val="68511AA3"/>
    <w:rsid w:val="6856235B"/>
    <w:rsid w:val="686E1A49"/>
    <w:rsid w:val="689C03CC"/>
    <w:rsid w:val="689E5AFB"/>
    <w:rsid w:val="68A42957"/>
    <w:rsid w:val="68DB5773"/>
    <w:rsid w:val="69236EB5"/>
    <w:rsid w:val="69253A88"/>
    <w:rsid w:val="692964C4"/>
    <w:rsid w:val="69503024"/>
    <w:rsid w:val="69A41A2E"/>
    <w:rsid w:val="69B144C0"/>
    <w:rsid w:val="69BC7CB5"/>
    <w:rsid w:val="69CF35C5"/>
    <w:rsid w:val="6A024A39"/>
    <w:rsid w:val="6A03740A"/>
    <w:rsid w:val="6A2A3B37"/>
    <w:rsid w:val="6A4706FC"/>
    <w:rsid w:val="6A616087"/>
    <w:rsid w:val="6A644542"/>
    <w:rsid w:val="6A702E61"/>
    <w:rsid w:val="6A7A1457"/>
    <w:rsid w:val="6A7F45BF"/>
    <w:rsid w:val="6A812FCF"/>
    <w:rsid w:val="6A8E1FD9"/>
    <w:rsid w:val="6AA42838"/>
    <w:rsid w:val="6AE04568"/>
    <w:rsid w:val="6B26056C"/>
    <w:rsid w:val="6B5779C3"/>
    <w:rsid w:val="6B794CEF"/>
    <w:rsid w:val="6B8005EE"/>
    <w:rsid w:val="6B924095"/>
    <w:rsid w:val="6BB24CA8"/>
    <w:rsid w:val="6BC7594C"/>
    <w:rsid w:val="6BE20961"/>
    <w:rsid w:val="6BE43702"/>
    <w:rsid w:val="6BE5352A"/>
    <w:rsid w:val="6C3D64DF"/>
    <w:rsid w:val="6C4C2112"/>
    <w:rsid w:val="6C5E1F3E"/>
    <w:rsid w:val="6C8824A7"/>
    <w:rsid w:val="6C9737C1"/>
    <w:rsid w:val="6CAD523B"/>
    <w:rsid w:val="6CD75C3E"/>
    <w:rsid w:val="6D071D8E"/>
    <w:rsid w:val="6D1941CD"/>
    <w:rsid w:val="6D327E83"/>
    <w:rsid w:val="6D38392F"/>
    <w:rsid w:val="6D460F84"/>
    <w:rsid w:val="6D911F3E"/>
    <w:rsid w:val="6DB35909"/>
    <w:rsid w:val="6DCF13B9"/>
    <w:rsid w:val="6DDF7C56"/>
    <w:rsid w:val="6DE04ECE"/>
    <w:rsid w:val="6E013091"/>
    <w:rsid w:val="6E020A65"/>
    <w:rsid w:val="6E542C96"/>
    <w:rsid w:val="6E5C3ECC"/>
    <w:rsid w:val="6E6E0BD2"/>
    <w:rsid w:val="6E935726"/>
    <w:rsid w:val="6EA27FFD"/>
    <w:rsid w:val="6EBF22BF"/>
    <w:rsid w:val="6EF2157E"/>
    <w:rsid w:val="6EF81CF7"/>
    <w:rsid w:val="6EFC4273"/>
    <w:rsid w:val="6F1020E7"/>
    <w:rsid w:val="6F1813E2"/>
    <w:rsid w:val="6F1F1BA3"/>
    <w:rsid w:val="6F456911"/>
    <w:rsid w:val="6F4A2467"/>
    <w:rsid w:val="6F4D6DDD"/>
    <w:rsid w:val="6F5173A9"/>
    <w:rsid w:val="6F554F67"/>
    <w:rsid w:val="6F6B7964"/>
    <w:rsid w:val="6F6E56B2"/>
    <w:rsid w:val="6F925E69"/>
    <w:rsid w:val="6FB109B8"/>
    <w:rsid w:val="6FBC1944"/>
    <w:rsid w:val="6FCB7D7F"/>
    <w:rsid w:val="6FD812D4"/>
    <w:rsid w:val="6FFB48F8"/>
    <w:rsid w:val="70105E59"/>
    <w:rsid w:val="704960C2"/>
    <w:rsid w:val="70520D9D"/>
    <w:rsid w:val="70755254"/>
    <w:rsid w:val="709D12FB"/>
    <w:rsid w:val="70A121E1"/>
    <w:rsid w:val="70C01C34"/>
    <w:rsid w:val="70E47AC7"/>
    <w:rsid w:val="714D4E70"/>
    <w:rsid w:val="714E573B"/>
    <w:rsid w:val="716632F5"/>
    <w:rsid w:val="71775E53"/>
    <w:rsid w:val="717803C6"/>
    <w:rsid w:val="71947777"/>
    <w:rsid w:val="71C73D89"/>
    <w:rsid w:val="71D10635"/>
    <w:rsid w:val="71D276C8"/>
    <w:rsid w:val="71E06DAD"/>
    <w:rsid w:val="71F20D87"/>
    <w:rsid w:val="71FF0F1B"/>
    <w:rsid w:val="72044528"/>
    <w:rsid w:val="7210590C"/>
    <w:rsid w:val="723149B9"/>
    <w:rsid w:val="728429D8"/>
    <w:rsid w:val="72876DB4"/>
    <w:rsid w:val="7291604F"/>
    <w:rsid w:val="729C4303"/>
    <w:rsid w:val="72B648F6"/>
    <w:rsid w:val="72CC4119"/>
    <w:rsid w:val="72D078CB"/>
    <w:rsid w:val="72D77582"/>
    <w:rsid w:val="73160FD8"/>
    <w:rsid w:val="73601FDC"/>
    <w:rsid w:val="736F3FE0"/>
    <w:rsid w:val="73A0300F"/>
    <w:rsid w:val="73AD6D80"/>
    <w:rsid w:val="73BB0FCF"/>
    <w:rsid w:val="73BB5255"/>
    <w:rsid w:val="73CE221B"/>
    <w:rsid w:val="73FD3A58"/>
    <w:rsid w:val="73FE0D70"/>
    <w:rsid w:val="74380E9F"/>
    <w:rsid w:val="746F1029"/>
    <w:rsid w:val="74951F55"/>
    <w:rsid w:val="74CF4C3F"/>
    <w:rsid w:val="74D555F1"/>
    <w:rsid w:val="74DF1E6B"/>
    <w:rsid w:val="74E041C8"/>
    <w:rsid w:val="74E76064"/>
    <w:rsid w:val="74F624E5"/>
    <w:rsid w:val="74F97A49"/>
    <w:rsid w:val="751866B6"/>
    <w:rsid w:val="753D125A"/>
    <w:rsid w:val="75714754"/>
    <w:rsid w:val="757E42DA"/>
    <w:rsid w:val="75823FE0"/>
    <w:rsid w:val="758C3CE4"/>
    <w:rsid w:val="75917B29"/>
    <w:rsid w:val="759451A6"/>
    <w:rsid w:val="75E0274B"/>
    <w:rsid w:val="75F74058"/>
    <w:rsid w:val="76012C36"/>
    <w:rsid w:val="763374DF"/>
    <w:rsid w:val="763B2177"/>
    <w:rsid w:val="76561001"/>
    <w:rsid w:val="767805CF"/>
    <w:rsid w:val="76921B48"/>
    <w:rsid w:val="76D30037"/>
    <w:rsid w:val="76E05600"/>
    <w:rsid w:val="76ED6FF0"/>
    <w:rsid w:val="77057BFA"/>
    <w:rsid w:val="7799646C"/>
    <w:rsid w:val="779B14F4"/>
    <w:rsid w:val="77A00F1D"/>
    <w:rsid w:val="77C13C41"/>
    <w:rsid w:val="77D416DF"/>
    <w:rsid w:val="77DB618D"/>
    <w:rsid w:val="782C005E"/>
    <w:rsid w:val="78877BA1"/>
    <w:rsid w:val="78A0111E"/>
    <w:rsid w:val="78A72FC1"/>
    <w:rsid w:val="78CD417A"/>
    <w:rsid w:val="78EF31FB"/>
    <w:rsid w:val="79571FE5"/>
    <w:rsid w:val="79626449"/>
    <w:rsid w:val="79694E66"/>
    <w:rsid w:val="79786E1D"/>
    <w:rsid w:val="799B477F"/>
    <w:rsid w:val="79B67F9F"/>
    <w:rsid w:val="79C76776"/>
    <w:rsid w:val="79FD2E0A"/>
    <w:rsid w:val="7A26527D"/>
    <w:rsid w:val="7A6019DA"/>
    <w:rsid w:val="7A602279"/>
    <w:rsid w:val="7A72189A"/>
    <w:rsid w:val="7A8F6A51"/>
    <w:rsid w:val="7ACB01E0"/>
    <w:rsid w:val="7ADE49EA"/>
    <w:rsid w:val="7AF357C7"/>
    <w:rsid w:val="7B24771D"/>
    <w:rsid w:val="7B33581B"/>
    <w:rsid w:val="7B9E45DB"/>
    <w:rsid w:val="7BCA11EA"/>
    <w:rsid w:val="7BF57664"/>
    <w:rsid w:val="7C1A548C"/>
    <w:rsid w:val="7C320708"/>
    <w:rsid w:val="7C7E6B12"/>
    <w:rsid w:val="7CF30C0F"/>
    <w:rsid w:val="7DCE5932"/>
    <w:rsid w:val="7DF3794E"/>
    <w:rsid w:val="7E531884"/>
    <w:rsid w:val="7E6F6327"/>
    <w:rsid w:val="7E762E96"/>
    <w:rsid w:val="7E8A234D"/>
    <w:rsid w:val="7E98191C"/>
    <w:rsid w:val="7ECE2ED6"/>
    <w:rsid w:val="7F083BAA"/>
    <w:rsid w:val="7F441A8B"/>
    <w:rsid w:val="7F45724C"/>
    <w:rsid w:val="7F657802"/>
    <w:rsid w:val="7FAA39F5"/>
    <w:rsid w:val="7FD41F52"/>
    <w:rsid w:val="7FD61B7C"/>
    <w:rsid w:val="7FEF195D"/>
    <w:rsid w:val="7FF927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paragraph" w:styleId="2">
    <w:name w:val="heading 2"/>
    <w:basedOn w:val="1"/>
    <w:next w:val="1"/>
    <w:unhideWhenUsed/>
    <w:qFormat/>
    <w:uiPriority w:val="9"/>
    <w:pPr>
      <w:spacing w:beforeAutospacing="1" w:afterAutospacing="1"/>
      <w:jc w:val="left"/>
      <w:outlineLvl w:val="1"/>
    </w:pPr>
    <w:rPr>
      <w:rFonts w:hint="eastAsia" w:ascii="宋体" w:hAnsi="宋体" w:cs="Times New Roman"/>
      <w:b/>
      <w:bCs/>
      <w:kern w:val="0"/>
      <w:sz w:val="36"/>
      <w:szCs w:val="36"/>
    </w:rPr>
  </w:style>
  <w:style w:type="paragraph" w:styleId="3">
    <w:name w:val="heading 3"/>
    <w:basedOn w:val="1"/>
    <w:next w:val="1"/>
    <w:semiHidden/>
    <w:unhideWhenUsed/>
    <w:qFormat/>
    <w:uiPriority w:val="9"/>
    <w:pPr>
      <w:spacing w:beforeAutospacing="1" w:afterAutospacing="1"/>
      <w:jc w:val="left"/>
      <w:outlineLvl w:val="2"/>
    </w:pPr>
    <w:rPr>
      <w:rFonts w:hint="eastAsia" w:ascii="宋体" w:hAnsi="宋体" w:cs="Times New Roman"/>
      <w:b/>
      <w:bCs/>
      <w:kern w:val="0"/>
      <w:sz w:val="27"/>
      <w:szCs w:val="27"/>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semiHidden/>
    <w:unhideWhenUsed/>
    <w:qFormat/>
    <w:uiPriority w:val="35"/>
    <w:rPr>
      <w:rFonts w:ascii="Arial" w:hAnsi="Arial" w:eastAsia="黑体"/>
      <w:sz w:val="20"/>
    </w:rPr>
  </w:style>
  <w:style w:type="paragraph" w:styleId="5">
    <w:name w:val="annotation text"/>
    <w:basedOn w:val="1"/>
    <w:link w:val="21"/>
    <w:qFormat/>
    <w:uiPriority w:val="0"/>
    <w:rPr>
      <w:sz w:val="20"/>
      <w:szCs w:val="20"/>
    </w:rPr>
  </w:style>
  <w:style w:type="paragraph" w:styleId="6">
    <w:name w:val="Body Text"/>
    <w:basedOn w:val="1"/>
    <w:qFormat/>
    <w:uiPriority w:val="0"/>
    <w:pPr>
      <w:spacing w:before="180" w:after="180"/>
    </w:pPr>
  </w:style>
  <w:style w:type="paragraph" w:styleId="7">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cs="Times New Roman"/>
      <w:kern w:val="0"/>
      <w:sz w:val="24"/>
    </w:rPr>
  </w:style>
  <w:style w:type="paragraph" w:styleId="8">
    <w:name w:val="Normal (Web)"/>
    <w:basedOn w:val="1"/>
    <w:qFormat/>
    <w:uiPriority w:val="0"/>
    <w:pPr>
      <w:spacing w:beforeAutospacing="1" w:afterAutospacing="1"/>
      <w:jc w:val="left"/>
    </w:pPr>
    <w:rPr>
      <w:rFonts w:cs="Times New Roman"/>
      <w:kern w:val="0"/>
      <w:sz w:val="24"/>
    </w:rPr>
  </w:style>
  <w:style w:type="paragraph" w:styleId="9">
    <w:name w:val="annotation subject"/>
    <w:basedOn w:val="5"/>
    <w:next w:val="5"/>
    <w:link w:val="22"/>
    <w:semiHidden/>
    <w:unhideWhenUsed/>
    <w:qFormat/>
    <w:uiPriority w:val="99"/>
    <w:rPr>
      <w:b/>
      <w:bCs/>
    </w:rPr>
  </w:style>
  <w:style w:type="table" w:styleId="11">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FollowedHyperlink"/>
    <w:basedOn w:val="12"/>
    <w:semiHidden/>
    <w:unhideWhenUsed/>
    <w:qFormat/>
    <w:uiPriority w:val="99"/>
    <w:rPr>
      <w:color w:val="800080"/>
      <w:u w:val="single"/>
    </w:rPr>
  </w:style>
  <w:style w:type="character" w:styleId="15">
    <w:name w:val="Emphasis"/>
    <w:basedOn w:val="12"/>
    <w:qFormat/>
    <w:uiPriority w:val="20"/>
    <w:rPr>
      <w:i/>
    </w:rPr>
  </w:style>
  <w:style w:type="character" w:styleId="16">
    <w:name w:val="Hyperlink"/>
    <w:basedOn w:val="12"/>
    <w:qFormat/>
    <w:uiPriority w:val="99"/>
    <w:rPr>
      <w:color w:val="0000FF"/>
      <w:u w:val="single"/>
    </w:rPr>
  </w:style>
  <w:style w:type="character" w:styleId="17">
    <w:name w:val="HTML Code"/>
    <w:basedOn w:val="12"/>
    <w:semiHidden/>
    <w:unhideWhenUsed/>
    <w:qFormat/>
    <w:uiPriority w:val="99"/>
    <w:rPr>
      <w:rFonts w:ascii="Courier New" w:hAnsi="Courier New"/>
      <w:sz w:val="20"/>
    </w:rPr>
  </w:style>
  <w:style w:type="character" w:styleId="18">
    <w:name w:val="annotation reference"/>
    <w:basedOn w:val="12"/>
    <w:qFormat/>
    <w:uiPriority w:val="0"/>
    <w:rPr>
      <w:sz w:val="16"/>
      <w:szCs w:val="16"/>
    </w:rPr>
  </w:style>
  <w:style w:type="paragraph" w:customStyle="1" w:styleId="19">
    <w:name w:val="四级标题"/>
    <w:next w:val="1"/>
    <w:qFormat/>
    <w:uiPriority w:val="0"/>
    <w:pPr>
      <w:tabs>
        <w:tab w:val="left" w:pos="7364"/>
      </w:tabs>
      <w:spacing w:line="360" w:lineRule="auto"/>
    </w:pPr>
    <w:rPr>
      <w:rFonts w:hint="eastAsia" w:ascii="黑体" w:hAnsi="黑体" w:eastAsia="黑体" w:cs="黑体"/>
      <w:sz w:val="24"/>
      <w:szCs w:val="24"/>
      <w:lang w:val="zh-CN" w:eastAsia="zh-CN" w:bidi="ar-SA"/>
    </w:rPr>
  </w:style>
  <w:style w:type="paragraph" w:customStyle="1" w:styleId="20">
    <w:name w:val="Revision1"/>
    <w:hidden/>
    <w:semiHidden/>
    <w:qFormat/>
    <w:uiPriority w:val="99"/>
    <w:rPr>
      <w:rFonts w:ascii="Calibri" w:hAnsi="Calibri" w:eastAsia="宋体" w:cs="宋体"/>
      <w:kern w:val="2"/>
      <w:sz w:val="21"/>
      <w:szCs w:val="24"/>
      <w:lang w:val="en-US" w:eastAsia="zh-CN" w:bidi="ar-SA"/>
    </w:rPr>
  </w:style>
  <w:style w:type="character" w:customStyle="1" w:styleId="21">
    <w:name w:val="Comment Text Char"/>
    <w:basedOn w:val="12"/>
    <w:link w:val="5"/>
    <w:qFormat/>
    <w:uiPriority w:val="0"/>
    <w:rPr>
      <w:rFonts w:ascii="Calibri" w:hAnsi="Calibri" w:cs="宋体"/>
      <w:kern w:val="2"/>
      <w:lang w:val="en-US"/>
    </w:rPr>
  </w:style>
  <w:style w:type="character" w:customStyle="1" w:styleId="22">
    <w:name w:val="Comment Subject Char"/>
    <w:basedOn w:val="21"/>
    <w:link w:val="9"/>
    <w:semiHidden/>
    <w:qFormat/>
    <w:uiPriority w:val="99"/>
    <w:rPr>
      <w:rFonts w:ascii="Calibri" w:hAnsi="Calibri" w:cs="宋体"/>
      <w:b/>
      <w:bCs/>
      <w:kern w:val="2"/>
      <w:lang w:val="en-US"/>
    </w:rPr>
  </w:style>
  <w:style w:type="paragraph" w:customStyle="1" w:styleId="23">
    <w:name w:val="Revision2"/>
    <w:hidden/>
    <w:unhideWhenUsed/>
    <w:qFormat/>
    <w:uiPriority w:val="99"/>
    <w:rPr>
      <w:rFonts w:ascii="Calibri" w:hAnsi="Calibri" w:eastAsia="宋体" w:cs="宋体"/>
      <w:kern w:val="2"/>
      <w:sz w:val="21"/>
      <w:szCs w:val="24"/>
      <w:lang w:val="en-US" w:eastAsia="zh-CN" w:bidi="ar-SA"/>
    </w:rPr>
  </w:style>
  <w:style w:type="paragraph" w:customStyle="1" w:styleId="24">
    <w:name w:val="Revision3"/>
    <w:hidden/>
    <w:unhideWhenUsed/>
    <w:qFormat/>
    <w:uiPriority w:val="99"/>
    <w:rPr>
      <w:rFonts w:ascii="Calibri" w:hAnsi="Calibri" w:eastAsia="宋体" w:cs="宋体"/>
      <w:kern w:val="2"/>
      <w:sz w:val="21"/>
      <w:szCs w:val="24"/>
      <w:lang w:val="en-US" w:eastAsia="zh-CN" w:bidi="ar-SA"/>
    </w:rPr>
  </w:style>
  <w:style w:type="paragraph" w:customStyle="1" w:styleId="25">
    <w:name w:val="Revision4"/>
    <w:hidden/>
    <w:unhideWhenUsed/>
    <w:qFormat/>
    <w:uiPriority w:val="99"/>
    <w:rPr>
      <w:rFonts w:ascii="Calibri" w:hAnsi="Calibri" w:eastAsia="宋体" w:cs="宋体"/>
      <w:kern w:val="2"/>
      <w:sz w:val="21"/>
      <w:szCs w:val="24"/>
      <w:lang w:val="en-US" w:eastAsia="zh-CN" w:bidi="ar-SA"/>
    </w:rPr>
  </w:style>
  <w:style w:type="paragraph" w:customStyle="1" w:styleId="26">
    <w:name w:val="Revision5"/>
    <w:hidden/>
    <w:unhideWhenUsed/>
    <w:qFormat/>
    <w:uiPriority w:val="99"/>
    <w:rPr>
      <w:rFonts w:ascii="Calibri" w:hAnsi="Calibri" w:eastAsia="宋体" w:cs="宋体"/>
      <w:kern w:val="2"/>
      <w:sz w:val="21"/>
      <w:szCs w:val="24"/>
      <w:lang w:val="en-US" w:eastAsia="zh-CN" w:bidi="ar-SA"/>
    </w:rPr>
  </w:style>
  <w:style w:type="paragraph" w:customStyle="1" w:styleId="27">
    <w:name w:val="Revision6"/>
    <w:hidden/>
    <w:unhideWhenUsed/>
    <w:qFormat/>
    <w:uiPriority w:val="99"/>
    <w:rPr>
      <w:rFonts w:ascii="Calibri" w:hAnsi="Calibri" w:eastAsia="宋体" w:cs="宋体"/>
      <w:kern w:val="2"/>
      <w:sz w:val="21"/>
      <w:szCs w:val="24"/>
      <w:lang w:val="en-US" w:eastAsia="zh-CN" w:bidi="ar-SA"/>
    </w:rPr>
  </w:style>
  <w:style w:type="paragraph" w:customStyle="1" w:styleId="28">
    <w:name w:val="Revision7"/>
    <w:hidden/>
    <w:unhideWhenUsed/>
    <w:qFormat/>
    <w:uiPriority w:val="99"/>
    <w:rPr>
      <w:rFonts w:ascii="Calibri" w:hAnsi="Calibri" w:eastAsia="宋体" w:cs="宋体"/>
      <w:kern w:val="2"/>
      <w:sz w:val="21"/>
      <w:szCs w:val="24"/>
      <w:lang w:val="en-US" w:eastAsia="zh-CN" w:bidi="ar-SA"/>
    </w:rPr>
  </w:style>
  <w:style w:type="paragraph" w:customStyle="1" w:styleId="29">
    <w:name w:val="Revision8"/>
    <w:hidden/>
    <w:unhideWhenUsed/>
    <w:qFormat/>
    <w:uiPriority w:val="99"/>
    <w:rPr>
      <w:rFonts w:ascii="Calibri" w:hAnsi="Calibri" w:eastAsia="宋体" w:cs="宋体"/>
      <w:kern w:val="2"/>
      <w:sz w:val="21"/>
      <w:szCs w:val="24"/>
      <w:lang w:val="en-US" w:eastAsia="zh-CN" w:bidi="ar-SA"/>
    </w:rPr>
  </w:style>
  <w:style w:type="paragraph" w:styleId="30">
    <w:name w:val="List Paragraph"/>
    <w:basedOn w:val="1"/>
    <w:unhideWhenUsed/>
    <w:qFormat/>
    <w:uiPriority w:val="99"/>
    <w:pPr>
      <w:ind w:firstLine="420" w:firstLineChars="200"/>
    </w:pPr>
  </w:style>
  <w:style w:type="paragraph" w:customStyle="1" w:styleId="31">
    <w:name w:val="Revision9"/>
    <w:hidden/>
    <w:unhideWhenUsed/>
    <w:qFormat/>
    <w:uiPriority w:val="99"/>
    <w:rPr>
      <w:rFonts w:ascii="Calibri" w:hAnsi="Calibri" w:eastAsia="宋体" w:cs="宋体"/>
      <w:kern w:val="2"/>
      <w:sz w:val="21"/>
      <w:szCs w:val="24"/>
      <w:lang w:val="en-US" w:eastAsia="zh-CN" w:bidi="ar-SA"/>
    </w:rPr>
  </w:style>
  <w:style w:type="paragraph" w:customStyle="1" w:styleId="32">
    <w:name w:val="Revision10"/>
    <w:hidden/>
    <w:unhideWhenUsed/>
    <w:qFormat/>
    <w:uiPriority w:val="99"/>
    <w:rPr>
      <w:rFonts w:ascii="Calibri" w:hAnsi="Calibri" w:eastAsia="宋体" w:cs="宋体"/>
      <w:kern w:val="2"/>
      <w:sz w:val="21"/>
      <w:szCs w:val="24"/>
      <w:lang w:val="en-US" w:eastAsia="zh-CN" w:bidi="ar-SA"/>
    </w:rPr>
  </w:style>
  <w:style w:type="paragraph" w:customStyle="1" w:styleId="33">
    <w:name w:val="Revision11"/>
    <w:hidden/>
    <w:unhideWhenUsed/>
    <w:qFormat/>
    <w:uiPriority w:val="99"/>
    <w:rPr>
      <w:rFonts w:ascii="Calibri" w:hAnsi="Calibri" w:eastAsia="宋体" w:cs="宋体"/>
      <w:kern w:val="2"/>
      <w:sz w:val="21"/>
      <w:szCs w:val="24"/>
      <w:lang w:val="en-US" w:eastAsia="zh-CN" w:bidi="ar-SA"/>
    </w:rPr>
  </w:style>
  <w:style w:type="paragraph" w:customStyle="1" w:styleId="34">
    <w:name w:val="Revision12"/>
    <w:hidden/>
    <w:unhideWhenUsed/>
    <w:qFormat/>
    <w:uiPriority w:val="99"/>
    <w:rPr>
      <w:rFonts w:ascii="Calibri" w:hAnsi="Calibri" w:eastAsia="宋体" w:cs="宋体"/>
      <w:kern w:val="2"/>
      <w:sz w:val="21"/>
      <w:szCs w:val="24"/>
      <w:lang w:val="en-US" w:eastAsia="zh-CN" w:bidi="ar-SA"/>
    </w:rPr>
  </w:style>
  <w:style w:type="paragraph" w:customStyle="1" w:styleId="35">
    <w:name w:val="Revision13"/>
    <w:hidden/>
    <w:unhideWhenUsed/>
    <w:qFormat/>
    <w:uiPriority w:val="99"/>
    <w:rPr>
      <w:rFonts w:ascii="Calibri" w:hAnsi="Calibri" w:eastAsia="宋体" w:cs="宋体"/>
      <w:kern w:val="2"/>
      <w:sz w:val="21"/>
      <w:szCs w:val="24"/>
      <w:lang w:val="en-US" w:eastAsia="zh-CN" w:bidi="ar-SA"/>
    </w:rPr>
  </w:style>
  <w:style w:type="paragraph" w:customStyle="1" w:styleId="36">
    <w:name w:val="Revision14"/>
    <w:hidden/>
    <w:unhideWhenUsed/>
    <w:qFormat/>
    <w:uiPriority w:val="99"/>
    <w:rPr>
      <w:rFonts w:ascii="Calibri" w:hAnsi="Calibri" w:eastAsia="宋体" w:cs="宋体"/>
      <w:kern w:val="2"/>
      <w:sz w:val="21"/>
      <w:szCs w:val="24"/>
      <w:lang w:val="en-US" w:eastAsia="zh-CN" w:bidi="ar-SA"/>
    </w:rPr>
  </w:style>
  <w:style w:type="paragraph" w:customStyle="1" w:styleId="37">
    <w:name w:val="Revision15"/>
    <w:hidden/>
    <w:unhideWhenUsed/>
    <w:qFormat/>
    <w:uiPriority w:val="99"/>
    <w:rPr>
      <w:rFonts w:ascii="Calibri" w:hAnsi="Calibri" w:eastAsia="宋体" w:cs="宋体"/>
      <w:kern w:val="2"/>
      <w:sz w:val="21"/>
      <w:szCs w:val="24"/>
      <w:lang w:val="en-US" w:eastAsia="zh-CN" w:bidi="ar-SA"/>
    </w:rPr>
  </w:style>
  <w:style w:type="paragraph" w:customStyle="1" w:styleId="38">
    <w:name w:val="Bibliography1"/>
    <w:basedOn w:val="1"/>
    <w:qFormat/>
    <w:uiPriority w:val="0"/>
    <w:pPr>
      <w:spacing w:line="480" w:lineRule="auto"/>
      <w:ind w:left="720" w:hanging="720"/>
    </w:pPr>
  </w:style>
  <w:style w:type="paragraph" w:customStyle="1" w:styleId="39">
    <w:name w:val="Revision16"/>
    <w:hidden/>
    <w:unhideWhenUsed/>
    <w:qFormat/>
    <w:uiPriority w:val="99"/>
    <w:rPr>
      <w:rFonts w:ascii="Calibri" w:hAnsi="Calibri" w:eastAsia="宋体" w:cs="宋体"/>
      <w:kern w:val="2"/>
      <w:sz w:val="21"/>
      <w:szCs w:val="24"/>
      <w:lang w:val="en-US" w:eastAsia="zh-CN" w:bidi="ar-SA"/>
    </w:rPr>
  </w:style>
  <w:style w:type="paragraph" w:customStyle="1" w:styleId="40">
    <w:name w:val="Revision17"/>
    <w:hidden/>
    <w:unhideWhenUsed/>
    <w:qFormat/>
    <w:uiPriority w:val="99"/>
    <w:rPr>
      <w:rFonts w:ascii="Calibri" w:hAnsi="Calibri" w:eastAsia="宋体" w:cs="宋体"/>
      <w:kern w:val="2"/>
      <w:sz w:val="21"/>
      <w:szCs w:val="24"/>
      <w:lang w:val="en-US" w:eastAsia="zh-CN" w:bidi="ar-SA"/>
    </w:rPr>
  </w:style>
  <w:style w:type="paragraph" w:customStyle="1" w:styleId="41">
    <w:name w:val="Revision18"/>
    <w:hidden/>
    <w:unhideWhenUsed/>
    <w:qFormat/>
    <w:uiPriority w:val="99"/>
    <w:rPr>
      <w:rFonts w:ascii="Calibri" w:hAnsi="Calibri" w:eastAsia="宋体" w:cs="宋体"/>
      <w:kern w:val="2"/>
      <w:sz w:val="21"/>
      <w:szCs w:val="24"/>
      <w:lang w:val="en-US" w:eastAsia="zh-CN" w:bidi="ar-SA"/>
    </w:rPr>
  </w:style>
  <w:style w:type="paragraph" w:customStyle="1" w:styleId="42">
    <w:name w:val="Revision19"/>
    <w:hidden/>
    <w:unhideWhenUsed/>
    <w:qFormat/>
    <w:uiPriority w:val="99"/>
    <w:rPr>
      <w:rFonts w:ascii="Calibri" w:hAnsi="Calibri" w:eastAsia="宋体" w:cs="宋体"/>
      <w:kern w:val="2"/>
      <w:sz w:val="21"/>
      <w:szCs w:val="24"/>
      <w:lang w:val="en-US" w:eastAsia="zh-CN" w:bidi="ar-SA"/>
    </w:rPr>
  </w:style>
  <w:style w:type="paragraph" w:customStyle="1" w:styleId="43">
    <w:name w:val="Revision"/>
    <w:hidden/>
    <w:unhideWhenUsed/>
    <w:qFormat/>
    <w:uiPriority w:val="99"/>
    <w:rPr>
      <w:rFonts w:ascii="Calibri" w:hAnsi="Calibri" w:eastAsia="宋体" w:cs="宋体"/>
      <w:kern w:val="2"/>
      <w:sz w:val="21"/>
      <w:szCs w:val="24"/>
      <w:lang w:val="en-US" w:eastAsia="zh-CN" w:bidi="ar-SA"/>
    </w:rPr>
  </w:style>
  <w:style w:type="paragraph" w:customStyle="1" w:styleId="44">
    <w:name w:val="Bibliography"/>
    <w:basedOn w:val="1"/>
    <w:next w:val="1"/>
    <w:unhideWhenUsed/>
    <w:qFormat/>
    <w:uiPriority w:val="37"/>
  </w:style>
  <w:style w:type="paragraph" w:customStyle="1" w:styleId="45">
    <w:name w:val="Compact"/>
    <w:basedOn w:val="6"/>
    <w:qFormat/>
    <w:uiPriority w:val="0"/>
    <w:pPr>
      <w:spacing w:before="36" w:after="36"/>
    </w:pPr>
  </w:style>
  <w:style w:type="table" w:customStyle="1" w:styleId="46">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sv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6F4F837B-9D34-4E8F-AF63-E5EBF3969775}">
  <ds:schemaRefs/>
</ds:datastoreItem>
</file>

<file path=docProps/app.xml><?xml version="1.0" encoding="utf-8"?>
<Properties xmlns="http://schemas.openxmlformats.org/officeDocument/2006/extended-properties" xmlns:vt="http://schemas.openxmlformats.org/officeDocument/2006/docPropsVTypes">
  <Template>Normal.dotm</Template>
  <Pages>35</Pages>
  <Words>2772</Words>
  <Characters>16944</Characters>
  <Lines>1222</Lines>
  <Paragraphs>344</Paragraphs>
  <TotalTime>0</TotalTime>
  <ScaleCrop>false</ScaleCrop>
  <LinksUpToDate>false</LinksUpToDate>
  <CharactersWithSpaces>19248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2026-08-02T01:48:00Z</dcterms:created>
  <dc:creator>longlong鼻子</dc:creator>
  <cp:lastModifiedBy>蔡振辛</cp:lastModifiedBy>
  <dcterms:modified xsi:type="dcterms:W3CDTF">2026-09-24T13:09:04Z</dcterms:modified>
  <cp:revision>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9507C9E800E2412CBF1F1ED6CFA8ED65_13</vt:lpwstr>
  </property>
  <property fmtid="{D5CDD505-2E9C-101B-9397-08002B2CF9AE}" pid="4" name="KSOTemplateDocerSaveRecord">
    <vt:lpwstr>eyJoZGlkIjoiNmU4ODM1N2NlZDYxNjc5NmRmYjBjNTIzODg0N2Q5ZTQiLCJ1c2VySWQiOiI4NDM1NzAxODEifQ==</vt:lpwstr>
  </property>
  <property fmtid="{D5CDD505-2E9C-101B-9397-08002B2CF9AE}" pid="5" name="ZOTERO_PREF_1">
    <vt:lpwstr>&lt;data data-version="3" zotero-version="9.0.6"&gt;&lt;session id="bQO8AlTg"/&gt;&lt;style id="http://www.zotero.org/styles/apa" locale="en-US" hasBibliography="1" bibliographyStyleHasBeenSet="1"/&gt;&lt;prefs&gt;&lt;pref name="fieldType" value="Field"/&gt;&lt;pref name="automaticJourna</vt:lpwstr>
  </property>
  <property fmtid="{D5CDD505-2E9C-101B-9397-08002B2CF9AE}" pid="6" name="ZOTERO_PREF_2">
    <vt:lpwstr>lAbbreviations" value="true"/&gt;&lt;/prefs&gt;&lt;/data&gt;</vt:lpwstr>
  </property>
</Properties>
</file>