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4671" w14:textId="77777777" w:rsidR="001048D9" w:rsidRDefault="00FA67F3">
      <w:pPr>
        <w:pStyle w:val="a7"/>
        <w:widowControl/>
        <w:spacing w:beforeAutospacing="0" w:afterAutospacing="0"/>
        <w:jc w:val="center"/>
        <w:rPr>
          <w:rFonts w:ascii="Times New Roman" w:hAnsi="Times New Roman"/>
          <w:b/>
          <w:bCs/>
          <w:sz w:val="28"/>
          <w:szCs w:val="28"/>
        </w:rPr>
      </w:pPr>
      <w:r>
        <w:rPr>
          <w:rFonts w:ascii="Times New Roman" w:hAnsi="Times New Roman"/>
          <w:b/>
          <w:bCs/>
          <w:sz w:val="28"/>
          <w:szCs w:val="28"/>
        </w:rPr>
        <w:t>The Self-</w:t>
      </w:r>
      <w:r>
        <w:rPr>
          <w:rFonts w:ascii="Times New Roman" w:hAnsi="Times New Roman" w:hint="eastAsia"/>
          <w:b/>
          <w:bCs/>
          <w:sz w:val="28"/>
          <w:szCs w:val="28"/>
        </w:rPr>
        <w:t>Prioritization</w:t>
      </w:r>
      <w:r>
        <w:rPr>
          <w:rFonts w:ascii="Times New Roman" w:hAnsi="Times New Roman"/>
          <w:b/>
          <w:bCs/>
          <w:sz w:val="28"/>
          <w:szCs w:val="28"/>
        </w:rPr>
        <w:t xml:space="preserve"> </w:t>
      </w:r>
      <w:r>
        <w:rPr>
          <w:rFonts w:ascii="Times New Roman" w:hAnsi="Times New Roman" w:hint="eastAsia"/>
          <w:b/>
          <w:bCs/>
          <w:sz w:val="28"/>
          <w:szCs w:val="28"/>
        </w:rPr>
        <w:t>Effect</w:t>
      </w:r>
      <w:r>
        <w:rPr>
          <w:rFonts w:ascii="Times New Roman" w:hAnsi="Times New Roman"/>
          <w:b/>
          <w:bCs/>
          <w:sz w:val="28"/>
          <w:szCs w:val="28"/>
        </w:rPr>
        <w:t xml:space="preserve"> Database </w:t>
      </w:r>
      <w:r>
        <w:rPr>
          <w:rFonts w:ascii="Times New Roman" w:hAnsi="Times New Roman" w:hint="eastAsia"/>
          <w:b/>
          <w:bCs/>
          <w:sz w:val="28"/>
          <w:szCs w:val="28"/>
        </w:rPr>
        <w:t>with</w:t>
      </w:r>
      <w:r>
        <w:rPr>
          <w:rFonts w:ascii="Times New Roman" w:hAnsi="Times New Roman"/>
          <w:b/>
          <w:bCs/>
          <w:sz w:val="28"/>
          <w:szCs w:val="28"/>
        </w:rPr>
        <w:t xml:space="preserve"> Standardized Meta-Data for Experimental Task</w:t>
      </w:r>
    </w:p>
    <w:p w14:paraId="3BFD1ADE" w14:textId="77777777" w:rsidR="001048D9" w:rsidRDefault="00FA67F3">
      <w:pPr>
        <w:jc w:val="center"/>
        <w:rPr>
          <w:rFonts w:ascii="Times New Roman" w:eastAsia="黑体" w:hAnsi="Times New Roman" w:cs="Times New Roman"/>
        </w:rPr>
      </w:pPr>
      <w:r>
        <w:rPr>
          <w:rFonts w:ascii="Times New Roman" w:eastAsia="黑体" w:hAnsi="Times New Roman" w:cs="Times New Roman" w:hint="eastAsia"/>
        </w:rPr>
        <w:t>Cai Zhenxin</w:t>
      </w:r>
      <w:r>
        <w:rPr>
          <w:rFonts w:ascii="Times New Roman" w:eastAsia="黑体" w:hAnsi="Times New Roman" w:cs="Times New Roman"/>
          <w:vertAlign w:val="superscript"/>
        </w:rPr>
        <w:t>1</w:t>
      </w:r>
      <w:r>
        <w:rPr>
          <w:rFonts w:ascii="Times New Roman" w:eastAsia="黑体" w:hAnsi="Times New Roman" w:cs="Times New Roman"/>
        </w:rPr>
        <w:t xml:space="preserve">, </w:t>
      </w:r>
      <w:r>
        <w:rPr>
          <w:rFonts w:ascii="Times New Roman" w:eastAsia="黑体" w:hAnsi="Times New Roman" w:cs="Times New Roman" w:hint="eastAsia"/>
        </w:rPr>
        <w:t>Tuo</w:t>
      </w:r>
      <w:r>
        <w:rPr>
          <w:rFonts w:ascii="Times New Roman" w:eastAsia="黑体" w:hAnsi="Times New Roman" w:cs="Times New Roman"/>
        </w:rPr>
        <w:t xml:space="preserve"> Liu, </w:t>
      </w:r>
      <w:r>
        <w:rPr>
          <w:rFonts w:ascii="Times New Roman" w:eastAsia="黑体" w:hAnsi="Times New Roman" w:cs="Times New Roman" w:hint="eastAsia"/>
        </w:rPr>
        <w:t>XXXX</w:t>
      </w:r>
      <w:r>
        <w:rPr>
          <w:rFonts w:ascii="Times New Roman" w:eastAsia="黑体" w:hAnsi="Times New Roman" w:cs="Times New Roman"/>
        </w:rPr>
        <w:t>, Jie Sui</w:t>
      </w:r>
      <w:r>
        <w:rPr>
          <w:rFonts w:ascii="Times New Roman" w:eastAsia="黑体" w:hAnsi="Times New Roman" w:cs="Times New Roman"/>
          <w:vertAlign w:val="superscript"/>
        </w:rPr>
        <w:t>x</w:t>
      </w:r>
      <w:r>
        <w:rPr>
          <w:rFonts w:ascii="Times New Roman" w:eastAsia="黑体" w:hAnsi="Times New Roman" w:cs="Times New Roman"/>
        </w:rPr>
        <w:t>, Hu Chuan-Peng</w:t>
      </w:r>
      <w:r>
        <w:rPr>
          <w:rFonts w:ascii="Times New Roman" w:eastAsia="黑体" w:hAnsi="Times New Roman" w:cs="Times New Roman"/>
          <w:vertAlign w:val="superscript"/>
        </w:rPr>
        <w:t>1*</w:t>
      </w:r>
    </w:p>
    <w:p w14:paraId="77FC8ADD" w14:textId="77777777" w:rsidR="001048D9" w:rsidRDefault="00FA67F3">
      <w:pPr>
        <w:jc w:val="center"/>
        <w:rPr>
          <w:rFonts w:ascii="Times New Roman" w:eastAsia="黑体" w:hAnsi="Times New Roman" w:cs="Times New Roman"/>
        </w:rPr>
      </w:pPr>
      <w:r>
        <w:rPr>
          <w:rFonts w:ascii="Times New Roman" w:eastAsia="黑体" w:hAnsi="Times New Roman" w:cs="Times New Roman"/>
          <w:vertAlign w:val="superscript"/>
        </w:rPr>
        <w:t>1</w:t>
      </w:r>
      <w:r>
        <w:rPr>
          <w:rFonts w:ascii="Times New Roman" w:eastAsia="黑体" w:hAnsi="Times New Roman" w:cs="Times New Roman"/>
        </w:rPr>
        <w:t xml:space="preserve"> School of Psychology</w:t>
      </w:r>
      <w:r>
        <w:rPr>
          <w:rFonts w:ascii="Times New Roman" w:eastAsia="黑体" w:hAnsi="Times New Roman" w:cs="Times New Roman" w:hint="eastAsia"/>
        </w:rPr>
        <w:t>,</w:t>
      </w:r>
      <w:r>
        <w:rPr>
          <w:rFonts w:ascii="Times New Roman" w:eastAsia="黑体" w:hAnsi="Times New Roman" w:cs="Times New Roman"/>
        </w:rPr>
        <w:t xml:space="preserve"> Nanjing Normal University</w:t>
      </w:r>
      <w:r>
        <w:rPr>
          <w:rFonts w:ascii="Times New Roman" w:eastAsia="黑体" w:hAnsi="Times New Roman" w:cs="Times New Roman" w:hint="eastAsia"/>
        </w:rPr>
        <w:t>,</w:t>
      </w:r>
      <w:r>
        <w:rPr>
          <w:rFonts w:ascii="Times New Roman" w:eastAsia="黑体" w:hAnsi="Times New Roman" w:cs="Times New Roman"/>
        </w:rPr>
        <w:t xml:space="preserve"> 210024 Nanjing, China</w:t>
      </w:r>
    </w:p>
    <w:p w14:paraId="2E6846C8" w14:textId="77777777" w:rsidR="001048D9" w:rsidRDefault="00FA67F3">
      <w:pPr>
        <w:jc w:val="center"/>
        <w:rPr>
          <w:rStyle w:val="ae"/>
          <w:rFonts w:ascii="Times New Roman" w:eastAsia="黑体" w:hAnsi="Times New Roman" w:cs="Times New Roman"/>
        </w:rPr>
      </w:pPr>
      <w:r>
        <w:rPr>
          <w:rFonts w:ascii="Times New Roman" w:eastAsia="黑体" w:hAnsi="Times New Roman" w:cs="Times New Roman"/>
        </w:rPr>
        <w:t xml:space="preserve">*Email: </w:t>
      </w:r>
      <w:hyperlink r:id="rId8" w:history="1">
        <w:r>
          <w:rPr>
            <w:rStyle w:val="ae"/>
            <w:rFonts w:ascii="Times New Roman" w:eastAsia="黑体" w:hAnsi="Times New Roman" w:cs="Times New Roman"/>
          </w:rPr>
          <w:t>hcp4715@ho</w:t>
        </w:r>
        <w:r>
          <w:rPr>
            <w:rStyle w:val="ae"/>
            <w:rFonts w:ascii="Times New Roman" w:eastAsia="黑体" w:hAnsi="Times New Roman" w:cs="Times New Roman" w:hint="eastAsia"/>
          </w:rPr>
          <w:t>t</w:t>
        </w:r>
        <w:r>
          <w:rPr>
            <w:rStyle w:val="ae"/>
            <w:rFonts w:ascii="Times New Roman" w:eastAsia="黑体" w:hAnsi="Times New Roman" w:cs="Times New Roman"/>
          </w:rPr>
          <w:t>mail.com</w:t>
        </w:r>
      </w:hyperlink>
    </w:p>
    <w:p w14:paraId="7170424A" w14:textId="77777777" w:rsidR="001048D9" w:rsidRDefault="001048D9">
      <w:pPr>
        <w:jc w:val="center"/>
        <w:rPr>
          <w:ins w:id="0" w:author="Hu Chuan-Peng" w:date="2026-07-31T18:29:00Z"/>
          <w:rStyle w:val="ae"/>
          <w:rFonts w:ascii="Times New Roman" w:eastAsia="黑体" w:hAnsi="Times New Roman" w:cs="Times New Roman"/>
        </w:rPr>
        <w:sectPr w:rsidR="001048D9">
          <w:pgSz w:w="11906" w:h="16838"/>
          <w:pgMar w:top="1440" w:right="1440" w:bottom="1440" w:left="1440" w:header="851" w:footer="992" w:gutter="0"/>
          <w:cols w:space="425"/>
          <w:docGrid w:type="lines" w:linePitch="312"/>
        </w:sectPr>
      </w:pPr>
    </w:p>
    <w:p w14:paraId="7AAC16B4" w14:textId="77777777" w:rsidR="001048D9" w:rsidRDefault="00FA67F3">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Abstract</w:t>
      </w:r>
    </w:p>
    <w:p w14:paraId="36EFE11E" w14:textId="77777777" w:rsidR="001048D9" w:rsidRDefault="00FA67F3">
      <w:pPr>
        <w:spacing w:line="360" w:lineRule="auto"/>
        <w:ind w:firstLine="720"/>
        <w:rPr>
          <w:rFonts w:ascii="Times New Roman" w:eastAsiaTheme="minorEastAsia" w:hAnsi="Times New Roman" w:cs="Times New Roman"/>
          <w:sz w:val="24"/>
        </w:rPr>
      </w:pPr>
      <w:commentRangeStart w:id="1"/>
      <w:r>
        <w:rPr>
          <w:rFonts w:ascii="Times New Roman" w:eastAsiaTheme="minorEastAsia" w:hAnsi="Times New Roman" w:cs="Times New Roman" w:hint="eastAsia"/>
          <w:sz w:val="24"/>
        </w:rPr>
        <w:t xml:space="preserve">The self-matching task, also known as self-tagging task, self-assiciative learning task, is widely used to investigate how self-related information is proccessed. In a typical self-matching task, participants first associate social labels (e.g., self, friend, and stranger) with geometric shapes (e.g., circle, triangle, and square) and then finish a matching task where they are asked to decide whether the shape-label pairings match the learned associations. Previous studies using this task have found faster </w:t>
      </w:r>
      <w:r>
        <w:rPr>
          <w:rFonts w:ascii="Times New Roman" w:eastAsiaTheme="minorEastAsia" w:hAnsi="Times New Roman" w:cs="Times New Roman" w:hint="eastAsia"/>
          <w:sz w:val="24"/>
        </w:rPr>
        <w:t>and more accurate responses to self- than other-related pairings, i.e., the self-prioritization effect (SPE). Following the credibility revolution, a substantial number of these studies openly shared their data, created great potential for data re-using. However, there lacks of a standardized framework for sharing trial-level data generated by self-matching task, making it difficult to integrate existing open datasets. To fill the gap, we developed a three-level framework for organizing the metadata and tri</w:t>
      </w:r>
      <w:r>
        <w:rPr>
          <w:rFonts w:ascii="Times New Roman" w:eastAsiaTheme="minorEastAsia" w:hAnsi="Times New Roman" w:cs="Times New Roman" w:hint="eastAsia"/>
          <w:sz w:val="24"/>
        </w:rPr>
        <w:t>al-level data. We created machine-readable JSON files to document task implementations, including Physical Environment, Experimental Design, Block Structure, Trial Structure, and Stimulus Properties. We applied this framework to data available from 49 studies (89 experiment-level datasets, 4,875 participants, and over 2.1 million test trials). We demonstrated the value of the standardized open database through three examples: the effect of baseline conditions on SPE magnitude; the variability of SPE under n</w:t>
      </w:r>
      <w:r>
        <w:rPr>
          <w:rFonts w:ascii="Times New Roman" w:eastAsiaTheme="minorEastAsia" w:hAnsi="Times New Roman" w:cs="Times New Roman" w:hint="eastAsia"/>
          <w:sz w:val="24"/>
        </w:rPr>
        <w:t xml:space="preserve">onmatch conditions; and the relationships between task details (duration of presenting time and number of trials) and SPE magnitude. The three examples show that standardizing meta-data across studies is what makes such aggregated analyses possible: the SPE was reliably positive against every baseline but differed reliably only between the baselines with the largest and the smallest point estimates; the SPE under nonmatching conditions was present but depended on how self-relevance was operationalized; and </w:t>
      </w:r>
      <w:r>
        <w:rPr>
          <w:rFonts w:ascii="Times New Roman" w:eastAsiaTheme="minorEastAsia" w:hAnsi="Times New Roman" w:cs="Times New Roman" w:hint="eastAsia"/>
          <w:sz w:val="24"/>
        </w:rPr>
        <w:t>the magnitude of the SPE was related to stimulus presentation duration but not to the number of trials. Our standardized SPE database provides a valuable resource for the field. Moreover, our standardized framework for self-matching task is also valuable for developing similar databases for other cognitive tasks.</w:t>
      </w:r>
      <w:commentRangeEnd w:id="1"/>
      <w:r w:rsidR="00FA00A3">
        <w:rPr>
          <w:rStyle w:val="af"/>
          <w:rFonts w:ascii="Times New Roman" w:eastAsiaTheme="minorEastAsia" w:hAnsi="Times New Roman" w:cs="Times New Roman"/>
          <w:sz w:val="24"/>
          <w:szCs w:val="24"/>
        </w:rPr>
        <w:commentReference w:id="1"/>
      </w:r>
    </w:p>
    <w:p w14:paraId="2B9BFAC4" w14:textId="77777777" w:rsidR="001048D9" w:rsidRDefault="00FA67F3">
      <w:pPr>
        <w:spacing w:line="360" w:lineRule="auto"/>
        <w:jc w:val="left"/>
        <w:rPr>
          <w:rFonts w:ascii="Times New Roman" w:hAnsi="Times New Roman" w:cs="Times New Roman"/>
          <w:sz w:val="24"/>
        </w:rPr>
      </w:pPr>
      <w:r>
        <w:rPr>
          <w:rFonts w:ascii="Times New Roman" w:hAnsi="Times New Roman" w:cs="Times New Roman"/>
          <w:b/>
          <w:bCs/>
          <w:sz w:val="24"/>
        </w:rPr>
        <w:t>Keywords</w:t>
      </w:r>
      <w:r>
        <w:rPr>
          <w:rFonts w:ascii="Times New Roman" w:hAnsi="Times New Roman" w:cs="Times New Roman"/>
          <w:sz w:val="24"/>
        </w:rPr>
        <w:t>: Self-matching task, self-prioritiz</w:t>
      </w:r>
      <w:r>
        <w:rPr>
          <w:rFonts w:ascii="Times New Roman" w:hAnsi="Times New Roman" w:cs="Times New Roman" w:hint="eastAsia"/>
          <w:sz w:val="24"/>
        </w:rPr>
        <w:t>a</w:t>
      </w:r>
      <w:r>
        <w:rPr>
          <w:rFonts w:ascii="Times New Roman" w:hAnsi="Times New Roman" w:cs="Times New Roman"/>
          <w:sz w:val="24"/>
        </w:rPr>
        <w:t>tion effect, open data, experimental design.</w:t>
      </w:r>
    </w:p>
    <w:p w14:paraId="19EFF3E4" w14:textId="77777777" w:rsidR="001048D9" w:rsidRDefault="001048D9">
      <w:pPr>
        <w:spacing w:line="480" w:lineRule="auto"/>
        <w:jc w:val="center"/>
        <w:rPr>
          <w:rFonts w:ascii="Times New Roman" w:eastAsiaTheme="minorEastAsia" w:hAnsi="Times New Roman" w:cs="Times New Roman"/>
          <w:b/>
          <w:bCs/>
          <w:sz w:val="28"/>
          <w:szCs w:val="28"/>
        </w:rPr>
        <w:sectPr w:rsidR="001048D9">
          <w:pgSz w:w="11906" w:h="16838"/>
          <w:pgMar w:top="1440" w:right="1440" w:bottom="1440" w:left="1440" w:header="851" w:footer="992" w:gutter="0"/>
          <w:cols w:space="425"/>
          <w:docGrid w:type="lines" w:linePitch="312"/>
        </w:sectPr>
      </w:pPr>
    </w:p>
    <w:p w14:paraId="256C3EA2" w14:textId="77777777" w:rsidR="001048D9" w:rsidRDefault="00FA67F3">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Introduction</w:t>
      </w:r>
    </w:p>
    <w:p w14:paraId="44AB874C" w14:textId="77777777" w:rsidR="001048D9" w:rsidRDefault="00FA67F3">
      <w:pPr>
        <w:spacing w:line="480" w:lineRule="auto"/>
        <w:ind w:firstLineChars="200" w:firstLine="480"/>
        <w:rPr>
          <w:rFonts w:ascii="Times New Roman" w:hAnsi="Times New Roman" w:cs="Times New Roman"/>
          <w:sz w:val="24"/>
        </w:rPr>
      </w:pPr>
      <w:r>
        <w:rPr>
          <w:rFonts w:ascii="Times New Roman" w:hAnsi="Times New Roman" w:cs="Times New Roman" w:hint="eastAsia"/>
          <w:sz w:val="24"/>
        </w:rPr>
        <w:t>The self plays a central role in cognition</w:t>
      </w:r>
      <w:r>
        <w:rPr>
          <w:rFonts w:ascii="Times New Roman" w:hAnsi="Times New Roman" w:cs="Times New Roman"/>
          <w:sz w:val="24"/>
        </w:rPr>
        <w:t>. S</w:t>
      </w:r>
      <w:r>
        <w:rPr>
          <w:rFonts w:ascii="Times New Roman" w:hAnsi="Times New Roman" w:cs="Times New Roman" w:hint="eastAsia"/>
          <w:sz w:val="24"/>
        </w:rPr>
        <w:t>elf-relevant information is processed faster and more accurately across perception, attention, and memory domains</w:t>
      </w:r>
      <w:r>
        <w:rPr>
          <w:rFonts w:ascii="Times New Roman" w:hAnsi="Times New Roman" w:cs="Times New Roman"/>
          <w:sz w:val="24"/>
        </w:rPr>
        <w:t>, which is known as self-prioritization effect (SPE)</w:t>
      </w:r>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{"citationID":"BRBEZwo8","properties":{"unsorted":true,"formattedCitation":"(Sui et al., 2012; Sch\\uc0\\u228{}fer, Frings, et al., 2016; Constable et al., 2019)","plainCitation":"(Sui et al., 2012; Schäfer, Frings, et al., 2016; Constable et al., 2019)","noteIndex":0},"citationItems":[{"id":"bQO8AlTg/egEoCnEr","uris":["http://zotero.org/users/12368307/items/Z9GH5ZMH"],"itemData":{"id":1437,"type":"article-journal","container-title":"Journal of Experimental Psychology: Human </w:instrText>
      </w:r>
      <w:r>
        <w:rPr>
          <w:rFonts w:ascii="Times New Roman" w:hAnsi="Times New Roman" w:cs="Times New Roman"/>
          <w:sz w:val="24"/>
        </w:rPr>
        <w:instrText>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w:instrText>
      </w:r>
      <w:r>
        <w:rPr>
          <w:rFonts w:ascii="Times New Roman" w:hAnsi="Times New Roman" w:cs="Times New Roman"/>
          <w:sz w:val="24"/>
        </w:rPr>
        <w:instrText xml:space="preserve"> W."}],"issued":{"date-parts":[["2012"]]}}},{"id":"bQO8AlTg/unGGHINh","uris":["http://zotero.org/users/12368307/items/RHPLYDBH"],"itemData":{"id":1443,"type":"article-journal","abstract":"Sui and colleagues (Journal of Experimental Psychology: Human Perception and Performance, 38, 1105–1117, 2012) introduced a matching paradigm to investigate prioritized processing of instructed self-relevance. They arbitrarily assigned simple geometric shapes to the participant and two other persons. Subsequently, the task</w:instrText>
      </w:r>
      <w:r>
        <w:rPr>
          <w:rFonts w:ascii="Times New Roman" w:hAnsi="Times New Roman" w:cs="Times New Roman"/>
          <w:sz w:val="24"/>
        </w:rPr>
        <w:instrText xml:space="preserve"> was to judge whether label-shape pairings matched or not. The authors found a remarkable self-prioritization effect, that is, for matching selfrelated trials verification was very fast and accurate in comparison to the non-matching conditions. We analyzed whether single features or feature conjunctions are tagged to the self. In particular, we assigned colored shapes to the labels and included partial-matching trials (i.e., trials in which only one feature matched the label, whereas the other feature did n</w:instrText>
      </w:r>
      <w:r>
        <w:rPr>
          <w:rFonts w:ascii="Times New Roman" w:hAnsi="Times New Roman" w:cs="Times New Roman"/>
          <w:sz w:val="24"/>
        </w:rPr>
        <w:instrText>ot match the label). If single features are tagged to the self, partial matches would result in interference, whereas they should elicit the same data pattern as non-matching trials if only feature conjunctions are tagged to the self. Our data suggest the latter; only feature conjunctions are tagged to the self and are processed in a prioritized manner. This result emphasizes the functionality of self-relevance as a selection mechanism.","container-title":"Psychonomic Bulletin &amp; Review","DOI":"10.3758/s1342</w:instrText>
      </w:r>
      <w:r>
        <w:rPr>
          <w:rFonts w:ascii="Times New Roman" w:hAnsi="Times New Roman" w:cs="Times New Roman"/>
          <w:sz w:val="24"/>
        </w:rPr>
        <w:instrText>3-015-0953-x","ISSN":"1069-9384, 1531-5320","issue":"3","journalAbbreviation":"Psychon Bull Rev","language":"en","page":"887-892","source":"DOI.org (Crossref)","title":"About the composition of self-relevance: conjunctions not features are bound to the self","title-short":"About the composition of self-relevance","volume":"23","author":[{"family":"Schäfer","given":"Sarah"},{"family":"Frings","given":"Christian"},{"family":"Wentura","given":"Dirk"}],"issued":{"date-parts":[["2016",6]]}}},{"id":"bQO8AlTg/cKcf</w:instrText>
      </w:r>
      <w:r>
        <w:rPr>
          <w:rFonts w:ascii="Times New Roman" w:hAnsi="Times New Roman" w:cs="Times New Roman"/>
          <w:sz w:val="24"/>
        </w:rPr>
        <w:instrText xml:space="preserve">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nstrText>
      </w:r>
      <w:r>
        <w:rPr>
          <w:rFonts w:ascii="Times New Roman" w:hAnsi="Times New Roman" w:cs="Times New Roman"/>
          <w:sz w:val="24"/>
        </w:rPr>
        <w:instrText>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w:instrText>
      </w:r>
      <w:r>
        <w:rPr>
          <w:rFonts w:ascii="Times New Roman" w:hAnsi="Times New Roman" w:cs="Times New Roman"/>
          <w:sz w:val="24"/>
        </w:rPr>
        <w:instrText>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w:instrText>
      </w:r>
      <w:r>
        <w:rPr>
          <w:rFonts w:ascii="Times New Roman" w:hAnsi="Times New Roman" w:cs="Times New Roman"/>
          <w:sz w:val="24"/>
        </w:rPr>
        <w:instrText>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w:instrText>
      </w:r>
      <w:r>
        <w:rPr>
          <w:rFonts w:ascii="Times New Roman" w:hAnsi="Times New Roman" w:cs="Times New Roman"/>
          <w:sz w:val="24"/>
        </w:rPr>
        <w:instrText xml:space="preserve"> not in the details: self-related shapes are rapidly classified but their features are not better remembered","title-short":"It is not in the details","volume":"47","author":[{"family":"Constable","given":"Merryn D."},{"family":"Rajsic","given":"Jason"},{"family":"Welsh","given":"Timothy N."},{"family":"Pratt","given":"Jay"}],"issued":{"date-parts":[["2019",8]]}}}],"schema":"https://github.com/citation-style-language/schema/raw/master/csl-citation.json"}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(Sui et al., 2012; Schäfer, Frings, et al., 2016; Constable et al., 2019)</w:t>
      </w:r>
      <w:r>
        <w:rPr>
          <w:rFonts w:ascii="Times New Roman" w:hAnsi="Times New Roman" w:cs="Times New Roman" w:hint="eastAsia"/>
          <w:sz w:val="24"/>
        </w:rPr>
        <w:fldChar w:fldCharType="end"/>
      </w:r>
      <w:r>
        <w:rPr>
          <w:rFonts w:ascii="Times New Roman" w:hAnsi="Times New Roman" w:cs="Times New Roman" w:hint="eastAsia"/>
          <w:sz w:val="24"/>
        </w:rPr>
        <w:t xml:space="preserve">. </w:t>
      </w:r>
      <w:r>
        <w:rPr>
          <w:rFonts w:ascii="Times New Roman" w:hAnsi="Times New Roman" w:cs="Times New Roman"/>
          <w:sz w:val="24"/>
        </w:rPr>
        <w:t>T</w:t>
      </w:r>
      <w:r>
        <w:rPr>
          <w:rFonts w:ascii="Times New Roman" w:hAnsi="Times New Roman" w:cs="Times New Roman" w:hint="eastAsia"/>
          <w:sz w:val="24"/>
        </w:rPr>
        <w:t>he self-matching task</w:t>
      </w:r>
      <w:r>
        <w:rPr>
          <w:rFonts w:ascii="Times New Roman" w:hAnsi="Times New Roman" w:cs="Times New Roman"/>
          <w:sz w:val="24"/>
        </w:rPr>
        <w:t>, also known as self-tagging task and self-assiciative learning task,</w:t>
      </w:r>
      <w:r>
        <w:rPr>
          <w:rFonts w:ascii="Times New Roman" w:hAnsi="Times New Roman" w:cs="Times New Roman" w:hint="eastAsia"/>
          <w:sz w:val="24"/>
        </w:rPr>
        <w:t xml:space="preserve"> has emerged as a</w:t>
      </w:r>
      <w:r>
        <w:rPr>
          <w:rFonts w:ascii="Times New Roman" w:hAnsi="Times New Roman" w:cs="Times New Roman"/>
          <w:sz w:val="24"/>
        </w:rPr>
        <w:t>n important</w:t>
      </w:r>
      <w:r>
        <w:rPr>
          <w:rFonts w:ascii="Times New Roman" w:hAnsi="Times New Roman" w:cs="Times New Roman" w:hint="eastAsia"/>
          <w:sz w:val="24"/>
        </w:rPr>
        <w:t xml:space="preserve"> paradigm for investigating SPE.</w:t>
      </w:r>
      <w:r>
        <w:rPr>
          <w:rFonts w:ascii="Times New Roman" w:hAnsi="Times New Roman" w:cs="Times New Roman"/>
          <w:sz w:val="24"/>
        </w:rPr>
        <w:t xml:space="preserve"> </w:t>
      </w:r>
      <w:r>
        <w:rPr>
          <w:rFonts w:ascii="Times New Roman" w:hAnsi="Times New Roman" w:cs="Times New Roman" w:hint="eastAsia"/>
          <w:sz w:val="24"/>
        </w:rPr>
        <w:t xml:space="preserve">In a typical </w:t>
      </w:r>
      <w:r>
        <w:rPr>
          <w:rFonts w:ascii="Times New Roman" w:hAnsi="Times New Roman" w:cs="Times New Roman"/>
          <w:sz w:val="24"/>
        </w:rPr>
        <w:t>self-matching task, participant first associate</w:t>
      </w:r>
      <w:r>
        <w:rPr>
          <w:rFonts w:ascii="Times New Roman" w:hAnsi="Times New Roman" w:cs="Times New Roman" w:hint="eastAsia"/>
          <w:sz w:val="24"/>
        </w:rPr>
        <w:t xml:space="preserve"> geometric shapes with self-</w:t>
      </w:r>
      <w:r>
        <w:rPr>
          <w:rFonts w:ascii="Times New Roman" w:hAnsi="Times New Roman" w:cs="Times New Roman"/>
          <w:sz w:val="24"/>
        </w:rPr>
        <w:t xml:space="preserve"> and non-self-</w:t>
      </w:r>
      <w:r>
        <w:rPr>
          <w:rFonts w:ascii="Times New Roman" w:hAnsi="Times New Roman" w:cs="Times New Roman" w:hint="eastAsia"/>
          <w:sz w:val="24"/>
        </w:rPr>
        <w:t>relevant labels (e.g., "</w:t>
      </w:r>
      <w:r>
        <w:rPr>
          <w:rFonts w:ascii="Times New Roman" w:hAnsi="Times New Roman" w:cs="Times New Roman"/>
          <w:sz w:val="24"/>
        </w:rPr>
        <w:t>I</w:t>
      </w:r>
      <w:r>
        <w:rPr>
          <w:rFonts w:ascii="Times New Roman" w:hAnsi="Times New Roman" w:cs="Times New Roman" w:hint="eastAsia"/>
          <w:sz w:val="24"/>
        </w:rPr>
        <w:t>"</w:t>
      </w:r>
      <w:r>
        <w:rPr>
          <w:rFonts w:ascii="Times New Roman" w:hAnsi="Times New Roman" w:cs="Times New Roman"/>
          <w:sz w:val="24"/>
        </w:rPr>
        <w:t>, "Friend", and "Stranger"</w:t>
      </w:r>
      <w:r>
        <w:rPr>
          <w:rFonts w:ascii="Times New Roman" w:hAnsi="Times New Roman" w:cs="Times New Roman" w:hint="eastAsia"/>
          <w:sz w:val="24"/>
        </w:rPr>
        <w:t>)</w:t>
      </w:r>
      <w:r>
        <w:rPr>
          <w:rFonts w:ascii="Times New Roman" w:hAnsi="Times New Roman" w:cs="Times New Roman"/>
          <w:sz w:val="24"/>
        </w:rPr>
        <w:t xml:space="preserve"> and then judge a shape-label pair presented on the screen match the learned </w:t>
      </w:r>
      <w:r>
        <w:rPr>
          <w:rFonts w:ascii="Times New Roman" w:hAnsi="Times New Roman" w:cs="Times New Roman" w:hint="eastAsia"/>
          <w:sz w:val="24"/>
        </w:rPr>
        <w:t>association</w:t>
      </w:r>
      <w:r>
        <w:rPr>
          <w:rFonts w:ascii="Times New Roman" w:hAnsi="Times New Roman" w:cs="Times New Roman"/>
          <w:sz w:val="24"/>
        </w:rPr>
        <w:t xml:space="preserve"> or not (Sui et al., 2012). Studies employed this task found </w:t>
      </w:r>
      <w:r>
        <w:rPr>
          <w:rFonts w:ascii="Times New Roman" w:hAnsi="Times New Roman" w:cs="Times New Roman" w:hint="eastAsia"/>
          <w:sz w:val="24"/>
        </w:rPr>
        <w:t>better</w:t>
      </w:r>
      <w:r>
        <w:rPr>
          <w:rFonts w:ascii="Times New Roman" w:hAnsi="Times New Roman" w:cs="Times New Roman"/>
          <w:sz w:val="24"/>
        </w:rPr>
        <w:t xml:space="preserve"> </w:t>
      </w:r>
      <w:r>
        <w:rPr>
          <w:rFonts w:ascii="Times New Roman" w:hAnsi="Times New Roman" w:cs="Times New Roman" w:hint="eastAsia"/>
          <w:sz w:val="24"/>
        </w:rPr>
        <w:t xml:space="preserve">performance for </w:t>
      </w:r>
      <w:r>
        <w:rPr>
          <w:rFonts w:ascii="Times New Roman" w:hAnsi="Times New Roman" w:cs="Times New Roman"/>
          <w:sz w:val="24"/>
        </w:rPr>
        <w:t xml:space="preserve">self- than non-self-related stimuli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{"citationID":"Hw3Yavaj","properties":{"unsorted":false,"formattedCitation":"(Liu et al., 2025; Sch\\uc0\\u228{}fer, Wesslein, et al., 2016; Sui et al., 2012)","plainCitation":"(Liu et al., 2025; Schäfer, Wesslein, et al., 2016; Sui et al., 2012)","noteIndex":0},"citationItems":[{"id":"bQO8AlTg/j85QKZoK","uris":["http://zotero.org/users/12368307/items/CWTNEU5K"],"itemData":{"id":1442,"type":"article-journal","abstract":"The self-matching task (SMT) is widely used to investiga</w:instrText>
      </w:r>
      <w:r>
        <w:rPr>
          <w:rFonts w:ascii="Times New Roman" w:hAnsi="Times New Roman" w:cs="Times New Roman"/>
          <w:sz w:val="24"/>
        </w:rPr>
        <w:instrText>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w:instrText>
      </w:r>
      <w:r>
        <w:rPr>
          <w:rFonts w:ascii="Times New Roman" w:hAnsi="Times New Roman" w:cs="Times New Roman"/>
          <w:sz w:val="24"/>
        </w:rPr>
        <w:instrTex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w:instrText>
      </w:r>
      <w:r>
        <w:rPr>
          <w:rFonts w:ascii="Times New Roman" w:hAnsi="Times New Roman" w:cs="Times New Roman"/>
          <w:sz w:val="24"/>
        </w:rPr>
        <w:instrText xml:space="preserve">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w:instrText>
      </w:r>
      <w:r>
        <w:rPr>
          <w:rFonts w:ascii="Times New Roman" w:hAnsi="Times New Roman" w:cs="Times New Roman"/>
          <w:sz w:val="24"/>
        </w:rPr>
        <w:instrText>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w:instrText>
      </w:r>
      <w:r>
        <w:rPr>
          <w:rFonts w:ascii="Times New Roman" w:hAnsi="Times New Roman" w:cs="Times New Roman"/>
          <w:sz w:val="24"/>
        </w:rPr>
        <w:instrText>:[{"family":"Liu","given":"Zheng"},{"family":"Hu","given":"Mengzhen"},{"family":"Zheng","given":"Yuanrui"},{"family":"Sui","given":"Jie"},{"family":"Chuan-Peng","given":"Hu"}],"issued":{"date-parts":[["2025",1,2]]}}},{"id":"bQO8AlTg/IjzoBmtz","uris":["http://zotero.org/users/12368307/items/PX2INBNG"],"itemData":{"id":1439,"type":"article-journal","abstract":"To investigate self-prioritization independently of stimulus familiarity, Sui, He, and Humphreys (2012) introduced a new paradigm in which different ge</w:instrText>
      </w:r>
      <w:r>
        <w:rPr>
          <w:rFonts w:ascii="Times New Roman" w:hAnsi="Times New Roman" w:cs="Times New Roman"/>
          <w:sz w:val="24"/>
        </w:rPr>
        <w:instrText>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w:instrText>
      </w:r>
      <w:r>
        <w:rPr>
          <w:rFonts w:ascii="Times New Roman" w:hAnsi="Times New Roman" w:cs="Times New Roman"/>
          <w:sz w:val="24"/>
        </w:rPr>
        <w:instrText>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w:instrText>
      </w:r>
      <w:r>
        <w:rPr>
          <w:rFonts w:ascii="Times New Roman" w:hAnsi="Times New Roman" w:cs="Times New Roman"/>
          <w:sz w:val="24"/>
        </w:rPr>
        <w:instrText>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id":"bQO8AlTg/egEoCnEr","uris":["http://zotero.org/users/12368307/items/</w:instrText>
      </w:r>
      <w:r>
        <w:rPr>
          <w:rFonts w:ascii="Times New Roman" w:hAnsi="Times New Roman" w:cs="Times New Roman"/>
          <w:sz w:val="24"/>
        </w:rPr>
        <w:instrText>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w:instrText>
      </w:r>
      <w:r>
        <w:rPr>
          <w:rFonts w:ascii="Times New Roman" w:hAnsi="Times New Roman" w:cs="Times New Roman"/>
          <w:sz w:val="24"/>
        </w:rPr>
        <w:instrText xml:space="preserve">volume":"38","author":[{"family":"Sui","given":"Jie"},{"family":"He","given":"Xun"},{"family":"Humphreys","given":"Glyn W."}],"issued":{"date-parts":[["2012"]]}}}],"schema":"https://github.com/citation-style-language/schema/raw/master/csl-citation.json"}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(Liu et al., 2025; Schäfer, Wesslein, et al., 2016; Sui et al., 2012)</w:t>
      </w:r>
      <w:r>
        <w:rPr>
          <w:rFonts w:ascii="Times New Roman" w:hAnsi="Times New Roman" w:cs="Times New Roman" w:hint="eastAsia"/>
          <w:sz w:val="24"/>
        </w:rPr>
        <w:fldChar w:fldCharType="end"/>
      </w:r>
      <w:r>
        <w:rPr>
          <w:rFonts w:ascii="Times New Roman" w:hAnsi="Times New Roman" w:cs="Times New Roman" w:hint="eastAsia"/>
          <w:sz w:val="24"/>
        </w:rPr>
        <w:t>. Importantly,</w:t>
      </w:r>
      <w:r>
        <w:rPr>
          <w:rFonts w:ascii="Times New Roman" w:hAnsi="Times New Roman" w:cs="Times New Roman"/>
          <w:sz w:val="24"/>
        </w:rPr>
        <w:t xml:space="preserve"> this</w:t>
      </w:r>
      <w:r>
        <w:rPr>
          <w:rFonts w:ascii="Times New Roman" w:hAnsi="Times New Roman" w:cs="Times New Roman" w:hint="eastAsia"/>
          <w:sz w:val="24"/>
        </w:rPr>
        <w:t xml:space="preserve"> effect has been observed across diverse cultural contexts</w:t>
      </w:r>
      <w:r>
        <w:rPr>
          <w:rFonts w:ascii="Times New Roman" w:hAnsi="Times New Roman" w:cs="Times New Roman"/>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{"citationID":"skE28JJq","properties":{"unsorted":false,"formattedCitation":"(Constable et al., 2019; Grossmann &amp; Jowhari, 2018)","plainCitation":"(Constable et al., 2019; Grossmann &amp; Jowhari, 2018)","noteIndex":0},"citationItems":[{"id":"bQO8AlTg/cKcfJIZA","uris":["http://zotero.org/users/12368307/items/Z4L2FPBD"],"itemData":{"id":1448,"type":"article-journal","abstract":"Self-prioritization is a robust phenomenon whereby judgments concerning self-representational stimuli ar</w:instrText>
      </w:r>
      <w:r>
        <w:rPr>
          <w:rFonts w:ascii="Times New Roman" w:hAnsi="Times New Roman" w:cs="Times New Roman"/>
          <w:sz w:val="24"/>
        </w:rPr>
        <w:instrText>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w:instrText>
      </w:r>
      <w:r>
        <w:rPr>
          <w:rFonts w:ascii="Times New Roman" w:hAnsi="Times New Roman" w:cs="Times New Roman"/>
          <w:sz w:val="24"/>
        </w:rPr>
        <w:instrText>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w:instrText>
      </w:r>
      <w:r>
        <w:rPr>
          <w:rFonts w:ascii="Times New Roman" w:hAnsi="Times New Roman" w:cs="Times New Roman"/>
          <w:sz w:val="24"/>
        </w:rPr>
        <w:instrTex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w:instrText>
      </w:r>
      <w:r>
        <w:rPr>
          <w:rFonts w:ascii="Times New Roman" w:hAnsi="Times New Roman" w:cs="Times New Roman"/>
          <w:sz w:val="24"/>
        </w:rPr>
        <w:instrText>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w:instrText>
      </w:r>
      <w:r>
        <w:rPr>
          <w:rFonts w:ascii="Times New Roman" w:hAnsi="Times New Roman" w:cs="Times New Roman"/>
          <w:sz w:val="24"/>
        </w:rPr>
        <w:instrText>"Rajsic","given":"Jason"},{"family":"Welsh","given":"Timothy N."},{"family":"Pratt","given":"Jay"}],"issued":{"date-parts":[["2019",8]]}}},{"id":"bQO8AlTg/5FYKKdTN","uris":["http://zotero.org/users/12368307/items/TWH66TST"],"itemData":{"id":1446,"type":"article-journal","abstract":"Do different modes of thinking about the self lead to differences in performance on a contextual memory task? We conducted a pre-registered replication of the study of self-construal priming on spatial memory by Kühnen and Oyserm</w:instrText>
      </w:r>
      <w:r>
        <w:rPr>
          <w:rFonts w:ascii="Times New Roman" w:hAnsi="Times New Roman" w:cs="Times New Roman"/>
          <w:sz w:val="24"/>
        </w:rPr>
        <w:instrText>an (2002; Study 2), simultaneously evaluating the role of task-compliance, operationalization specificity, and cross-cultural robustness. In the original study, participants either circled first-person plural (interdependent condition) or singular pronouns (independent condition) when reading a passage and subsequently memorized and recalled a set of objects presented on a visual-spatial grid. When employing a digital version of the original procedure, we were able to replicate the original findings, with b</w:instrText>
      </w:r>
      <w:r>
        <w:rPr>
          <w:rFonts w:ascii="Times New Roman" w:hAnsi="Times New Roman" w:cs="Times New Roman"/>
          <w:sz w:val="24"/>
        </w:rPr>
        <w:instrText xml:space="preserve">etter recall of objects in their original location in the interdependent (vs. independent) condition. Notably, the effect of self-construal priming on spatial memory was strongest when screening out participants who did not comply with instructions on the pronoun task and absent when including noncompliant participants. Moreover, in contrast to the original study, effects of priming were not specific to object-&amp;-location operationalization of spatial memory recall, and also present for location-independent </w:instrText>
      </w:r>
      <w:r>
        <w:rPr>
          <w:rFonts w:ascii="Times New Roman" w:hAnsi="Times New Roman" w:cs="Times New Roman"/>
          <w:sz w:val="24"/>
        </w:rPr>
        <w:instrText>object recall and object-independent spatial placement recall. Additionally, condition effects were robust across observed cultural differences: Though white participants performing less successfully compared to non-white participants, both groups were comparably susceptible to priming effects. We discuss the present results and insights learned from the replication process in light of the on-going debate about the replicability of psychological experiments, highlighting the notion of task-compliance, metho</w:instrText>
      </w:r>
      <w:r>
        <w:rPr>
          <w:rFonts w:ascii="Times New Roman" w:hAnsi="Times New Roman" w:cs="Times New Roman"/>
          <w:sz w:val="24"/>
        </w:rPr>
        <w:instrText>dological transparency and crosscultural factors for further advancement of psychological science.","container-title":"Journal of Experimental Social Psychology","DOI":"10.1016/j.jesp.2017.08.005","ISSN":"00221031","journalAbbreviation":"J. Exp. Soc. Psychol.","language":"en","page":"65-73","source":"DOI.org (Crossref)","title":"Cognition and the self: attempt of an independent close replication of the effects of self-construal priming on spatial memory recall","title-short":"Cognition and the self","volume</w:instrText>
      </w:r>
      <w:r>
        <w:rPr>
          <w:rFonts w:ascii="Times New Roman" w:hAnsi="Times New Roman" w:cs="Times New Roman"/>
          <w:sz w:val="24"/>
        </w:rPr>
        <w:instrText xml:space="preserve">":"74","author":[{"family":"Grossmann","given":"Igor"},{"family":"Jowhari","given":"Nickta"}],"issued":{"date-parts":[["2018",1]]}}}],"schema":"https://github.com/citation-style-language/schema/raw/master/csl-citation.json"}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(Constable et al., 2019; Grossmann &amp; Jowhari, 2018)</w:t>
      </w:r>
      <w:r>
        <w:rPr>
          <w:rFonts w:ascii="Times New Roman" w:hAnsi="Times New Roman" w:cs="Times New Roman" w:hint="eastAsia"/>
          <w:sz w:val="24"/>
        </w:rPr>
        <w:fldChar w:fldCharType="end"/>
      </w:r>
      <w:r>
        <w:rPr>
          <w:rFonts w:ascii="Times New Roman" w:hAnsi="Times New Roman" w:cs="Times New Roman"/>
          <w:sz w:val="24"/>
        </w:rPr>
        <w:t xml:space="preserve"> and different sensory modality</w:t>
      </w:r>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{"citationID":"M2fFWTc5","properties":{"unsorted":false,"formattedCitation":"(Sch\\uc0\\u228{}fer, Wesslein, et al., 2016)","plainCitation":"(Schäfer, Wesslein, et al., 2016)","dontUpdate":true,"noteIndex":0},"citationItems":[{"id":"bQO8AlTg/IjzoBmtz","uris":["http://zotero.org/users/12368307/items/PX2INBNG"],"itemData":{"id":1439,"type":"article-journal","abstract":"To investigate self-prioritization independently of stimulus familiarity, Sui, He, and Humphreys (2012) introd</w:instrText>
      </w:r>
      <w:r>
        <w:rPr>
          <w:rFonts w:ascii="Times New Roman" w:hAnsi="Times New Roman" w:cs="Times New Roman"/>
          <w:sz w:val="24"/>
        </w:rPr>
        <w:instrText>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w:instrText>
      </w:r>
      <w:r>
        <w:rPr>
          <w:rFonts w:ascii="Times New Roman" w:hAnsi="Times New Roman" w:cs="Times New Roman"/>
          <w:sz w:val="24"/>
        </w:rPr>
        <w:instrText>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w:instrText>
      </w:r>
      <w:r>
        <w:rPr>
          <w:rFonts w:ascii="Times New Roman" w:hAnsi="Times New Roman" w:cs="Times New Roman"/>
          <w:sz w:val="24"/>
        </w:rPr>
        <w:instrText>:"0014-4819,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schema":"https://github.com/cit</w:instrText>
      </w:r>
      <w:r>
        <w:rPr>
          <w:rFonts w:ascii="Times New Roman" w:hAnsi="Times New Roman" w:cs="Times New Roman"/>
          <w:sz w:val="24"/>
        </w:rPr>
        <w:instrText xml:space="preserve">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(e.g., Schäfer, Wesslein, et al., 2016)</w:t>
      </w:r>
      <w:r>
        <w:rPr>
          <w:rFonts w:ascii="Times New Roman" w:hAnsi="Times New Roman" w:cs="Times New Roman" w:hint="eastAsia"/>
          <w:sz w:val="24"/>
        </w:rPr>
        <w:fldChar w:fldCharType="end"/>
      </w:r>
      <w:r>
        <w:rPr>
          <w:rFonts w:ascii="Times New Roman" w:hAnsi="Times New Roman" w:cs="Times New Roman" w:hint="eastAsia"/>
          <w:sz w:val="24"/>
        </w:rPr>
        <w:t xml:space="preserve">. This </w:t>
      </w:r>
      <w:r>
        <w:rPr>
          <w:rFonts w:ascii="Times New Roman" w:hAnsi="Times New Roman" w:cs="Times New Roman"/>
          <w:sz w:val="24"/>
        </w:rPr>
        <w:t>robust effect suggested</w:t>
      </w:r>
      <w:r>
        <w:rPr>
          <w:rFonts w:ascii="Times New Roman" w:hAnsi="Times New Roman" w:cs="Times New Roman" w:hint="eastAsia"/>
          <w:sz w:val="24"/>
        </w:rPr>
        <w:t xml:space="preserve"> </w:t>
      </w:r>
      <w:r>
        <w:rPr>
          <w:rFonts w:ascii="Times New Roman" w:hAnsi="Times New Roman" w:cs="Times New Roman"/>
          <w:sz w:val="24"/>
        </w:rPr>
        <w:t>a</w:t>
      </w:r>
      <w:r>
        <w:rPr>
          <w:rFonts w:ascii="Times New Roman" w:hAnsi="Times New Roman" w:cs="Times New Roman" w:hint="eastAsia"/>
          <w:sz w:val="24"/>
        </w:rPr>
        <w:t xml:space="preserve"> fundamental </w:t>
      </w:r>
      <w:r>
        <w:rPr>
          <w:rFonts w:ascii="Times New Roman" w:hAnsi="Times New Roman" w:cs="Times New Roman"/>
          <w:sz w:val="24"/>
        </w:rPr>
        <w:t>role</w:t>
      </w:r>
      <w:r>
        <w:rPr>
          <w:rFonts w:ascii="Times New Roman" w:hAnsi="Times New Roman" w:cs="Times New Roman" w:hint="eastAsia"/>
          <w:sz w:val="24"/>
        </w:rPr>
        <w:t xml:space="preserve"> of self-relevance in human cognition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{"citationID":"CkXxTfl0","properties":{"unsorted":false,"formattedCitation":"(Sui &amp; Gu, 2017; Sui &amp; Humphreys, 2015; Sui &amp; Rotshtein, 2019)","plainCitation":"(Sui &amp; Gu, 2017; Sui &amp; Humphreys, 2015; Sui &amp; Rotshtein, 2019)","noteIndex":0},"citationItems":[{"id":13445,"uris":["http://zotero.org/users/398841/items/JQR53MRK"],"itemData":{"id":13445,"type":"article-journal","abstract":"Self representation is fundamental to mental functions. While the self has mostly been studied in</w:instrText>
      </w:r>
      <w:r>
        <w:rPr>
          <w:rFonts w:ascii="Times New Roman" w:hAnsi="Times New Roman" w:cs="Times New Roman"/>
          <w:sz w:val="24"/>
        </w:rPr>
        <w:instrText xml:space="preserve"> traditional psychophilosophical terms (‘self as subject’), recent laboratory work suggests that the self can be measured quantitatively by assessing biases towards self-associated stimuli (‘self as object’). Here, we summarize new quantitative paradigms for assessing the self, drawn from psychology, neuroeconomics, embodied cognition, and social neuroscience. We then propose a neural model of the self as an emerging property of interactions between a core ‘self network’ (e.g., medial prefrontal cortex; mPF</w:instrText>
      </w:r>
      <w:r>
        <w:rPr>
          <w:rFonts w:ascii="Times New Roman" w:hAnsi="Times New Roman" w:cs="Times New Roman"/>
          <w:sz w:val="24"/>
        </w:rPr>
        <w:instrText>C), a cognitive control network [e.g., dorsolateral (dl)PFC], and a salience network (e.g., insula). This framework not only represents a step forward in self research, but also has important clinical significance, resonating recent efforts in computational psychiatry.","container-title":"Trends in Neurosciences","DOI":"10.1016/j.tins.2017.09.002","ISSN":"0166-2236","issue":"11","journalAbbreviation":"Trends in Neurosciences","language":"en","page":"643-653","source":"ScienceDirect","title":"Self as Object:</w:instrText>
      </w:r>
      <w:r>
        <w:rPr>
          <w:rFonts w:ascii="Times New Roman" w:hAnsi="Times New Roman" w:cs="Times New Roman"/>
          <w:sz w:val="24"/>
        </w:rPr>
        <w:instrText xml:space="preserve"> Emerging Trends in Self Research","title-short":"Self as Object","volume":"40","author":[{"family":"Sui","given":"Jie"},{"family":"Gu","given":"Xiaosi"}],"issued":{"date-parts":[["2017",11,1]]}}},{"id":11413,"uris":["http://zotero.org/users/398841/items/8GGNI5T7"],"itemData":{"id":11413,"type":"article-journal","abstract":"We propose a new account of how self-reference affects information processing. We report evidence that self-reference affects the binding of memory to source, the integration of parts in</w:instrText>
      </w:r>
      <w:r>
        <w:rPr>
          <w:rFonts w:ascii="Times New Roman" w:hAnsi="Times New Roman" w:cs="Times New Roman"/>
          <w:sz w:val="24"/>
        </w:rPr>
        <w:instrText>to perceptual wholes, and the ability to switch from a prior association to new associations. Self-reference also influences the integration of different stages of processing, linking attention to decision making, and affects the coupling between brain regions mediating self-representation and attention to the environment. Taken together, the data suggest that self-reference acts as a form of ‘integrative glue’ which can either enhance or disrupt performance, depending on the task context. We discuss the im</w:instrText>
      </w:r>
      <w:r>
        <w:rPr>
          <w:rFonts w:ascii="Times New Roman" w:hAnsi="Times New Roman" w:cs="Times New Roman"/>
          <w:sz w:val="24"/>
        </w:rPr>
        <w:instrText>plications for understanding the self, and future directions for research.","container-title":"Trends in Cognitive Sciences","DOI":"10.1016/j.tics.2015.08.015","ISSN":"1364-6613","issue":"12","journalAbbreviation":"Trends in Cognitive Sciences","language":"en","page":"719-728","source":"ScienceDirect","title":"The Integrative Self: How Self-Reference Integrates Perception and Memory","title-short":"The Integrative Self","volume":"19","author":[{"family":"Sui","given":"Jie"},{"family":"Humphreys","given":"Gl</w:instrText>
      </w:r>
      <w:r>
        <w:rPr>
          <w:rFonts w:ascii="Times New Roman" w:hAnsi="Times New Roman" w:cs="Times New Roman"/>
          <w:sz w:val="24"/>
        </w:rPr>
        <w:instrText>yn W."}],"issued":{"date-parts":[["2015",12,1]]}}},{"id":11886,"uris":["http://zotero.org/users/398841/items/VC6W7GIY"],"itemData":{"id":11886,"type":"article-journal","abstract":"Humans prioritize stimuli related to themselves rather than to other people. How we control these priorities is poorly understood, though it is relevant to the nature of self-processing and a wide range of neurological and neuropsychiatric disorders, from cases of strokes, dementia to depression and schizophrenia. We update the Se</w:instrText>
      </w:r>
      <w:r>
        <w:rPr>
          <w:rFonts w:ascii="Times New Roman" w:hAnsi="Times New Roman" w:cs="Times New Roman"/>
          <w:sz w:val="24"/>
        </w:rPr>
        <w:instrText>lf-Attention Network proposed in 2016 by evaluating how self-prioritization interacts with Peterson and Posner’s three attentional systems: alerting, orienting and executive control, based on evidence on a variety of behavioral and neuroscientific studies with healthy participants and patients with brain lesions. We suggest that all the three attentional networks contribute to self-prioritization. Understanding the nature of self-prioritization in attentional contexts may provide important clinical implicat</w:instrText>
      </w:r>
      <w:r>
        <w:rPr>
          <w:rFonts w:ascii="Times New Roman" w:hAnsi="Times New Roman" w:cs="Times New Roman"/>
          <w:sz w:val="24"/>
        </w:rPr>
        <w:instrText>ions for a variety of disorders related to self-processing.","collection-title":"Attention &amp; Perception","container-title":"Current Opinion in Psychology","DOI":"10.1016/j.copsyc.2019.02.010","ISSN":"2352-250X","journalAbbreviation":"Current Opinion in Psychology","language":"en","page":"148-152","source":"ScienceDirect","title":"Self-prioritization and the attentional systems","volume":"29","author":[{"family":"Sui","given":"Jie"},{"family":"Rotshtein","given":"Pia"}],"issued":{"date-parts":[["2019",10,1]]</w:instrText>
      </w:r>
      <w:r>
        <w:rPr>
          <w:rFonts w:ascii="Times New Roman" w:hAnsi="Times New Roman" w:cs="Times New Roman"/>
          <w:sz w:val="24"/>
        </w:rPr>
        <w:instrText xml:space="preserve">}}}],"schema":"https://github.com/citation-style-language/schema/raw/master/csl-citation.json"}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(Sui &amp; Gu, 2017; Sui &amp; Humphreys, 2015; Sui &amp; Rotshtein, 2019)</w:t>
      </w:r>
      <w:r>
        <w:rPr>
          <w:rFonts w:ascii="Times New Roman" w:hAnsi="Times New Roman" w:cs="Times New Roman"/>
          <w:sz w:val="24"/>
        </w:rPr>
        <w:fldChar w:fldCharType="end"/>
      </w:r>
      <w:r>
        <w:rPr>
          <w:rFonts w:ascii="Times New Roman" w:hAnsi="Times New Roman" w:cs="Times New Roman" w:hint="eastAsia"/>
          <w:sz w:val="24"/>
        </w:rPr>
        <w:t>.</w:t>
      </w:r>
    </w:p>
    <w:p w14:paraId="03723C2A" w14:textId="77777777" w:rsidR="001048D9" w:rsidRDefault="00FA67F3">
      <w:pPr>
        <w:widowControl/>
        <w:spacing w:line="480" w:lineRule="auto"/>
        <w:ind w:firstLineChars="200" w:firstLine="480"/>
        <w:rPr>
          <w:rFonts w:ascii="Times New Roman" w:hAnsi="Times New Roman" w:cs="Times New Roman"/>
          <w:sz w:val="24"/>
        </w:rPr>
      </w:pPr>
      <w:r>
        <w:rPr>
          <w:rFonts w:ascii="Times New Roman" w:hAnsi="Times New Roman" w:cs="Times New Roman"/>
          <w:sz w:val="24"/>
        </w:rPr>
        <w:t xml:space="preserve">In the era of credibility revolution, open data becomes a new norm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{"citationID":"NSy4Y5xz","properties":{"unsorted":false,"formattedCitation":"(Houtkoop et al., 2018; Milham et al., 2018; Munaf\\uc0\\u242{} et al., 2017)","plainCitation":"(Houtkoop et al., 2018; Milham et al., 2018; Munafò et al., 2017)","noteIndex":0},"citationItems":[{"id":"bQO8AlTg/Fv3GkKFI","uris":["http://zotero.org/users/12368307/items/C8LHGETR"],"itemData":{"id":1516,"type":"article-journal","abstract":"Despite its potential to accelerate academic progress in psychol</w:instrText>
      </w:r>
      <w:r>
        <w:rPr>
          <w:rFonts w:ascii="Times New Roman" w:hAnsi="Times New Roman" w:cs="Times New Roman"/>
          <w:sz w:val="24"/>
        </w:rPr>
        <w:instrText>ogical science, public data sharing remains relatively uncommon. In order to discover the perceived barriers to public data sharing and possible means for lowering them, we conducted a survey, which elicited responses from 600 authors of articles in psychology. The results confirmed that data are shared only infrequently. Perceived barriers included respondents’ belief that sharing is not a common practice in their fields, their preference to share data only upon request, their perception that sharing requi</w:instrText>
      </w:r>
      <w:r>
        <w:rPr>
          <w:rFonts w:ascii="Times New Roman" w:hAnsi="Times New Roman" w:cs="Times New Roman"/>
          <w:sz w:val="24"/>
        </w:rPr>
        <w:instrText>res extra work, and their lack of training in sharing data. Our survey suggests that strong encouragement from institutions, journals, and funders will be particularly effective in overcoming these barriers, in combination with educational materials that demonstrate where and how data can be shared effectively.","container-title":"Advances in Methods and Practices in Psychological Science","DOI":"10.1177/2515245917751886","ISSN":"2515-2459, 2515-2467","issue":"1","journalAbbreviation":"Adv. Methods Pract. P</w:instrText>
      </w:r>
      <w:r>
        <w:rPr>
          <w:rFonts w:ascii="Times New Roman" w:hAnsi="Times New Roman" w:cs="Times New Roman"/>
          <w:sz w:val="24"/>
        </w:rPr>
        <w:instrText>sychol. Sci.","language":"en","page":"70-85","source":"DOI.org (Crossref)","title":"Data sharing in psychology: a survey on barriers and preconditions","title-short":"Data sharing in psychology","volume":"1","author":[{"family":"Houtkoop","given":"Bobby Lee"},{"family":"Chambers","given":"Chris"},{"family":"Macleod","given":"Malcolm"},{"family":"Bishop","given":"Dorothy V. M."},{"family":"Nichols","given":"Thomas E."},{"family":"Wagenmakers","given":"Eric-Jan"}],"issued":{"date-parts":[["2018",3]]}}},{"id":</w:instrText>
      </w:r>
      <w:r>
        <w:rPr>
          <w:rFonts w:ascii="Times New Roman" w:hAnsi="Times New Roman" w:cs="Times New Roman"/>
          <w:sz w:val="24"/>
        </w:rPr>
        <w:instrText>"bQO8AlTg/yPGQLCig","uris":["http://zotero.org/users/12368307/items/ZQISDTAK"],"itemData":{"id":1518,"type":"article-journal","abstract":"Abstract\n            Data sharing is increasingly recommended as a means of accelerating science by facilitating collaboration, transparency, and reproducibility. While few oppose data sharing philosophically, a range of barriers deter most researchers from implementing it in practice. To justify the significant effort required for sharing data, funding agencies, institu</w:instrText>
      </w:r>
      <w:r>
        <w:rPr>
          <w:rFonts w:ascii="Times New Roman" w:hAnsi="Times New Roman" w:cs="Times New Roman"/>
          <w:sz w:val="24"/>
        </w:rPr>
        <w:instrText>tions, and investigators need clear evidence of benefit. Here, using the International Neuroimaging Data-sharing Initiative, we present a case study that provides direct evidence of the impact of open sharing on brain imaging data use and resulting peer-reviewed publications. We demonstrate that openly shared data can increase the scale of scientific studies conducted by data contributors, and can recruit scientists from a broader range of disciplines. These findings dispel the myth that scientific findings</w:instrText>
      </w:r>
      <w:r>
        <w:rPr>
          <w:rFonts w:ascii="Times New Roman" w:hAnsi="Times New Roman" w:cs="Times New Roman"/>
          <w:sz w:val="24"/>
        </w:rPr>
        <w:instrText xml:space="preserve"> using shared data cannot be published in high-impact journals, suggest the transformative power of data sharing for accelerating science, and underscore the need for implementing data sharing universally.","container-title":"Nature Communications","DOI":"10.1038/s41467-018-04976-1","ISSN":"2041-1723","issue":"1","journalAbbreviation":"Nat. Commun.","language":"en","page":"2818","source":"DOI.org (Crossref)","title":"Assessment of the impact of shared brain imaging data on the scientific literature","volume</w:instrText>
      </w:r>
      <w:r>
        <w:rPr>
          <w:rFonts w:ascii="Times New Roman" w:hAnsi="Times New Roman" w:cs="Times New Roman"/>
          <w:sz w:val="24"/>
        </w:rPr>
        <w:instrText>":"9","author":[{"family":"Milham","given":"Michael P."},{"family":"Craddock","given":"R. Cameron"},{"family":"Son","given":"Jake J."},{"family":"Fleischmann","given":"Michael"},{"family":"Clucas","given":"Jon"},{"family":"Xu","given":"Helen"},{"family":"Koo","given":"Bonhwang"},{"family":"Krishnakumar","given":"Anirudh"},{"family":"Biswal","given":"Bharat B."},{"family":"Castellanos","given":"F. Xavier"},{"family":"Colcombe","given":"Stan"},{"family":"Di Martino","given":"Adriana"},{"family":"Zuo","given":</w:instrText>
      </w:r>
      <w:r>
        <w:rPr>
          <w:rFonts w:ascii="Times New Roman" w:hAnsi="Times New Roman" w:cs="Times New Roman"/>
          <w:sz w:val="24"/>
        </w:rPr>
        <w:instrText>"Xi-Nian"},{"family":"Klein","given":"Arno"}],"issued":{"date-parts":[["2018",7,19]]}}},{"id":"bQO8AlTg/4bowyDoC","uris":["http://zotero.org/users/12368307/items/3F669JC8"],"itemData":{"id":1514,"type":"article-journal","abstract":"Abstract\n            Improving the reliability and efficiency of scientific research will increase the credibility of the published scientific literature and accelerate discovery. Here we argue for the adoption of measures to optimize key elements of the scientific process: meth</w:instrText>
      </w:r>
      <w:r>
        <w:rPr>
          <w:rFonts w:ascii="Times New Roman" w:hAnsi="Times New Roman" w:cs="Times New Roman"/>
          <w:sz w:val="24"/>
        </w:rPr>
        <w:instrText>ods, reporting and dissemination, reproducibility, evaluation and incentives. There is some evidence from both simulations and empirical studies supporting the likely effectiveness of these measures, but their broad adoption by researchers, institutions, funders and journals will require iterative evaluation and improvement. We discuss the goals of these measures, and how they can be implemented, in the hope that this will facilitate action toward improving the transparency, reproducibility and efficiency o</w:instrText>
      </w:r>
      <w:r>
        <w:rPr>
          <w:rFonts w:ascii="Times New Roman" w:hAnsi="Times New Roman" w:cs="Times New Roman"/>
          <w:sz w:val="24"/>
        </w:rPr>
        <w:instrText>f scientific research.","container-title":"Nature Human Behaviour","DOI":"10.1038/s41562-016-0021","ISSN":"2397-3374","issue":"1","journalAbbreviation":"Nat. Hum. Behav.","language":"en","page":"0021","source":"DOI.org (Crossref)","title":"A manifesto for reproducible science","volume":"1","author":[{"family":"Munafò","given":"Marcus R."},{"family":"Nosek","given":"Brian A."},{"family":"Bishop","given":"Dorothy V. M."},{"family":"Button","given":"Katherine S."},{"family":"Chambers","given":"Christopher D."}</w:instrText>
      </w:r>
      <w:r>
        <w:rPr>
          <w:rFonts w:ascii="Times New Roman" w:hAnsi="Times New Roman" w:cs="Times New Roman"/>
          <w:sz w:val="24"/>
        </w:rPr>
        <w:instrText xml:space="preserve">,{"family":"Percie Du Sert","given":"Nathalie"},{"family":"Simonsohn","given":"Uri"},{"family":"Wagenmakers","given":"Eric-Jan"},{"family":"Ware","given":"Jennifer J."},{"family":"Ioannidis","given":"John P. A."}],"issued":{"date-parts":[["2017",1,10]]}}}],"schema":"https://github.com/citation-style-language/schema/raw/master/csl-citation.json"}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(Houtkoop et al., 2018; Milham et al., 2018; Munafò et al., 2017)</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hint="eastAsia"/>
          <w:sz w:val="24"/>
        </w:rPr>
        <w:t xml:space="preserve">Specialized databases that aggregate data from multiple studies on particular phenomena provide unique opportunities for theory testing and discovery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{"citationID":"rByzJCmi","properties":{"unsorted":false,"formattedCitation":"(Haaf et al., 2024; Rodriguez &amp; Williams, 2022)","plainCitation":"(Haaf et al., 2024; Rodriguez &amp; Williams, 2022)","noteIndex":0},"citationItems":[{"id":"bQO8AlTg/zVLItGuB","uris":["http://zotero.org/users/12368307/items/5ZI95QHA"],"itemData":{"id":1445,"type":"article","abstract":"Publicly available data are required 1. to assess the reproducibility of each individual finding in the literature, and </w:instrText>
      </w:r>
      <w:r>
        <w:rPr>
          <w:rFonts w:ascii="Times New Roman" w:hAnsi="Times New Roman" w:cs="Times New Roman"/>
          <w:sz w:val="24"/>
        </w:rPr>
        <w:instrText>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w:instrText>
      </w:r>
      <w:r>
        <w:rPr>
          <w:rFonts w:ascii="Times New Roman" w:hAnsi="Times New Roman" w:cs="Times New Roman"/>
          <w:sz w:val="24"/>
        </w:rPr>
        <w:instrText xml:space="preserve">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w:instrText>
      </w:r>
      <w:r>
        <w:rPr>
          <w:rFonts w:ascii="Times New Roman" w:hAnsi="Times New Roman" w:cs="Times New Roman"/>
          <w:sz w:val="24"/>
        </w:rPr>
        <w:instrText>person and condition to at least 400. The analysis highlights how an open data base like ACDC can aid meta-analytic efforts as well as methodological innovation.","DOI":"10.31234/osf.io/4evy6","language":"en","license":"https://creativecommons.org/l</w:instrText>
      </w:r>
      <w:r>
        <w:rPr>
          <w:rFonts w:ascii="Times New Roman" w:hAnsi="Times New Roman" w:cs="Times New Roman" w:hint="eastAsia"/>
          <w:sz w:val="24"/>
        </w:rPr>
        <w:instrText>icenses/by/4.0/legalcode","note":"</w:instrText>
      </w:r>
      <w:r>
        <w:rPr>
          <w:rFonts w:ascii="Times New Roman" w:hAnsi="Times New Roman" w:cs="Times New Roman" w:hint="eastAsia"/>
          <w:sz w:val="24"/>
        </w:rPr>
        <w:instrText>数据库参考格式</w:instrText>
      </w:r>
      <w:r>
        <w:rPr>
          <w:rFonts w:ascii="Times New Roman" w:hAnsi="Times New Roman" w:cs="Times New Roman" w:hint="eastAsia"/>
          <w:sz w:val="24"/>
        </w:rPr>
        <w:instrText>","publisher":"PsyArXiv","source":"DOI.org (Crossref)","title":"Attentional control data collection: a resource for efficient data reuse","title-short":"Attentional control data collection","URL":"https://osf.io/4e</w:instrText>
      </w:r>
      <w:r>
        <w:rPr>
          <w:rFonts w:ascii="Times New Roman" w:hAnsi="Times New Roman" w:cs="Times New Roman"/>
          <w:sz w:val="24"/>
        </w:rPr>
        <w:instrText xml:space="preserve">vy6_v1","author":[{"family":"Haaf","given":"Julia M."},{"family":"Hoffstadt","given":"Madlen"},{"family":"Lesche","given":"Sven"}],"accessed":{"date-parts":[["2026",6,2]]},"issued":{"date-parts":[["2024",2,23]]}}},{"id":"bQO8AlTg/A9u1BpW3","uris":["http://zotero.org/users/12368307/items/8I6VI5G7"],"itemData":{"id":1438,"type":"article-journal","abstract":"We present 22 open-source datasets from meta-analyses in psychology. These data span areas such as social, developmental, and cognitive psychology, among </w:instrText>
      </w:r>
      <w:r>
        <w:rPr>
          <w:rFonts w:ascii="Times New Roman" w:hAnsi="Times New Roman" w:cs="Times New Roman"/>
          <w:sz w:val="24"/>
        </w:rPr>
        <w:instrText>others. These datasets are useful for two main purposes: (1) for demonstrative use in the teaching of meta-analysis techniques and (2) the illustration of novel statistical methods in journal articles. Additionally, they can be used to elicit informative priors for a Bayesian meta-analysis. All datasets are available through the R package psymetadata.","container-title":"Journal of OPEN Psychology DATA","DOI":"10.5334/jopd.61","ISSN":"2050-9863","issue":"1","journalAbbreviation":"JOPD","language":"en","page</w:instrText>
      </w:r>
      <w:r>
        <w:rPr>
          <w:rFonts w:ascii="Times New Roman" w:hAnsi="Times New Roman" w:cs="Times New Roman"/>
          <w:sz w:val="24"/>
        </w:rPr>
        <w:instrText xml:space="preserve">":"8-13","source":"DOI.org (Crossref)","title":"psymetadata: an R package containing open datasets from meta-analyses in psychology","title-short":"psymetadata","volume":"10","author":[{"family":"Rodriguez","given":"Josue E."},{"family":"Williams","given":"Donald R."}],"issued":{"date-parts":[["2022",5,20]]}}}],"schema":"https://github.com/citation-style-language/schema/raw/master/csl-citation.json"}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 Rodriguez &amp; Williams, 2022)</w:t>
      </w:r>
      <w:r>
        <w:rPr>
          <w:rFonts w:ascii="Times New Roman" w:hAnsi="Times New Roman" w:cs="Times New Roman" w:hint="eastAsia"/>
          <w:sz w:val="24"/>
        </w:rPr>
        <w:fldChar w:fldCharType="end"/>
      </w:r>
      <w:r>
        <w:rPr>
          <w:rFonts w:ascii="Times New Roman" w:hAnsi="Times New Roman" w:cs="Times New Roman" w:hint="eastAsia"/>
          <w:sz w:val="24"/>
        </w:rPr>
        <w:t xml:space="preserve">. Such resources allow researchers to examine effect sizes across diverse experimental conditions, identify moderating variables, and generate new hypotheses based on patterns that emerge only when data are aggregated across many studies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{"citationID":"0i8rij0C","properties":{"unsorted":false,"formattedCitation":"(Cheung &amp; Jak, 2016; Moreau &amp; Gamble, 2022)","plainCitation":"(Cheung &amp; Jak, 2016; Moreau &amp; Gamble, 2022)","noteIndex":0},"citationItems":[{"id":"bQO8AlTg/Qco0PihT","uris":["http://zotero.org/users/12368307/items/ZBRBL7JJ"],"itemData":{"id":1444,"type":"article-journal","abstract":"Big data is a ﬁeld that has traditionally been dominated by disciplines such as computer science and business, where mai</w:instrText>
      </w:r>
      <w:r>
        <w:rPr>
          <w:rFonts w:ascii="Times New Roman" w:hAnsi="Times New Roman" w:cs="Times New Roman"/>
          <w:sz w:val="24"/>
        </w:rPr>
        <w:instrText>nly data-driven analyses have been performed. Psychology, a discipline in which a strong emphasis is placed on behavioral theories and empirical research, has the potential to contribute greatly to the big data movement. However, one challenge to psychologists—and probably the most crucial one—is that most researchers may not have the necessary programming and computational skills to analyze big data. In this study we argue that psychologists can also conduct big data research and that, rather than trying t</w:instrText>
      </w:r>
      <w:r>
        <w:rPr>
          <w:rFonts w:ascii="Times New Roman" w:hAnsi="Times New Roman" w:cs="Times New Roman"/>
          <w:sz w:val="24"/>
        </w:rPr>
        <w:instrText>o acquire new programming and computational skills, they should focus on their strengths, such as performing psychometric analyses and testing theories using multivariate analyses to explain phenomena. We propose a split/analyze/meta-analyze approach that allows psychologists to easily analyze big data. Two real datasets are used to demonstrate the proposed procedures in R. A new research agenda related to the analysis of big data in psychology is outlined at the end of the study.","container-title":"Fronti</w:instrText>
      </w:r>
      <w:r>
        <w:rPr>
          <w:rFonts w:ascii="Times New Roman" w:hAnsi="Times New Roman" w:cs="Times New Roman"/>
          <w:sz w:val="24"/>
        </w:rPr>
        <w:instrText>ers in Psychology","DOI":"10.3389/fpsyg.2016.00738","ISSN":"1664-1078","journalAbbreviation":"Front. Psychol.","language":"en","page":"1-13","source":"DOI.org (Crossref)","title":"Analyzing big data in psychology: a split/analyze/meta-analyze approach","title-short":"Analyzing big data in psychology","volume":"7","author":[{"family":"Cheung","given":"Mike W.-L."},{"family":"Jak","given":"Suzanne"}],"issued":{"date-parts":[["2016",5,23]]}}},{"id":"bQO8AlTg/DfmT3RAK","uris":["http://zotero.org/users/12368307/</w:instrText>
      </w:r>
      <w:r>
        <w:rPr>
          <w:rFonts w:ascii="Times New Roman" w:hAnsi="Times New Roman" w:cs="Times New Roman"/>
          <w:sz w:val="24"/>
        </w:rPr>
        <w:instrText>items/FCH4FUPJ"],"itemData":{"id":1447,"type":"article-journal","abstract":"Psychology researchers are rapidly adopting open science practices, yet clear guidelines on how to apply these practices to meta-analysis remain lacking. In this tutorial, we describe why open science is important in the context of meta-analysis in psychology, and suggest how to adopt the 3 main components of open science: preregistration, open materials, and open data. We first describe how to make the preregistration as thorough a</w:instrText>
      </w:r>
      <w:r>
        <w:rPr>
          <w:rFonts w:ascii="Times New Roman" w:hAnsi="Times New Roman" w:cs="Times New Roman"/>
          <w:sz w:val="24"/>
        </w:rPr>
        <w:instrText>s possible—and how to handle deviations from the plan. We then focus on creating easy-to-read materials (e.g., search syntax, R scripts) to facilitate reproducibility and bolster the impact of a meta-analysis. Finally, we suggest how to organize data (e.g., literature search results, data extracted from studies) that are easy to share, interpret, and update as new studies emerge. For each step of the meta-analysis, we provide example templates, accompanied by brief video tutorials, and show how to integrate</w:instrText>
      </w:r>
      <w:r>
        <w:rPr>
          <w:rFonts w:ascii="Times New Roman" w:hAnsi="Times New Roman" w:cs="Times New Roman"/>
          <w:sz w:val="24"/>
        </w:rPr>
        <w:instrText xml:space="preserve"> these practices into the Open Science Framework (https://osf.io/q8stz/).","container-title":"Psychological Methods","DOI":"10.1037/met0000351","ISSN":"1939-1463, 1082-989X","issue":"3","journalAbbreviation":"Psychol. Methods","language":"en","page":"426-432","source":"DOI.org (Crossref)","title":"Conducting a meta-analysis in the age of open science: tools, tips, and practical recommendations","title-short":"Conducting a meta-analysis in the age of open science","volume":"27","author":[{"family":"Moreau","</w:instrText>
      </w:r>
      <w:r>
        <w:rPr>
          <w:rFonts w:ascii="Times New Roman" w:hAnsi="Times New Roman" w:cs="Times New Roman"/>
          <w:sz w:val="24"/>
        </w:rPr>
        <w:instrText xml:space="preserve">given":"David"},{"family":"Gamble","given":"Beau"}],"issued":{"date-parts":[["2022",6]]}}}],"schema":"https://github.com/citation-style-language/schema/raw/master/csl-citation.json"}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(Cheung &amp; Jak, 2016; Moreau &amp; Gamble, 2022)</w:t>
      </w:r>
      <w:r>
        <w:rPr>
          <w:rFonts w:ascii="Times New Roman" w:hAnsi="Times New Roman" w:cs="Times New Roman" w:hint="eastAsia"/>
          <w:sz w:val="24"/>
        </w:rPr>
        <w:fldChar w:fldCharType="end"/>
      </w:r>
      <w:r>
        <w:rPr>
          <w:rFonts w:ascii="Times New Roman" w:hAnsi="Times New Roman" w:cs="Times New Roman" w:hint="eastAsia"/>
          <w:sz w:val="24"/>
        </w:rPr>
        <w:t xml:space="preserve">. The Attentional Control </w:t>
      </w:r>
      <w:r>
        <w:rPr>
          <w:rFonts w:ascii="Times New Roman" w:hAnsi="Times New Roman" w:cs="Times New Roman" w:hint="eastAsia"/>
          <w:sz w:val="24"/>
        </w:rPr>
        <w:lastRenderedPageBreak/>
        <w:t>Data Collection (ACDC) is</w:t>
      </w:r>
      <w:r>
        <w:rPr>
          <w:rFonts w:ascii="Times New Roman" w:hAnsi="Times New Roman" w:cs="Times New Roman"/>
          <w:sz w:val="24"/>
        </w:rPr>
        <w:t xml:space="preserve"> a good example, which</w:t>
      </w:r>
      <w:r>
        <w:rPr>
          <w:rFonts w:ascii="Times New Roman" w:hAnsi="Times New Roman" w:cs="Times New Roman" w:hint="eastAsia"/>
          <w:sz w:val="24"/>
        </w:rPr>
        <w:t xml:space="preserve"> provid</w:t>
      </w:r>
      <w:r>
        <w:rPr>
          <w:rFonts w:ascii="Times New Roman" w:hAnsi="Times New Roman" w:cs="Times New Roman"/>
          <w:sz w:val="24"/>
        </w:rPr>
        <w:t>es</w:t>
      </w:r>
      <w:r>
        <w:rPr>
          <w:rFonts w:ascii="Times New Roman" w:hAnsi="Times New Roman" w:cs="Times New Roman" w:hint="eastAsia"/>
          <w:sz w:val="24"/>
        </w:rPr>
        <w:t xml:space="preserve"> a structured open database for attentional control experiments that has facilitated meta-analyses and methodological advancements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{"citationID":"yHuH9urt","properties":{"unsorted":false,"formattedCitation":"(Haaf et al., 2024)","plainCitation":"(Haaf et al., 2024)","noteIndex":0},"citationItems":[{"id":"bQO8AlTg/zVLItGuB","uris":["http://zotero.org/users/12368307/items/5ZI95QHA"],"itemData":{"id":1445,"type":"article","abstract":"Publicly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w:instrText>
      </w:r>
      <w:r>
        <w:rPr>
          <w:rFonts w:ascii="Times New Roman" w:hAnsi="Times New Roman" w:cs="Times New Roman"/>
          <w:sz w:val="24"/>
        </w:rPr>
        <w:instrText xml:space="preserv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w:instrText>
      </w:r>
      <w:r>
        <w:rPr>
          <w:rFonts w:ascii="Times New Roman" w:hAnsi="Times New Roman" w:cs="Times New Roman"/>
          <w:sz w:val="24"/>
        </w:rPr>
        <w:instrText>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w:instrText>
      </w:r>
      <w:r>
        <w:rPr>
          <w:rFonts w:ascii="Times New Roman" w:hAnsi="Times New Roman" w:cs="Times New Roman" w:hint="eastAsia"/>
          <w:sz w:val="24"/>
        </w:rPr>
        <w:instrText xml:space="preserve"> highlights how an open data base like ACDC can aid meta-analytic efforts as well as methodological innovation.","DOI":"10.31234/osf.io/4evy6","language":"en","license":"https://creativecommons.org/licenses/by/4.0/legalcode","note":"</w:instrText>
      </w:r>
      <w:r>
        <w:rPr>
          <w:rFonts w:ascii="Times New Roman" w:hAnsi="Times New Roman" w:cs="Times New Roman" w:hint="eastAsia"/>
          <w:sz w:val="24"/>
        </w:rPr>
        <w:instrText>数据库参考格式</w:instrText>
      </w:r>
      <w:r>
        <w:rPr>
          <w:rFonts w:ascii="Times New Roman" w:hAnsi="Times New Roman" w:cs="Times New Roman" w:hint="eastAsia"/>
          <w:sz w:val="24"/>
        </w:rPr>
        <w:instrText>","publisher":"</w:instrText>
      </w:r>
      <w:r>
        <w:rPr>
          <w:rFonts w:ascii="Times New Roman" w:hAnsi="Times New Roman" w:cs="Times New Roman"/>
          <w:sz w:val="24"/>
        </w:rPr>
        <w:instrText xml:space="preserve">PsyArXiv","source":"DOI.org (Crossref)","title":"Attentional control data collection: a resource for efficient data reuse","title-short":"Attentional control data collection","URL":"https://osf.io/4evy6_v1","author":[{"family":"Haaf","given":"Julia M."},{"family":"Hoffstadt","given":"Madlen"},{"family":"Lesche","given":"Sven"}],"accessed":{"date-parts":[["2026",6,2]]},"issued":{"date-parts":[["2024",2,23]]}}}],"schema":"https://github.com/citation-style-language/schema/raw/master/csl-citation.json"}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w:t>
      </w:r>
      <w:r>
        <w:rPr>
          <w:rFonts w:ascii="Times New Roman" w:hAnsi="Times New Roman" w:cs="Times New Roman" w:hint="eastAsia"/>
          <w:sz w:val="24"/>
        </w:rPr>
        <w:fldChar w:fldCharType="end"/>
      </w:r>
      <w:r>
        <w:rPr>
          <w:rFonts w:ascii="Times New Roman" w:hAnsi="Times New Roman" w:cs="Times New Roman" w:hint="eastAsia"/>
          <w:sz w:val="24"/>
        </w:rPr>
        <w:t>.</w:t>
      </w:r>
      <w:r>
        <w:rPr>
          <w:rFonts w:ascii="Times New Roman" w:hAnsi="Times New Roman" w:cs="Times New Roman"/>
          <w:sz w:val="24"/>
        </w:rPr>
        <w:t xml:space="preserve"> </w:t>
      </w:r>
      <w:r>
        <w:rPr>
          <w:rFonts w:ascii="Times New Roman" w:hAnsi="Times New Roman" w:cs="Times New Roman" w:hint="eastAsia"/>
          <w:sz w:val="24"/>
        </w:rPr>
        <w:t xml:space="preserve">Similarly, the Confidence Database aggregates data from hundreds of experiments on confidence judgments and meta-cognitive performance into a unified repository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{"citationID":"yUkYUkzQ","properties":{"unsorted":false,"formattedCitation":"(Rahnev et al., 2020)","plainCitation":"(Rahnev et al., 2020)","noteIndex":0},"citationItems":[{"id":"bQO8AlTg/wLHgtWLJ","uris":["http://zotero.org/users/12368307/items/259AC9YZ"],"itemData":{"id":1441,"type":"article-journal","container-title":"Nature Human Behaviour","DOI":"10.1038/s41562-019-0813-1","ISSN":"2397-3374","issue":"3","journalAbbreviation":"Nat. Hum. Behav.","language":"en","page":"317</w:instrText>
      </w:r>
      <w:r>
        <w:rPr>
          <w:rFonts w:ascii="Times New Roman" w:hAnsi="Times New Roman" w:cs="Times New Roman"/>
          <w:sz w:val="24"/>
        </w:rPr>
        <w:instrText>-325","source":"DOI.org (Crossref)","title":"The confidence database","volume":"4","author":[{"family":"Rahnev","given":"Dobromir"},{"family":"Desender","given":"Kobe"},{"family":"Lee","given":"Alan L. F."},{"family":"Adler","given":"William T."},{"family":"Aguilar-Lleyda","given":"David"},{"family":"Akdoğan","given":"Başak"},{"family":"Arbuzova","given":"Polina"},{"family":"Atlas","given":"Lauren Y."},{"family":"Balcı","given":"Fuat"},{"family":"Bang","given":"Ji Won"},{"family":"Bègue","given":"Indrit"},{</w:instrText>
      </w:r>
      <w:r>
        <w:rPr>
          <w:rFonts w:ascii="Times New Roman" w:hAnsi="Times New Roman" w:cs="Times New Roman"/>
          <w:sz w:val="24"/>
        </w:rPr>
        <w:instrText>"family":"Birney","given":"Damian P."},{"family":"Brady","given":"Timothy F."},{"family":"Calder-Travis","given":"Joshua"},{"family":"Chetverikov","given":"Andrey"},{"family":"Clark","given":"Torin K."},{"family":"Davranche","given":"Karen"},{"family":"Denison","given":"Rachel N."},{"family":"Dildine","given":"Troy C."},{"family":"Double","given":"Kit S."},{"family":"Duyan","given":"Yalçın A."},{"family":"Faivre","given":"Nathan"},{"family":"Fallow","given":"Kaitlyn"},{"family":"Filevich","given":"Elisa"},{</w:instrText>
      </w:r>
      <w:r>
        <w:rPr>
          <w:rFonts w:ascii="Times New Roman" w:hAnsi="Times New Roman" w:cs="Times New Roman"/>
          <w:sz w:val="24"/>
        </w:rPr>
        <w:instrText>"family":"Gajdos","given":"Thibault"},{"family":"Gallagher","given":"Regan M."},{"family":"De Gardelle","given":"Vincent"},{"family":"Gherman","given":"Sabina"},{"family":"Haddara","given":"Nadia"},{"family":"Hainguerlot","given":"Marine"},{"family":"Hsu","given":"Tzu-Yu"},{"family":"Hu","given":"Xiao"},{"family":"Iturrate","given":"Iñaki"},{"family":"Jaquiery","given":"Matt"},{"family":"Kantner","given":"Justin"},{"family":"Koculak","given":"Marcin"},{"family":"Konishi","given":"Mahiko"},{"family":"Koß","g</w:instrText>
      </w:r>
      <w:r>
        <w:rPr>
          <w:rFonts w:ascii="Times New Roman" w:hAnsi="Times New Roman" w:cs="Times New Roman"/>
          <w:sz w:val="24"/>
        </w:rPr>
        <w:instrText>iven":"Christina"},{"family":"Kvam","given":"Peter D."},{"family":"Kwok","given":"Sze Chai"},{"family":"Lebreton","given":"Maël"},{"family":"Lempert","given":"Karolina M."},{"family":"Ming Lo","given":"Chien"},{"family":"Luo","given":"Liang"},{"family":"Maniscalco","given":"Brian"},{"family":"Martin","given":"Antonio"},{"family":"Massoni","given":"Sébastien"},{"family":"Matthews","given":"Julian"},{"family":"Mazancieux","given":"Audrey"},{"family":"Merfeld","given":"Daniel M."},{"family":"O’Hora","given":"D</w:instrText>
      </w:r>
      <w:r>
        <w:rPr>
          <w:rFonts w:ascii="Times New Roman" w:hAnsi="Times New Roman" w:cs="Times New Roman"/>
          <w:sz w:val="24"/>
        </w:rPr>
        <w:instrText>enis"},{"family":"Palser","given":"Eleanor R."},{"family":"Paulewicz","given":"Borysław"},{"family":"Pereira","given":"Michael"},{"family":"Peters","given":"Caroline"},{"family":"Philiastides","given":"Marios G."},{"family":"Pfuhl","given":"Gerit"},{"family":"Prieto","given":"Fernanda"},{"family":"Rausch","given":"Manuel"},{"family":"Recht","given":"Samuel"},{"family":"Reyes","given":"Gabriel"},{"family":"Rouault","given":"Marion"},{"family":"Sackur","given":"Jérôme"},{"family":"Sadeghi","given":"Saeedeh"},</w:instrText>
      </w:r>
      <w:r>
        <w:rPr>
          <w:rFonts w:ascii="Times New Roman" w:hAnsi="Times New Roman" w:cs="Times New Roman"/>
          <w:sz w:val="24"/>
        </w:rPr>
        <w:instrText>{"family":"Samaha","given":"Jason"},{"family":"Seow","given":"Tricia X. F."},{"family":"Shekhar","given":"Medha"},{"family":"Sherman","given":"Maxine T."},{"family":"Siedlecka","given":"Marta"},{"family":"Skóra","given":"Zuzanna"},{"family":"Song","given":"Chen"},{"family":"Soto","given":"David"},{"family":"Sun","given":"Sai"},{"family":"Van Boxtel","given":"Jeroen J. A."},{"family":"Wang","given":"Shuo"},{"family":"Weidemann","given":"Christoph T."},{"family":"Weindel","given":"Gabriel"},{"family":"Wierzch</w:instrText>
      </w:r>
      <w:r>
        <w:rPr>
          <w:rFonts w:ascii="Times New Roman" w:hAnsi="Times New Roman" w:cs="Times New Roman"/>
          <w:sz w:val="24"/>
        </w:rPr>
        <w:instrText xml:space="preserve">oń","given":"Michał"},{"family":"Xu","given":"Xinming"},{"family":"Ye","given":"Qun"},{"family":"Yeon","given":"Jiwon"},{"family":"Zou","given":"Futing"},{"family":"Zylberberg","given":"Ariel"}],"issued":{"date-parts":[["2020",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(Rahnev et al., 2020)</w:t>
      </w:r>
      <w:r>
        <w:rPr>
          <w:rFonts w:ascii="Times New Roman" w:hAnsi="Times New Roman" w:cs="Times New Roman" w:hint="eastAsia"/>
          <w:sz w:val="24"/>
        </w:rPr>
        <w:fldChar w:fldCharType="end"/>
      </w:r>
      <w:r>
        <w:rPr>
          <w:rFonts w:ascii="Times New Roman" w:hAnsi="Times New Roman" w:cs="Times New Roman" w:hint="eastAsia"/>
          <w:sz w:val="24"/>
        </w:rPr>
        <w:t xml:space="preserve">. </w:t>
      </w:r>
      <w:r>
        <w:rPr>
          <w:rFonts w:ascii="Times New Roman" w:hAnsi="Times New Roman" w:cs="Times New Roman"/>
          <w:sz w:val="24"/>
        </w:rPr>
        <w:t xml:space="preserve">The </w:t>
      </w:r>
      <w:r>
        <w:rPr>
          <w:rFonts w:ascii="Times New Roman" w:hAnsi="Times New Roman" w:cs="Times New Roman" w:hint="eastAsia"/>
          <w:sz w:val="24"/>
        </w:rPr>
        <w:t>C</w:t>
      </w:r>
      <w:r>
        <w:rPr>
          <w:rFonts w:ascii="Times New Roman" w:hAnsi="Times New Roman" w:cs="Times New Roman"/>
          <w:sz w:val="24"/>
        </w:rPr>
        <w:t>onfidence</w:t>
      </w:r>
      <w:r>
        <w:rPr>
          <w:rFonts w:ascii="Times New Roman" w:hAnsi="Times New Roman" w:cs="Times New Roman" w:hint="eastAsia"/>
          <w:sz w:val="24"/>
        </w:rPr>
        <w:t xml:space="preserve"> Database enable</w:t>
      </w:r>
      <w:r>
        <w:rPr>
          <w:rFonts w:ascii="Times New Roman" w:hAnsi="Times New Roman" w:cs="Times New Roman"/>
          <w:sz w:val="24"/>
        </w:rPr>
        <w:t>d</w:t>
      </w:r>
      <w:r>
        <w:rPr>
          <w:rFonts w:ascii="Times New Roman" w:hAnsi="Times New Roman" w:cs="Times New Roman" w:hint="eastAsia"/>
          <w:sz w:val="24"/>
        </w:rPr>
        <w:t xml:space="preserve"> researchers to examine individual differences, compare computational models, and investigate theoretical questions that cannot be addressed using isolated datasets</w:t>
      </w:r>
      <w:r>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{"citationID":"GEK9mxSR","properties":{"unsorted":false,"formattedCitation":"(Rahnev, 2025)","plainCitation":"(Rahnev, 2025)","noteIndex":0},"citationItems":[{"id":"bQO8AlTg/gy9WSimx","uris":["http://zotero.org/users/12368307/items/PL9QYIFM"],"itemData":{"id":1520,"type":"article-journal","abstract":"Abstract\n            One of the most important aspects of research on metacognition is the measurement of metacognitive ability. However, the properties of existing measures of </w:instrText>
      </w:r>
      <w:r>
        <w:rPr>
          <w:rFonts w:ascii="Times New Roman" w:hAnsi="Times New Roman" w:cs="Times New Roman"/>
          <w:sz w:val="24"/>
        </w:rPr>
        <w:instrText>metacognition have been mostly assumed rather than empirically established. Here I perform a comprehensive empirical assessment of 17 measures of metacognition. First, I develop a method of determining the validity and precision of a measure of metacognition and find that all 17 measures are valid and most show similar levels of precision. Second, I examine how measures of metacognition depend on task performance, response bias, and metacognitive bias, finding only weak dependences on response and metacogni</w:instrText>
      </w:r>
      <w:r>
        <w:rPr>
          <w:rFonts w:ascii="Times New Roman" w:hAnsi="Times New Roman" w:cs="Times New Roman"/>
          <w:sz w:val="24"/>
        </w:rPr>
        <w:instrText>tive bias but many strong dependencies on task performance. Third, I find that all measures have very high split-half reliabilities, but most have poor test-retest reliabilities. This comprehensive assessment paints a complex picture: no measure of metacognition is perfect and different measures may be preferable in different experimental contexts.","container-title":"Nature Communications","DOI":"10.1038/s41467-025-56117-0","ISSN":"2041-1723","issue":"1","journalAbbreviation":"Nat. Commun.","language":"en"</w:instrText>
      </w:r>
      <w:r>
        <w:rPr>
          <w:rFonts w:ascii="Times New Roman" w:hAnsi="Times New Roman" w:cs="Times New Roman"/>
          <w:sz w:val="24"/>
        </w:rPr>
        <w:instrText xml:space="preserve">,"page":"701-719","source":"DOI.org (Crossref)","title":"A comprehensive assessment of current methods for measuring metacognition","volume":"16","author":[{"family":"Rahnev","given":"Dobromir"}],"issued":{"date-parts":[["2025",1,15]]}}}],"schema":"https://github.com/citation-style-language/schema/raw/master/csl-citation.json"}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(Rahnev, 2025)</w:t>
      </w:r>
      <w:r>
        <w:rPr>
          <w:rFonts w:ascii="Times New Roman" w:hAnsi="Times New Roman" w:cs="Times New Roman"/>
          <w:sz w:val="24"/>
        </w:rPr>
        <w:fldChar w:fldCharType="end"/>
      </w:r>
      <w:r>
        <w:rPr>
          <w:rFonts w:ascii="Times New Roman" w:hAnsi="Times New Roman" w:cs="Times New Roman" w:hint="eastAsia"/>
          <w:sz w:val="24"/>
        </w:rPr>
        <w:t xml:space="preserve">. </w:t>
      </w:r>
      <w:r>
        <w:rPr>
          <w:rFonts w:ascii="Times New Roman" w:hAnsi="Times New Roman" w:cs="Times New Roman"/>
          <w:sz w:val="24"/>
        </w:rPr>
        <w:t xml:space="preserve">While </w:t>
      </w:r>
      <w:r>
        <w:rPr>
          <w:rFonts w:ascii="Times New Roman" w:hAnsi="Times New Roman" w:cs="Times New Roman" w:hint="eastAsia"/>
          <w:sz w:val="24"/>
        </w:rPr>
        <w:t>many SPE studies made their trial-level data publicly available</w:t>
      </w:r>
      <w:r>
        <w:rPr>
          <w:rFonts w:ascii="Times New Roman" w:hAnsi="Times New Roman" w:cs="Times New Roman"/>
          <w:sz w:val="24"/>
        </w:rPr>
        <w:t xml:space="preserve">, </w:t>
      </w:r>
      <w:r>
        <w:rPr>
          <w:rFonts w:ascii="Times New Roman" w:hAnsi="Times New Roman" w:cs="Times New Roman" w:hint="eastAsia"/>
          <w:sz w:val="24"/>
        </w:rPr>
        <w:t>no standardized, large-scale dataset exists</w:t>
      </w:r>
      <w:r>
        <w:rPr>
          <w:rFonts w:ascii="Times New Roman" w:hAnsi="Times New Roman" w:cs="Times New Roman"/>
          <w:sz w:val="24"/>
        </w:rPr>
        <w:t>.</w:t>
      </w:r>
    </w:p>
    <w:p w14:paraId="507ACAA8" w14:textId="77777777" w:rsidR="001048D9" w:rsidRDefault="00FA67F3">
      <w:pPr>
        <w:widowControl/>
        <w:spacing w:line="480" w:lineRule="auto"/>
        <w:ind w:firstLineChars="200" w:firstLine="480"/>
        <w:rPr>
          <w:rFonts w:ascii="Times New Roman" w:hAnsi="Times New Roman" w:cs="Times New Roman"/>
          <w:sz w:val="24"/>
        </w:rPr>
      </w:pPr>
      <w:r>
        <w:rPr>
          <w:rFonts w:ascii="Times New Roman" w:hAnsi="Times New Roman" w:cs="Times New Roman" w:hint="eastAsia"/>
          <w:sz w:val="24"/>
        </w:rPr>
        <w:t>For cognitive paradigms such as the self-matching task</w:t>
      </w:r>
      <w:r>
        <w:rPr>
          <w:rFonts w:ascii="Times New Roman" w:hAnsi="Times New Roman" w:cs="Times New Roman"/>
          <w:sz w:val="24"/>
        </w:rPr>
        <w:t xml:space="preserve">, </w:t>
      </w:r>
      <w:r>
        <w:rPr>
          <w:rFonts w:ascii="Times New Roman" w:hAnsi="Times New Roman" w:cs="Times New Roman" w:hint="eastAsia"/>
          <w:sz w:val="24"/>
        </w:rPr>
        <w:t>the lack of standardized meta</w:t>
      </w:r>
      <w:r>
        <w:rPr>
          <w:rFonts w:ascii="Times New Roman" w:hAnsi="Times New Roman" w:cs="Times New Roman"/>
          <w:sz w:val="24"/>
        </w:rPr>
        <w:t>-</w:t>
      </w:r>
      <w:r>
        <w:rPr>
          <w:rFonts w:ascii="Times New Roman" w:hAnsi="Times New Roman" w:cs="Times New Roman" w:hint="eastAsia"/>
          <w:sz w:val="24"/>
        </w:rPr>
        <w:t xml:space="preserve">data and data </w:t>
      </w:r>
      <w:r>
        <w:rPr>
          <w:rFonts w:ascii="Times New Roman" w:hAnsi="Times New Roman" w:cs="Times New Roman"/>
          <w:sz w:val="24"/>
        </w:rPr>
        <w:t>org</w:t>
      </w:r>
      <w:r>
        <w:rPr>
          <w:rFonts w:ascii="Times New Roman" w:hAnsi="Times New Roman" w:cs="Times New Roman" w:hint="eastAsia"/>
          <w:sz w:val="24"/>
        </w:rPr>
        <w:t>an</w:t>
      </w:r>
      <w:r>
        <w:rPr>
          <w:rFonts w:ascii="Times New Roman" w:hAnsi="Times New Roman" w:cs="Times New Roman"/>
          <w:sz w:val="24"/>
        </w:rPr>
        <w:t>ization slows down the reuse of open data scattered on the internet</w:t>
      </w:r>
      <w:r>
        <w:rPr>
          <w:rFonts w:ascii="Times New Roman" w:hAnsi="Times New Roman" w:cs="Times New Roman" w:hint="eastAsia"/>
          <w:sz w:val="24"/>
        </w:rPr>
        <w:t xml:space="preserve">. </w:t>
      </w:r>
      <w:r>
        <w:rPr>
          <w:rFonts w:ascii="Times New Roman" w:hAnsi="Times New Roman" w:cs="Times New Roman"/>
          <w:sz w:val="24"/>
        </w:rPr>
        <w:t xml:space="preserve">For example, the primary outcome, </w:t>
      </w:r>
      <w:r>
        <w:rPr>
          <w:rFonts w:ascii="Times New Roman" w:hAnsi="Times New Roman" w:cs="Times New Roman" w:hint="eastAsia"/>
          <w:sz w:val="24"/>
        </w:rPr>
        <w:t>reaction time</w:t>
      </w:r>
      <w:r>
        <w:rPr>
          <w:rFonts w:ascii="Times New Roman" w:hAnsi="Times New Roman" w:cs="Times New Roman"/>
          <w:sz w:val="24"/>
        </w:rPr>
        <w:t>s,</w:t>
      </w:r>
      <w:r>
        <w:rPr>
          <w:rFonts w:ascii="Times New Roman" w:hAnsi="Times New Roman" w:cs="Times New Roman" w:hint="eastAsia"/>
          <w:sz w:val="24"/>
        </w:rPr>
        <w:t xml:space="preserve"> may be </w:t>
      </w:r>
      <w:r>
        <w:rPr>
          <w:rFonts w:ascii="Times New Roman" w:hAnsi="Times New Roman" w:cs="Times New Roman"/>
          <w:sz w:val="24"/>
        </w:rPr>
        <w:t>named</w:t>
      </w:r>
      <w:r>
        <w:rPr>
          <w:rFonts w:ascii="Times New Roman" w:hAnsi="Times New Roman" w:cs="Times New Roman" w:hint="eastAsia"/>
          <w:sz w:val="24"/>
        </w:rPr>
        <w:t xml:space="preserve"> different</w:t>
      </w:r>
      <w:r>
        <w:rPr>
          <w:rFonts w:ascii="Times New Roman" w:hAnsi="Times New Roman" w:cs="Times New Roman"/>
          <w:sz w:val="24"/>
        </w:rPr>
        <w:t xml:space="preserve">ly across studies, such as </w:t>
      </w:r>
      <w:r>
        <w:rPr>
          <w:rFonts w:ascii="Times New Roman" w:hAnsi="Times New Roman" w:cs="Times New Roman" w:hint="eastAsia"/>
          <w:sz w:val="24"/>
        </w:rPr>
        <w:t>RT, Response-Time, or Latency</w:t>
      </w:r>
      <w:r>
        <w:rPr>
          <w:rFonts w:ascii="Times New Roman" w:hAnsi="Times New Roman" w:cs="Times New Roman"/>
          <w:sz w:val="24"/>
        </w:rPr>
        <w:t xml:space="preserve">. Similarly, </w:t>
      </w:r>
      <w:r>
        <w:rPr>
          <w:rFonts w:ascii="Times New Roman" w:hAnsi="Times New Roman" w:cs="Times New Roman" w:hint="eastAsia"/>
          <w:sz w:val="24"/>
        </w:rPr>
        <w:t xml:space="preserve">accuracy </w:t>
      </w:r>
      <w:r>
        <w:rPr>
          <w:rFonts w:ascii="Times New Roman" w:hAnsi="Times New Roman" w:cs="Times New Roman"/>
          <w:sz w:val="24"/>
        </w:rPr>
        <w:t xml:space="preserve">of each trial </w:t>
      </w:r>
      <w:r>
        <w:rPr>
          <w:rFonts w:ascii="Times New Roman" w:hAnsi="Times New Roman" w:cs="Times New Roman" w:hint="eastAsia"/>
          <w:sz w:val="24"/>
        </w:rPr>
        <w:t xml:space="preserve">may use inconsistent coding schemes, </w:t>
      </w:r>
      <w:r>
        <w:rPr>
          <w:rFonts w:ascii="Times New Roman" w:hAnsi="Times New Roman" w:cs="Times New Roman"/>
          <w:sz w:val="24"/>
        </w:rPr>
        <w:t xml:space="preserve">such as </w:t>
      </w:r>
      <w:r>
        <w:rPr>
          <w:rFonts w:ascii="Times New Roman" w:hAnsi="Times New Roman" w:cs="Times New Roman" w:hint="eastAsia"/>
          <w:sz w:val="24"/>
        </w:rPr>
        <w:t>0</w:t>
      </w:r>
      <w:r>
        <w:rPr>
          <w:rFonts w:ascii="Times New Roman" w:hAnsi="Times New Roman" w:cs="Times New Roman"/>
          <w:sz w:val="24"/>
        </w:rPr>
        <w:t xml:space="preserve"> vs </w:t>
      </w:r>
      <w:r>
        <w:rPr>
          <w:rFonts w:ascii="Times New Roman" w:hAnsi="Times New Roman" w:cs="Times New Roman" w:hint="eastAsia"/>
          <w:sz w:val="24"/>
        </w:rPr>
        <w:t>1, True</w:t>
      </w:r>
      <w:r>
        <w:rPr>
          <w:rFonts w:ascii="Times New Roman" w:hAnsi="Times New Roman" w:cs="Times New Roman"/>
          <w:sz w:val="24"/>
        </w:rPr>
        <w:t xml:space="preserve"> vs </w:t>
      </w:r>
      <w:r>
        <w:rPr>
          <w:rFonts w:ascii="Times New Roman" w:hAnsi="Times New Roman" w:cs="Times New Roman" w:hint="eastAsia"/>
          <w:sz w:val="24"/>
        </w:rPr>
        <w:t>False, or Correct</w:t>
      </w:r>
      <w:r>
        <w:rPr>
          <w:rFonts w:ascii="Times New Roman" w:hAnsi="Times New Roman" w:cs="Times New Roman"/>
          <w:sz w:val="24"/>
        </w:rPr>
        <w:t xml:space="preserve"> vs </w:t>
      </w:r>
      <w:r>
        <w:rPr>
          <w:rFonts w:ascii="Times New Roman" w:hAnsi="Times New Roman" w:cs="Times New Roman" w:hint="eastAsia"/>
          <w:sz w:val="24"/>
        </w:rPr>
        <w:t>Error</w:t>
      </w:r>
      <w:r>
        <w:rPr>
          <w:rFonts w:ascii="Times New Roman" w:hAnsi="Times New Roman" w:cs="Times New Roman"/>
          <w:sz w:val="24"/>
        </w:rPr>
        <w:t xml:space="preserve">. The variable names of critical independent variables, such as the </w:t>
      </w:r>
      <w:r>
        <w:rPr>
          <w:rFonts w:ascii="Times New Roman" w:hAnsi="Times New Roman" w:cs="Times New Roman" w:hint="eastAsia"/>
          <w:sz w:val="24"/>
        </w:rPr>
        <w:t>identit</w:t>
      </w:r>
      <w:r>
        <w:rPr>
          <w:rFonts w:ascii="Times New Roman" w:hAnsi="Times New Roman" w:cs="Times New Roman"/>
          <w:sz w:val="24"/>
        </w:rPr>
        <w:t>ies used in the self-matching task,</w:t>
      </w:r>
      <w:r>
        <w:rPr>
          <w:rFonts w:ascii="Times New Roman" w:hAnsi="Times New Roman" w:cs="Times New Roman" w:hint="eastAsia"/>
          <w:sz w:val="24"/>
        </w:rPr>
        <w:t xml:space="preserve"> may </w:t>
      </w:r>
      <w:r>
        <w:rPr>
          <w:rFonts w:ascii="Times New Roman" w:hAnsi="Times New Roman" w:cs="Times New Roman"/>
          <w:sz w:val="24"/>
        </w:rPr>
        <w:t>also labelled differently</w:t>
      </w:r>
      <w:r>
        <w:rPr>
          <w:rFonts w:ascii="Times New Roman" w:hAnsi="Times New Roman" w:cs="Times New Roman" w:hint="eastAsia"/>
          <w:sz w:val="24"/>
        </w:rPr>
        <w:t xml:space="preserve"> across studies. </w:t>
      </w:r>
      <w:r>
        <w:rPr>
          <w:rFonts w:ascii="Times New Roman" w:hAnsi="Times New Roman" w:cs="Times New Roman"/>
          <w:sz w:val="24"/>
        </w:rPr>
        <w:t>More importantly</w:t>
      </w:r>
      <w:r>
        <w:rPr>
          <w:rFonts w:ascii="Times New Roman" w:hAnsi="Times New Roman" w:cs="Times New Roman" w:hint="eastAsia"/>
          <w:sz w:val="24"/>
        </w:rPr>
        <w:t xml:space="preserve">, critical methodological information </w:t>
      </w:r>
      <w:r>
        <w:rPr>
          <w:rFonts w:ascii="Times New Roman" w:hAnsi="Times New Roman" w:cs="Times New Roman"/>
          <w:sz w:val="24"/>
        </w:rPr>
        <w:t xml:space="preserve">for implementing the task, such as </w:t>
      </w:r>
      <w:r>
        <w:rPr>
          <w:rFonts w:ascii="Times New Roman" w:hAnsi="Times New Roman" w:cs="Times New Roman" w:hint="eastAsia"/>
          <w:sz w:val="24"/>
        </w:rPr>
        <w:t>the assignment of shapes to identities, stimulus presentation duration, trial structure, and participant exclusion criteria</w:t>
      </w:r>
      <w:r>
        <w:rPr>
          <w:rFonts w:ascii="Times New Roman" w:hAnsi="Times New Roman" w:cs="Times New Roman"/>
          <w:sz w:val="24"/>
        </w:rPr>
        <w:t>,</w:t>
      </w:r>
      <w:r>
        <w:rPr>
          <w:rFonts w:ascii="Times New Roman" w:hAnsi="Times New Roman" w:cs="Times New Roman" w:hint="eastAsia"/>
          <w:sz w:val="24"/>
        </w:rPr>
        <w:t xml:space="preserve"> is often absent from the raw data files and can only be </w:t>
      </w:r>
      <w:r>
        <w:rPr>
          <w:rFonts w:ascii="Times New Roman" w:hAnsi="Times New Roman" w:cs="Times New Roman"/>
          <w:sz w:val="24"/>
        </w:rPr>
        <w:t>found</w:t>
      </w:r>
      <w:r>
        <w:rPr>
          <w:rFonts w:ascii="Times New Roman" w:hAnsi="Times New Roman" w:cs="Times New Roman" w:hint="eastAsia"/>
          <w:sz w:val="24"/>
        </w:rPr>
        <w:t xml:space="preserve"> by </w:t>
      </w:r>
      <w:r>
        <w:rPr>
          <w:rFonts w:ascii="Times New Roman" w:hAnsi="Times New Roman" w:cs="Times New Roman"/>
          <w:sz w:val="24"/>
        </w:rPr>
        <w:t>reading the original papers</w:t>
      </w:r>
      <w:r>
        <w:rPr>
          <w:rFonts w:ascii="Times New Roman" w:hAnsi="Times New Roman" w:cs="Times New Roman" w:hint="eastAsia"/>
          <w:sz w:val="24"/>
        </w:rPr>
        <w:t xml:space="preserve">. These </w:t>
      </w:r>
      <w:r>
        <w:rPr>
          <w:rFonts w:ascii="Times New Roman" w:hAnsi="Times New Roman" w:cs="Times New Roman"/>
          <w:sz w:val="24"/>
        </w:rPr>
        <w:t xml:space="preserve">issues </w:t>
      </w:r>
      <w:r>
        <w:rPr>
          <w:rFonts w:ascii="Times New Roman" w:hAnsi="Times New Roman" w:cs="Times New Roman" w:hint="eastAsia"/>
          <w:sz w:val="24"/>
        </w:rPr>
        <w:t>substantially</w:t>
      </w:r>
      <w:r>
        <w:rPr>
          <w:rFonts w:ascii="Times New Roman" w:hAnsi="Times New Roman" w:cs="Times New Roman"/>
          <w:sz w:val="24"/>
        </w:rPr>
        <w:t xml:space="preserve"> </w:t>
      </w:r>
      <w:r>
        <w:rPr>
          <w:rFonts w:ascii="Times New Roman" w:hAnsi="Times New Roman" w:cs="Times New Roman" w:hint="eastAsia"/>
          <w:sz w:val="24"/>
        </w:rPr>
        <w:t xml:space="preserve">increase the effort required for </w:t>
      </w:r>
      <w:r>
        <w:rPr>
          <w:rFonts w:ascii="Times New Roman" w:hAnsi="Times New Roman" w:cs="Times New Roman"/>
          <w:sz w:val="24"/>
        </w:rPr>
        <w:t xml:space="preserve">reusing open </w:t>
      </w:r>
      <w:r>
        <w:rPr>
          <w:rFonts w:ascii="Times New Roman" w:hAnsi="Times New Roman" w:cs="Times New Roman" w:hint="eastAsia"/>
          <w:sz w:val="24"/>
        </w:rPr>
        <w:t>data.</w:t>
      </w:r>
    </w:p>
    <w:p w14:paraId="11BD801A" w14:textId="77777777" w:rsidR="001048D9" w:rsidRDefault="00FA67F3">
      <w:pPr>
        <w:widowControl/>
        <w:spacing w:line="480" w:lineRule="auto"/>
        <w:ind w:firstLineChars="200" w:firstLine="480"/>
        <w:rPr>
          <w:rFonts w:ascii="Times New Roman" w:hAnsi="Times New Roman" w:cs="Times New Roman"/>
          <w:sz w:val="24"/>
        </w:rPr>
      </w:pPr>
      <w:r>
        <w:rPr>
          <w:rFonts w:ascii="Times New Roman" w:hAnsi="Times New Roman" w:cs="Times New Roman"/>
          <w:sz w:val="24"/>
        </w:rPr>
        <w:t xml:space="preserve">To address these issues, we developed a standardized framework for data organization and documentation, applied this framework to available open data, and formed the SPE database. To capture the methodological details systematically, we decomposed the self-matching task </w:t>
      </w:r>
      <w:r>
        <w:rPr>
          <w:rFonts w:ascii="Times New Roman" w:hAnsi="Times New Roman" w:cs="Times New Roman"/>
          <w:sz w:val="24"/>
        </w:rPr>
        <w:lastRenderedPageBreak/>
        <w:t xml:space="preserve">into five components and documented information of each with standardized metadata files. We then collected all available datasets and manually standardized both behavioral variables and methodological descriptors to ensure cross-study comparability. In total, data from 49 studies, comprising 89 experiment-level datasets, were included. The SPE database enables analyses that would be impossible for small sample size studies. </w:t>
      </w:r>
    </w:p>
    <w:p w14:paraId="2DE81C98" w14:textId="77777777" w:rsidR="001048D9" w:rsidRDefault="00FA67F3">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Method</w:t>
      </w:r>
    </w:p>
    <w:p w14:paraId="3C9DC112" w14:textId="77777777" w:rsidR="001048D9" w:rsidRDefault="001048D9">
      <w:pPr>
        <w:jc w:val="left"/>
        <w:rPr>
          <w:ins w:id="2" w:author="蔡振辛" w:date="2026-06-23T15:55:00Z"/>
          <w:rFonts w:ascii="Times New Roman" w:eastAsiaTheme="minorEastAsia" w:hAnsi="Times New Roman" w:cs="Times New Roman"/>
          <w:b/>
          <w:bCs/>
          <w:sz w:val="24"/>
        </w:rPr>
      </w:pPr>
    </w:p>
    <w:p w14:paraId="0B049ED1" w14:textId="77777777" w:rsidR="001048D9" w:rsidRDefault="00FA67F3">
      <w:pPr>
        <w:spacing w:line="480" w:lineRule="auto"/>
        <w:jc w:val="left"/>
        <w:rPr>
          <w:rFonts w:ascii="Times New Roman" w:eastAsiaTheme="minorEastAsia" w:hAnsi="Times New Roman" w:cs="Times New Roman"/>
          <w:sz w:val="24"/>
        </w:rPr>
      </w:pPr>
      <w:r>
        <w:rPr>
          <w:rFonts w:ascii="Times New Roman" w:eastAsiaTheme="minorEastAsia" w:hAnsi="Times New Roman" w:cs="Times New Roman"/>
          <w:b/>
          <w:bCs/>
          <w:sz w:val="24"/>
        </w:rPr>
        <w:t>Folder Structure</w:t>
      </w:r>
    </w:p>
    <w:p w14:paraId="4B4D7225" w14:textId="77777777" w:rsidR="001048D9" w:rsidRDefault="00FA67F3">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ab/>
        <w:t xml:space="preserve">Following the FAIR principle </w:t>
      </w:r>
      <w:r>
        <w:rPr>
          <w:rFonts w:ascii="Times New Roman" w:eastAsiaTheme="minorEastAsia" w:hAnsi="Times New Roman" w:cs="Times New Roman"/>
          <w:sz w:val="24"/>
        </w:rPr>
        <w:fldChar w:fldCharType="begin"/>
      </w:r>
      <w:r>
        <w:rPr>
          <w:rFonts w:ascii="Times New Roman" w:eastAsiaTheme="minorEastAsia" w:hAnsi="Times New Roman" w:cs="Times New Roman"/>
          <w:sz w:val="24"/>
        </w:rPr>
        <w:instrText xml:space="preserve"> ADDIN ZOTERO_ITEM CSL_CITATION {"citationID":"XrFxHhHo","properties":{"unsorted":false,"formattedCitation":"(Wilkinson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w:instrText>
      </w:r>
      <w:r>
        <w:rPr>
          <w:rFonts w:ascii="Times New Roman" w:eastAsiaTheme="minorEastAsia" w:hAnsi="Times New Roman" w:cs="Times New Roman"/>
          <w:sz w:val="24"/>
        </w:rPr>
        <w:instrText xml:space="preserve">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w:instrText>
      </w:r>
      <w:r>
        <w:rPr>
          <w:rFonts w:ascii="Times New Roman" w:eastAsiaTheme="minorEastAsia" w:hAnsi="Times New Roman" w:cs="Times New Roman"/>
          <w:sz w:val="24"/>
        </w:rPr>
        <w:instrText>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w:instrText>
      </w:r>
      <w:r>
        <w:rPr>
          <w:rFonts w:ascii="Times New Roman" w:eastAsiaTheme="minorEastAsia" w:hAnsi="Times New Roman" w:cs="Times New Roman"/>
          <w:sz w:val="24"/>
        </w:rPr>
        <w:instrText>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w:instrText>
      </w:r>
      <w:r>
        <w:rPr>
          <w:rFonts w:ascii="Times New Roman" w:eastAsiaTheme="minorEastAsia" w:hAnsi="Times New Roman" w:cs="Times New Roman"/>
          <w:sz w:val="24"/>
        </w:rPr>
        <w:instrTex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w:instrText>
      </w:r>
      <w:r>
        <w:rPr>
          <w:rFonts w:ascii="Times New Roman" w:eastAsiaTheme="minorEastAsia" w:hAnsi="Times New Roman" w:cs="Times New Roman"/>
          <w:sz w:val="24"/>
        </w:rPr>
        <w:instrText>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w:instrText>
      </w:r>
      <w:r>
        <w:rPr>
          <w:rFonts w:ascii="Times New Roman" w:eastAsiaTheme="minorEastAsia" w:hAnsi="Times New Roman" w:cs="Times New Roman"/>
          <w:sz w:val="24"/>
        </w:rPr>
        <w:instrText>":"Erik"},{"family":"Sengstag","given":"Thierry"},{"family":"Slater","given":"Ted"},{"family":"Strawn","given":"George"},{"family":"Swertz","given":"Morris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w:instrText>
      </w:r>
      <w:r>
        <w:rPr>
          <w:rFonts w:ascii="Times New Roman" w:eastAsiaTheme="minorEastAsia" w:hAnsi="Times New Roman" w:cs="Times New Roman"/>
          <w:sz w:val="24"/>
        </w:rPr>
        <w:instrText xml:space="preserve">issued":{"date-parts":[["2016",3,15]]}}}],"schema":"https://github.com/citation-style-language/schema/raw/master/csl-citation.json"} </w:instrText>
      </w:r>
      <w:r>
        <w:rPr>
          <w:rFonts w:ascii="Times New Roman" w:eastAsiaTheme="minorEastAsia" w:hAnsi="Times New Roman" w:cs="Times New Roman"/>
          <w:sz w:val="24"/>
        </w:rPr>
        <w:fldChar w:fldCharType="separate"/>
      </w:r>
      <w:r>
        <w:rPr>
          <w:rFonts w:ascii="Times New Roman" w:eastAsiaTheme="minorEastAsia" w:hAnsi="Times New Roman" w:cs="Times New Roman"/>
          <w:sz w:val="24"/>
        </w:rPr>
        <w:t>(Wilkinson et al., 2016)</w:t>
      </w:r>
      <w:r>
        <w:rPr>
          <w:rFonts w:ascii="Times New Roman" w:eastAsiaTheme="minorEastAsia" w:hAnsi="Times New Roman" w:cs="Times New Roman"/>
          <w:sz w:val="24"/>
        </w:rPr>
        <w:fldChar w:fldCharType="end"/>
      </w:r>
      <w:r>
        <w:rPr>
          <w:rFonts w:ascii="Times New Roman" w:eastAsiaTheme="minorEastAsia" w:hAnsi="Times New Roman" w:cs="Times New Roman"/>
          <w:sz w:val="24"/>
        </w:rPr>
        <w:t>, we</w:t>
      </w:r>
      <w:r>
        <w:rPr>
          <w:rFonts w:ascii="Times New Roman" w:eastAsiaTheme="minorEastAsia" w:hAnsi="Times New Roman" w:cs="Times New Roman" w:hint="eastAsia"/>
          <w:sz w:val="24"/>
        </w:rPr>
        <w:t xml:space="preserve"> adopted a three-level folder</w:t>
      </w:r>
      <w:r>
        <w:rPr>
          <w:rFonts w:ascii="Times New Roman" w:eastAsiaTheme="minorEastAsia" w:hAnsi="Times New Roman" w:cs="Times New Roman"/>
          <w:sz w:val="24"/>
        </w:rPr>
        <w:t xml:space="preserve"> structure </w:t>
      </w:r>
      <w:r>
        <w:rPr>
          <w:rFonts w:ascii="Times New Roman" w:eastAsiaTheme="minorEastAsia" w:hAnsi="Times New Roman" w:cs="Times New Roman" w:hint="eastAsia"/>
          <w:sz w:val="24"/>
        </w:rPr>
        <w:t>for the database</w:t>
      </w:r>
      <w:r>
        <w:rPr>
          <w:rFonts w:ascii="Times New Roman" w:eastAsiaTheme="minorEastAsia" w:hAnsi="Times New Roman" w:cs="Times New Roman"/>
          <w:sz w:val="24"/>
        </w:rPr>
        <w:t>: root folder, study folder, and experiment folder (if there are multiple experiments</w:t>
      </w:r>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Each level is accompanied by standardized metadata encoded in machine-readable JSON files, facilitating both human interpretation and computational accessibility.</w:t>
      </w:r>
      <w:r>
        <w:rPr>
          <w:rFonts w:ascii="Times New Roman" w:eastAsiaTheme="minorEastAsia" w:hAnsi="Times New Roman" w:cs="Times New Roman"/>
          <w:sz w:val="24"/>
        </w:rPr>
        <w:t xml:space="preserve"> </w:t>
      </w:r>
    </w:p>
    <w:p w14:paraId="7520D473" w14:textId="77777777" w:rsidR="001048D9" w:rsidRDefault="00FA67F3">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 xml:space="preserve">The root folder </w:t>
      </w:r>
      <w:r>
        <w:rPr>
          <w:rFonts w:ascii="Times New Roman" w:eastAsiaTheme="minorEastAsia" w:hAnsi="Times New Roman" w:cs="Times New Roman" w:hint="eastAsia"/>
          <w:sz w:val="24"/>
        </w:rPr>
        <w:t>contains information spanning all studies included in the database.</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study sub-folder </w:t>
      </w:r>
      <w:r>
        <w:rPr>
          <w:rFonts w:ascii="Times New Roman" w:eastAsiaTheme="minorEastAsia" w:hAnsi="Times New Roman" w:cs="Times New Roman" w:hint="eastAsia"/>
          <w:sz w:val="24"/>
        </w:rPr>
        <w:t>contains information related to a specific study, defined as one or more experiments reported within a single publication, preprint, or thesis.</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experiment folders include individual </w:t>
      </w:r>
      <w:r>
        <w:rPr>
          <w:rFonts w:ascii="Times New Roman" w:eastAsiaTheme="minorEastAsia" w:hAnsi="Times New Roman" w:cs="Times New Roman" w:hint="eastAsia"/>
          <w:sz w:val="24"/>
        </w:rPr>
        <w:t>experimental data, typically representing a group of participants completing a specific version of the self-matching task across one or multiple sessions and assessment time points.</w:t>
      </w:r>
    </w:p>
    <w:p w14:paraId="078325E9" w14:textId="77777777" w:rsidR="001048D9" w:rsidRDefault="00FA67F3">
      <w:pPr>
        <w:spacing w:line="360" w:lineRule="auto"/>
        <w:jc w:val="center"/>
      </w:pPr>
      <w:r>
        <w:rPr>
          <w:noProof/>
        </w:rPr>
        <w:lastRenderedPageBreak/>
        <w:drawing>
          <wp:inline distT="0" distB="0" distL="114300" distR="114300" wp14:anchorId="0AE5012C" wp14:editId="0E6AA817">
            <wp:extent cx="5266690" cy="4126230"/>
            <wp:effectExtent l="0" t="0" r="381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5266690" cy="4126230"/>
                    </a:xfrm>
                    <a:prstGeom prst="rect">
                      <a:avLst/>
                    </a:prstGeom>
                    <a:noFill/>
                    <a:ln>
                      <a:noFill/>
                    </a:ln>
                  </pic:spPr>
                </pic:pic>
              </a:graphicData>
            </a:graphic>
          </wp:inline>
        </w:drawing>
      </w:r>
    </w:p>
    <w:p w14:paraId="4D51FEEF" w14:textId="77777777" w:rsidR="001048D9" w:rsidRDefault="00FA67F3">
      <w:pPr>
        <w:pStyle w:val="a3"/>
        <w:jc w:val="center"/>
        <w:rPr>
          <w:rFonts w:ascii="Times New Roman" w:eastAsia="sans-serif" w:hAnsi="Times New Roman" w:cs="Times New Roman"/>
          <w:i/>
          <w:iCs/>
          <w:kern w:val="0"/>
          <w:szCs w:val="20"/>
          <w:lang w:bidi="ar"/>
        </w:rPr>
      </w:pPr>
      <w:r>
        <w:rPr>
          <w:rFonts w:ascii="Times New Roman" w:eastAsia="sans-serif" w:hAnsi="Times New Roman" w:cs="Times New Roman"/>
          <w:b/>
          <w:bCs/>
          <w:i/>
          <w:iCs/>
          <w:kern w:val="0"/>
          <w:szCs w:val="20"/>
          <w:lang w:bidi="ar"/>
        </w:rPr>
        <w:t>Figure 1. Database folder structure.</w:t>
      </w:r>
    </w:p>
    <w:p w14:paraId="5DAE05DE" w14:textId="77777777" w:rsidR="001048D9" w:rsidRDefault="00FA67F3">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The root folder also contains a master metadata file ("Dataset_inf.csv"), which serves as the primary index for the entire database, and study-specific sub-folders (e.g., "Amodeo_2024_CABN"). Each row in this file represents one experiment-by-participant-group unit and is uniquely identified by the combination of the study folder (`Folder_Name`), the experiment identifier (`Exp`), and the participant group (`subj_Group`); the concatenation of these three fields forms the `ID` column, which is the key across</w:t>
      </w:r>
      <w:r>
        <w:rPr>
          <w:rFonts w:ascii="Times New Roman" w:eastAsiaTheme="minorEastAsia" w:hAnsi="Times New Roman" w:cs="Times New Roman"/>
          <w:sz w:val="24"/>
        </w:rPr>
        <w:t xml:space="preserve"> the database. Each column of "Dataset_inf.csv" corresponds to a metadata field of the studies, such as authors, publication year, journal name (where applicable), Digital Object Identifiers (DOIs), and sample descriptors. Importantly, the study-specific folder (`Folder_Name`) was included in "Dataset_inf.csv" for clear mapping between studies and their data folders.</w:t>
      </w:r>
    </w:p>
    <w:p w14:paraId="7823F6D4" w14:textId="77777777" w:rsidR="001048D9" w:rsidRDefault="00FA67F3">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 xml:space="preserve">The study-specific folder contains a JSON file, e.g., `Amodeo_2024_CABN.json`, and </w:t>
      </w:r>
      <w:r>
        <w:rPr>
          <w:rFonts w:ascii="Times New Roman" w:eastAsiaTheme="minorEastAsia" w:hAnsi="Times New Roman" w:cs="Times New Roman"/>
          <w:sz w:val="24"/>
        </w:rPr>
        <w:lastRenderedPageBreak/>
        <w:t xml:space="preserve">experiment-specific sub-folders. The JSON file contains study-level information such as the theoretical background, a summary of the study, its main conclusion, the publication year and journal (where applicable), the country and city in which the data were collected, and the Digital Object Identifier. The experiment-specific subfolders correspond to the individual experiments reported within the the study. However, if a study contains only a single experiment, the experimental-level data are stored in the </w:t>
      </w:r>
      <w:r>
        <w:rPr>
          <w:rFonts w:ascii="Times New Roman" w:eastAsiaTheme="minorEastAsia" w:hAnsi="Times New Roman" w:cs="Times New Roman"/>
          <w:sz w:val="24"/>
        </w:rPr>
        <w:t>study-level folder directly and no experiment-specific subfolder was created.</w:t>
      </w:r>
    </w:p>
    <w:p w14:paraId="16C11369" w14:textId="77777777" w:rsidR="001048D9" w:rsidRDefault="00FA67F3">
      <w:pPr>
        <w:spacing w:line="480" w:lineRule="auto"/>
        <w:ind w:firstLine="720"/>
      </w:pPr>
      <w:r>
        <w:rPr>
          <w:rFonts w:ascii="Times New Roman" w:eastAsiaTheme="minorEastAsia" w:hAnsi="Times New Roman" w:cs="Times New Roman"/>
          <w:sz w:val="24"/>
        </w:rPr>
        <w:t xml:space="preserve">For those studies reported more than one experiment, each experiment has its own subfolders (e.g., `Exp1`, `Exp2`). Each experimental-level sub-folder include the following files: a CSV file for participants' demographic information (e.g., "Amodeo_2024_CABN_Exp1_subj_info.csv"), a JSON file for the experiment design (e.g., "Amodeo_2024_CABN_Exp1.json"), a CSV file for raw trial-level behavioral data file (e.g., "Amodeo_2024_CABN_Exp1_raw.csv"), a CSV file for the minimally preprocessed dataset (i.e., clean </w:t>
      </w:r>
      <w:r>
        <w:rPr>
          <w:rFonts w:ascii="Times New Roman" w:eastAsiaTheme="minorEastAsia" w:hAnsi="Times New Roman" w:cs="Times New Roman"/>
          <w:sz w:val="24"/>
        </w:rPr>
        <w:t>data, e.g., "Amodeo_2024_CABN_Exp1_Clean.csv"), and an xlsx file serves as the codebook for the clean data (e.g., "Codebook_Amodeo_2024_CABN_Exp1_Clean.xlsx"). To facilitate efficient data retrieval and readability, all file names include four pieces of information — last name of the first author, publication year, journal abbreviation, and experiment identifier. Additionally, an optional fifth element specifies the content or function of the file (e.g., "_subj_info" means information related to participant</w:t>
      </w:r>
      <w:r>
        <w:rPr>
          <w:rFonts w:ascii="Times New Roman" w:eastAsiaTheme="minorEastAsia" w:hAnsi="Times New Roman" w:cs="Times New Roman"/>
          <w:sz w:val="24"/>
        </w:rPr>
        <w:t>s, "_raw" means unprocessed data from original studies, "Codebook_" marks the codebook of the clean data). Together, these rules enhance data interoperability and facilitate large-scale secondary analyses.</w:t>
      </w:r>
    </w:p>
    <w:p w14:paraId="0812684F" w14:textId="77777777" w:rsidR="001048D9" w:rsidRDefault="00FA67F3">
      <w:pPr>
        <w:pStyle w:val="2"/>
        <w:widowControl/>
        <w:spacing w:before="240" w:beforeAutospacing="0" w:afterAutospacing="0" w:line="360" w:lineRule="auto"/>
        <w:jc w:val="both"/>
        <w:rPr>
          <w:rFonts w:ascii="Times New Roman" w:hAnsi="Times New Roman" w:hint="default"/>
          <w:sz w:val="28"/>
          <w:szCs w:val="28"/>
        </w:rPr>
      </w:pPr>
      <w:r>
        <w:rPr>
          <w:rFonts w:ascii="Times New Roman" w:hAnsi="Times New Roman" w:hint="default"/>
          <w:sz w:val="28"/>
          <w:szCs w:val="28"/>
        </w:rPr>
        <w:t>Standardization of the task implementation</w:t>
      </w:r>
    </w:p>
    <w:p w14:paraId="453844EA" w14:textId="77777777" w:rsidR="001048D9" w:rsidRDefault="00FA67F3">
      <w:pPr>
        <w:spacing w:line="480" w:lineRule="auto"/>
        <w:ind w:firstLine="720"/>
        <w:rPr>
          <w:rFonts w:ascii="Times New Roman" w:eastAsiaTheme="minorEastAsia" w:hAnsi="Times New Roman"/>
          <w:sz w:val="24"/>
          <w:lang w:bidi="ar"/>
        </w:rPr>
      </w:pPr>
      <w:r>
        <w:rPr>
          <w:rFonts w:ascii="Times New Roman" w:eastAsiaTheme="minorEastAsia" w:hAnsi="Times New Roman" w:cs="Times New Roman"/>
          <w:sz w:val="24"/>
          <w:lang w:bidi="ar"/>
        </w:rPr>
        <w:lastRenderedPageBreak/>
        <w:tab/>
      </w:r>
      <w:r>
        <w:rPr>
          <w:rFonts w:ascii="Times New Roman" w:eastAsiaTheme="minorEastAsia" w:hAnsi="Times New Roman" w:cs="Times New Roman"/>
          <w:sz w:val="24"/>
          <w:lang w:bidi="ar"/>
        </w:rPr>
        <w:t>To further facilitate cross-study integration of datasets, we developed a framework for standardizing the implementation of the self-matching task. This framework dissects the task into five components: Physical Environment, Experimental Design, Block Structure, Trial Structure, and Stimulus Properties (Figure 2). These five components zoom from the enviroment in which the experiment was done to the details of stimuli. Also, these details may also play a role in cognitive proccesses (e.g., Gold &amp; Shadlen, 2</w:t>
      </w:r>
      <w:r>
        <w:rPr>
          <w:rFonts w:ascii="Times New Roman" w:eastAsiaTheme="minorEastAsia" w:hAnsi="Times New Roman" w:cs="Times New Roman"/>
          <w:sz w:val="24"/>
          <w:lang w:bidi="ar"/>
        </w:rPr>
        <w:t>007; Ratcliff et al., 2016), and allow nuanced cross-study analyses. We standardized all these five components of each experiment and stored the in the experiment-specific json file (e.g., "Amodeo_2024_CABN_Exp1.json") whenever relevant information is available.</w:t>
      </w:r>
      <w:bookmarkStart w:id="3" w:name="_Hlk236826837"/>
      <w:bookmarkEnd w:id="3"/>
    </w:p>
    <w:p w14:paraId="1AB890EA" w14:textId="77777777" w:rsidR="001048D9" w:rsidRDefault="00FA67F3">
      <w:pPr>
        <w:jc w:val="center"/>
      </w:pPr>
      <w:r>
        <w:rPr>
          <w:rFonts w:hint="eastAsia"/>
          <w:noProof/>
        </w:rPr>
        <w:drawing>
          <wp:inline distT="0" distB="0" distL="114300" distR="114300" wp14:anchorId="2CBF2930" wp14:editId="3C9BDE12">
            <wp:extent cx="5219065" cy="5156835"/>
            <wp:effectExtent l="0" t="0" r="635" b="12065"/>
            <wp:docPr id="6" name="图片 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ic"/>
                    <pic:cNvPicPr>
                      <a:picLocks noChangeAspect="1"/>
                    </pic:cNvPicPr>
                  </pic:nvPicPr>
                  <pic:blipFill>
                    <a:blip r:embed="rId14">
                      <a:extLst>
                        <a:ext uri="{96DAC541-7B7A-43D3-8B79-37D633B846F1}">
                          <asvg:svgBlip xmlns:asvg="http://schemas.microsoft.com/office/drawing/2016/SVG/main" r:embed="rId15"/>
                        </a:ext>
                      </a:extLst>
                    </a:blip>
                    <a:srcRect l="14200" r="14267"/>
                    <a:stretch>
                      <a:fillRect/>
                    </a:stretch>
                  </pic:blipFill>
                  <pic:spPr>
                    <a:xfrm>
                      <a:off x="0" y="0"/>
                      <a:ext cx="5219065" cy="5156835"/>
                    </a:xfrm>
                    <a:prstGeom prst="rect">
                      <a:avLst/>
                    </a:prstGeom>
                  </pic:spPr>
                </pic:pic>
              </a:graphicData>
            </a:graphic>
          </wp:inline>
        </w:drawing>
      </w:r>
    </w:p>
    <w:p w14:paraId="359C148F" w14:textId="77777777" w:rsidR="001048D9" w:rsidRDefault="00FA67F3">
      <w:pPr>
        <w:jc w:val="center"/>
      </w:pPr>
      <w:r>
        <w:rPr>
          <w:noProof/>
        </w:rPr>
        <w:lastRenderedPageBreak/>
        <w:drawing>
          <wp:inline distT="0" distB="0" distL="0" distR="0" wp14:anchorId="42A324E4" wp14:editId="07CB1C31">
            <wp:extent cx="4653915" cy="5932805"/>
            <wp:effectExtent l="0" t="0" r="0" b="0"/>
            <wp:docPr id="6099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4581" name="Picture 1"/>
                    <pic:cNvPicPr>
                      <a:picLocks noChangeAspect="1"/>
                    </pic:cNvPicPr>
                  </pic:nvPicPr>
                  <pic:blipFill>
                    <a:blip r:embed="rId16"/>
                    <a:stretch>
                      <a:fillRect/>
                    </a:stretch>
                  </pic:blipFill>
                  <pic:spPr>
                    <a:xfrm>
                      <a:off x="0" y="0"/>
                      <a:ext cx="4692075" cy="5981278"/>
                    </a:xfrm>
                    <a:prstGeom prst="rect">
                      <a:avLst/>
                    </a:prstGeom>
                  </pic:spPr>
                </pic:pic>
              </a:graphicData>
            </a:graphic>
          </wp:inline>
        </w:drawing>
      </w:r>
    </w:p>
    <w:p w14:paraId="3FCD8A97" w14:textId="77777777" w:rsidR="001048D9" w:rsidRDefault="00FA67F3">
      <w:pPr>
        <w:pStyle w:val="a3"/>
        <w:jc w:val="center"/>
        <w:rPr>
          <w:rFonts w:ascii="Times New Roman" w:eastAsia="sans-serif" w:hAnsi="Times New Roman" w:cs="Times New Roman"/>
          <w:b/>
          <w:bCs/>
          <w:i/>
          <w:iCs/>
          <w:kern w:val="0"/>
          <w:sz w:val="24"/>
          <w:lang w:bidi="ar"/>
        </w:rPr>
      </w:pPr>
      <w:r>
        <w:rPr>
          <w:rFonts w:ascii="Times New Roman" w:eastAsia="sans-serif" w:hAnsi="Times New Roman" w:cs="Times New Roman"/>
          <w:b/>
          <w:bCs/>
          <w:i/>
          <w:iCs/>
          <w:kern w:val="0"/>
          <w:sz w:val="24"/>
          <w:lang w:bidi="ar"/>
        </w:rPr>
        <w:t>Figure 2. (a) Standardized implementation framework and five-component decomposition of the self-matching task; (b) an example of the experiment-specific json file.</w:t>
      </w:r>
    </w:p>
    <w:p w14:paraId="4B4A9820"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Physical Environment variables describe the overall environmental conditions under which participants </w:t>
      </w:r>
      <w:r>
        <w:rPr>
          <w:rFonts w:ascii="Times New Roman" w:eastAsiaTheme="minorEastAsia" w:hAnsi="Times New Roman" w:cs="Times New Roman" w:hint="eastAsia"/>
          <w:sz w:val="24"/>
          <w:lang w:bidi="ar"/>
        </w:rPr>
        <w:t>completed</w:t>
      </w:r>
      <w:r>
        <w:rPr>
          <w:rFonts w:ascii="Times New Roman" w:eastAsiaTheme="minorEastAsia" w:hAnsi="Times New Roman" w:cs="Times New Roman"/>
          <w:sz w:val="24"/>
          <w:lang w:bidi="ar"/>
        </w:rPr>
        <w:t xml:space="preserve"> the task, including basic settings </w:t>
      </w:r>
      <w:r>
        <w:rPr>
          <w:rFonts w:ascii="Times New Roman" w:eastAsiaTheme="minorEastAsia" w:hAnsi="Times New Roman" w:cs="Times New Roman" w:hint="eastAsia"/>
          <w:sz w:val="24"/>
          <w:lang w:bidi="ar"/>
        </w:rPr>
        <w:t>(e.g., laboratory-based vs. online administration)</w:t>
      </w:r>
      <w:r>
        <w:rPr>
          <w:rFonts w:ascii="Times New Roman" w:eastAsiaTheme="minorEastAsia" w:hAnsi="Times New Roman" w:cs="Times New Roman"/>
          <w:sz w:val="24"/>
          <w:lang w:bidi="ar"/>
        </w:rPr>
        <w:t xml:space="preserve">, conditions </w:t>
      </w:r>
      <w:r>
        <w:rPr>
          <w:rFonts w:ascii="Times New Roman" w:eastAsiaTheme="minorEastAsia" w:hAnsi="Times New Roman" w:cs="Times New Roman" w:hint="eastAsia"/>
          <w:sz w:val="24"/>
          <w:lang w:bidi="ar"/>
        </w:rPr>
        <w:t>relevant to multimodal stimulus presentation</w:t>
      </w:r>
      <w:r>
        <w:rPr>
          <w:rFonts w:ascii="Times New Roman" w:eastAsiaTheme="minorEastAsia" w:hAnsi="Times New Roman" w:cs="Times New Roman"/>
          <w:sz w:val="24"/>
          <w:lang w:bidi="ar"/>
        </w:rPr>
        <w:t xml:space="preserve">. For visual stimuli, these encompass viewing distance, monitor refresh rate, display resolution, brightness </w:t>
      </w:r>
      <w:r>
        <w:rPr>
          <w:rFonts w:ascii="Times New Roman" w:eastAsiaTheme="minorEastAsia" w:hAnsi="Times New Roman" w:cs="Times New Roman"/>
          <w:color w:val="0000FF"/>
          <w:sz w:val="24"/>
          <w:lang w:bidi="ar"/>
        </w:rPr>
        <w:fldChar w:fldCharType="begin"/>
      </w:r>
      <w:r>
        <w:rPr>
          <w:rFonts w:ascii="Times New Roman" w:eastAsiaTheme="minorEastAsia" w:hAnsi="Times New Roman" w:cs="Times New Roman"/>
          <w:color w:val="0000FF"/>
          <w:sz w:val="24"/>
          <w:lang w:bidi="ar"/>
        </w:rPr>
        <w:instrText xml:space="preserve"> ADDIN ZOTERO_ITEM CSL_CITATION {"citationID":"pEgc6Fhm","properties":{"unsorted":false,"formattedCitation":"(Lin et al., 2023)","plainCitation":"(Lin et al., 2023)","noteIndex":0},"citationItems":[{"id":"bQO8AlTg/FXrNaFUR","uris":["http://zotero.org/users/12368307/items/6PZD3WZJ"],"itemData":{"id":1462,"type":"article-journal","abstract":"Numerous editorials, writing guides, author guidelines, and manifestos for reproducible science have focused on the importance of transparency in data, code, and research</w:instrText>
      </w:r>
      <w:r>
        <w:rPr>
          <w:rFonts w:ascii="Times New Roman" w:eastAsiaTheme="minorEastAsia" w:hAnsi="Times New Roman" w:cs="Times New Roman"/>
          <w:color w:val="0000FF"/>
          <w:sz w:val="24"/>
          <w:lang w:bidi="ar"/>
        </w:rPr>
        <w:instrText xml:space="preserve"> materials. We identify a pervasive failure to report properties of visual stimuli in research in psychology and neuroscience—which may undermine research reproducibility and validity—and outline potential solutions.","language":"en","page":"1-19","publisher":"Psychological Bulletin","source":"Zotero","title":"Pervasive failure to report properties of visual stimuli in experimental research in psychology and neuroscience: two metascientific studies","title-short":"Pervasive failure to report properties of v</w:instrText>
      </w:r>
      <w:r>
        <w:rPr>
          <w:rFonts w:ascii="Times New Roman" w:eastAsiaTheme="minorEastAsia" w:hAnsi="Times New Roman" w:cs="Times New Roman"/>
          <w:color w:val="0000FF"/>
          <w:sz w:val="24"/>
          <w:lang w:bidi="ar"/>
        </w:rPr>
        <w:instrText xml:space="preserve">isual stimuli in experimental research in psychology and neuroscience","author":[{"family":"Lin","given":"Zhicheng"},{"family":"Ma","given":"Qi"},{"family":"Huang","given":"Xiaolin"},{"family":"Wu","given":"Xuebing"},{"family":"Zhang","given":"Yang"}],"issued":{"date-parts":[["2023"]]}}}],"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(Lin et al., 2023)</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For auditory stimuli, these include hardware specifications (e.g., headphones vs. speakers), sound pressure levels, and ambient noise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{"citationID":"UTJLkyWx","properties":{"unsorted":false,"formattedCitation":"(Kirk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w:instrText>
      </w:r>
      <w:r>
        <w:rPr>
          <w:rFonts w:ascii="Times New Roman" w:eastAsiaTheme="minorEastAsia" w:hAnsi="Times New Roman" w:cs="Times New Roman"/>
          <w:sz w:val="24"/>
          <w:lang w:bidi="ar"/>
        </w:rPr>
        <w:instrText>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w:instrText>
      </w:r>
      <w:r>
        <w:rPr>
          <w:rFonts w:ascii="Times New Roman" w:eastAsiaTheme="minorEastAsia" w:hAnsi="Times New Roman" w:cs="Times New Roman"/>
          <w:sz w:val="24"/>
          <w:lang w:bidi="ar"/>
        </w:rPr>
        <w:instrT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w:instrText>
      </w:r>
      <w:r>
        <w:rPr>
          <w:rFonts w:ascii="Times New Roman" w:eastAsiaTheme="minorEastAsia" w:hAnsi="Times New Roman" w:cs="Times New Roman"/>
          <w:sz w:val="24"/>
          <w:lang w:bidi="ar"/>
        </w:rPr>
        <w:instrText>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w:instrText>
      </w:r>
      <w:r>
        <w:rPr>
          <w:rFonts w:ascii="Times New Roman" w:eastAsiaTheme="minorEastAsia" w:hAnsi="Times New Roman" w:cs="Times New Roman"/>
          <w:sz w:val="24"/>
          <w:lang w:bidi="ar"/>
        </w:rPr>
        <w:instrText xml:space="preserve">":"Kirk","given":"Neil W."},{"family":"Cunningham","given":"Sheila J."}],"issued":{"date-parts":[["2025",2]]}}}],"schema":"https://github.com/citation-style-language/schema/raw/master/csl-citation.json"}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(Kirk &amp; Cunningham, 2025)</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These </w:t>
      </w:r>
      <w:r>
        <w:rPr>
          <w:rFonts w:ascii="Times New Roman" w:eastAsiaTheme="minorEastAsia" w:hAnsi="Times New Roman" w:cs="Times New Roman"/>
          <w:sz w:val="24"/>
          <w:lang w:bidi="ar"/>
        </w:rPr>
        <w:lastRenderedPageBreak/>
        <w:t>parameters determine how sensory information (e.g., visual or auditory signals) is physically presented to participants and they may modulate the sensory input of information processing</w:t>
      </w:r>
      <w:r>
        <w:rPr>
          <w:rFonts w:ascii="Times New Roman" w:eastAsiaTheme="minorEastAsia" w:hAnsi="Times New Roman" w:cs="Times New Roman"/>
          <w:color w:val="0000FF"/>
          <w:sz w:val="24"/>
          <w:lang w:bidi="ar"/>
        </w:rPr>
        <w:t xml:space="preserve"> </w:t>
      </w:r>
      <w:r>
        <w:rPr>
          <w:rFonts w:ascii="Times New Roman" w:eastAsiaTheme="minorEastAsia" w:hAnsi="Times New Roman" w:cs="Times New Roman"/>
          <w:color w:val="0000FF"/>
          <w:sz w:val="24"/>
          <w:lang w:bidi="ar"/>
        </w:rPr>
        <w:fldChar w:fldCharType="begin"/>
      </w:r>
      <w:r>
        <w:rPr>
          <w:rFonts w:ascii="Times New Roman" w:eastAsiaTheme="minorEastAsia" w:hAnsi="Times New Roman" w:cs="Times New Roman"/>
          <w:color w:val="0000FF"/>
          <w:sz w:val="24"/>
          <w:lang w:bidi="ar"/>
        </w:rPr>
        <w:instrText xml:space="preserve"> ADDIN ZOTERO_ITEM CSL_CITATION {"citationID":"tDIeeQsr","properties":{"unsorted":false,"formattedCitation":"(Bridges et al., 2020; Gold &amp; Shadlen, 2007)","plainCitation":"(Bridges et al., 2020; Gold &amp; Shadlen, 2007)","noteIndex":0},"citationItems":[{"id":"bQO8AlTg/q5mkpu0r","uris":["http://zotero.org/users/12368307/items/LP3CN8IF"],"itemData":{"id":1464,"type":"article-journal","abstract":"Many researchers in the behavioral sciences depend on research software that presents stimuli, and records response ti</w:instrText>
      </w:r>
      <w:r>
        <w:rPr>
          <w:rFonts w:ascii="Times New Roman" w:eastAsiaTheme="minorEastAsia" w:hAnsi="Times New Roman" w:cs="Times New Roman"/>
          <w:color w:val="0000FF"/>
          <w:sz w:val="24"/>
          <w:lang w:bidi="ar"/>
        </w:rPr>
        <w:instrText>mes, with sub-millisecond precision. There are a large number of software packages with which to conduct these behavioral experiments and measure response times and performance of participants. Very little information is available, however, on what timing performance they achieve in practice. Here we report a wide-ranging study looking at the precision and accuracy of visual and auditory stimulus timing and response times, measured with a Black Box Toolkit. We compared a range of popular packages: PsychoPy,</w:instrText>
      </w:r>
      <w:r>
        <w:rPr>
          <w:rFonts w:ascii="Times New Roman" w:eastAsiaTheme="minorEastAsia" w:hAnsi="Times New Roman" w:cs="Times New Roman"/>
          <w:color w:val="0000FF"/>
          <w:sz w:val="24"/>
          <w:lang w:bidi="ar"/>
        </w:rPr>
        <w:instrText xml:space="preserve"> E-PrimeÒ, NBS PresentationÒ, Psychophysics Toolbox, OpenSesame, Expyriment, Gorilla, jsPsych, Lab.js and Testable. Where possible, the packages were tested on Windows, macOS, and Ubuntu, and in a range of browsers for the online studies, to try to identify common patterns in performance. Among the lab-based experiments, Psychtoolbox, PsychoPy, Presentation and E-Prime provided the best timing, all with mean precision under 1 millisecond across the visual, audio and response measures. OpenSesame had slightl</w:instrText>
      </w:r>
      <w:r>
        <w:rPr>
          <w:rFonts w:ascii="Times New Roman" w:eastAsiaTheme="minorEastAsia" w:hAnsi="Times New Roman" w:cs="Times New Roman"/>
          <w:color w:val="0000FF"/>
          <w:sz w:val="24"/>
          <w:lang w:bidi="ar"/>
        </w:rPr>
        <w:instrText>y less precision across the board, but most notably in audio stimuli and Expyriment had rather poor precision. Across operating systems, the pattern was that precision was generally very slightly better under Ubuntu than Windows, and that macOS was the worst, at least for visual stimuli, for all packages. Online studies did not deliver the same level of precision as lab-based systems, with slightly more variability in all measurements. That said, PsychoPy and Gorilla, broadly the best performers, were achie</w:instrText>
      </w:r>
      <w:r>
        <w:rPr>
          <w:rFonts w:ascii="Times New Roman" w:eastAsiaTheme="minorEastAsia" w:hAnsi="Times New Roman" w:cs="Times New Roman"/>
          <w:color w:val="0000FF"/>
          <w:sz w:val="24"/>
          <w:lang w:bidi="ar"/>
        </w:rPr>
        <w:instrText>ving very close to millisecond precision on several browser/operating system combinations. For response times (measured using a high-performance button box), most of the packages achieved precision at least under 10 ms in all browsers, with PsychoPy achieving a precision under 3.5 ms in all. There was considerable variability between OS/browser combinations, especially in audio-visual synchrony which is the least precise aspect of the browser-based experiments. Nonetheless, the data indicate that online met</w:instrText>
      </w:r>
      <w:r>
        <w:rPr>
          <w:rFonts w:ascii="Times New Roman" w:eastAsiaTheme="minorEastAsia" w:hAnsi="Times New Roman" w:cs="Times New Roman"/>
          <w:color w:val="0000FF"/>
          <w:sz w:val="24"/>
          <w:lang w:bidi="ar"/>
        </w:rPr>
        <w:instrText>hods can be suitable for a wide range of studies, with due thought about the sources of variability that result. The results, from over 110,000 trials, highlight the wide range of timing qualities that can occur even in these dedicated software packages for the task. We stress the importance of scientists making their own timing validation measurements for their own stimuli and computer conﬁguration.","container-title":"PeerJ","DOI":"10.7717/peerj.9414","ISSN":"2167-8359","journalAbbreviation":"PeerJ","lang</w:instrText>
      </w:r>
      <w:r>
        <w:rPr>
          <w:rFonts w:ascii="Times New Roman" w:eastAsiaTheme="minorEastAsia" w:hAnsi="Times New Roman" w:cs="Times New Roman"/>
          <w:color w:val="0000FF"/>
          <w:sz w:val="24"/>
          <w:lang w:bidi="ar"/>
        </w:rPr>
        <w:instrText>uage":"en","license":"https://creativecommons.org/licenses/by/4.0/","page":"e9414","source":"DOI.org (Crossref)","title":"The timing mega-study: comparing a range of experiment generators, both lab-based and online","title-short":"The timing mega-study","volume":"8","author":[{"family":"Bridges","given":"David"},{"family":"Pitiot","given":"Alain"},{"family":"MacAskill","given":"Michael R."},{"family":"Peirce","given":"Jonathan W."}],"issued":{"date-parts":[["2020",7,20]]}}},{"id":"bQO8AlTg/9jnMN2py","uris":</w:instrText>
      </w:r>
      <w:r>
        <w:rPr>
          <w:rFonts w:ascii="Times New Roman" w:eastAsiaTheme="minorEastAsia" w:hAnsi="Times New Roman" w:cs="Times New Roman"/>
          <w:color w:val="0000FF"/>
          <w:sz w:val="24"/>
          <w:lang w:bidi="ar"/>
        </w:rPr>
        <w:instrText xml:space="preserve">["http://zotero.org/users/12368307/items/L8R3NA5I"],"itemData":{"id":1463,"type":"article-journal","abstract":"The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w:instrText>
      </w:r>
      <w:r>
        <w:rPr>
          <w:rFonts w:ascii="Times New Roman" w:eastAsiaTheme="minorEastAsia" w:hAnsi="Times New Roman" w:cs="Times New Roman"/>
          <w:color w:val="0000FF"/>
          <w:sz w:val="24"/>
          <w:lang w:bidi="ar"/>
        </w:rPr>
        <w:instrText>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w:instrText>
      </w:r>
      <w:r>
        <w:rPr>
          <w:rFonts w:ascii="Times New Roman" w:eastAsiaTheme="minorEastAsia" w:hAnsi="Times New Roman" w:cs="Times New Roman"/>
          <w:color w:val="0000FF"/>
          <w:sz w:val="24"/>
          <w:lang w:bidi="ar"/>
        </w:rPr>
        <w:instrText xml:space="preserve">hael N."}],"issued":{"date-parts":[["2007",7,1]]}}}],"schema":"https://github.com/citation-style-language/schema/raw/master/csl-citation.json"}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(Bridges et al., 2020; Gold &amp; Shadlen, 2007)</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w:t>
      </w:r>
    </w:p>
    <w:p w14:paraId="07BAD23B"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T</w:t>
      </w:r>
      <w:r>
        <w:rPr>
          <w:rFonts w:ascii="Times New Roman" w:eastAsiaTheme="minorEastAsia" w:hAnsi="Times New Roman" w:cs="Times New Roman"/>
          <w:sz w:val="24"/>
          <w:lang w:bidi="ar"/>
        </w:rPr>
        <w:t xml:space="preserve">he Experimental Design variables define </w:t>
      </w:r>
      <w:r>
        <w:rPr>
          <w:rFonts w:ascii="Times New Roman" w:eastAsiaTheme="minorEastAsia" w:hAnsi="Times New Roman" w:cs="Times New Roman" w:hint="eastAsia"/>
          <w:sz w:val="24"/>
          <w:lang w:bidi="ar"/>
        </w:rPr>
        <w:t xml:space="preserve">the structure of the study, including both between-subject factors (e.g., cultural group) and within-subject manipulations (e.g., Identity and Matching conditions). What distinguishes this level from the other levels is that design variables specify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is being manipulated and compared for hypothesis testing,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the task is procedurally implemented, although these aspects may overlap. This distinction is consistent with established reporting guidelines that differentiate methodological details from inferential variables </w:t>
      </w:r>
      <w:r>
        <w:rPr>
          <w:rFonts w:ascii="Times New Roman" w:eastAsiaTheme="minorEastAsia" w:hAnsi="Times New Roman" w:cs="Times New Roman" w:hint="eastAsia"/>
          <w:sz w:val="24"/>
          <w:lang w:bidi="ar"/>
        </w:rPr>
        <w:fldChar w:fldCharType="begin"/>
      </w:r>
      <w:r>
        <w:rPr>
          <w:rFonts w:ascii="Times New Roman" w:eastAsiaTheme="minorEastAsia" w:hAnsi="Times New Roman" w:cs="Times New Roman"/>
          <w:sz w:val="24"/>
          <w:lang w:bidi="ar"/>
        </w:rPr>
        <w:instrText xml:space="preserve"> ADDIN ZOTERO_ITEM CSL_CITATION {"citationID":"JQyOolC9","properties":{"unsorted":false,"formattedCitation":"(Appelbaum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w:instrText>
      </w:r>
      <w:r>
        <w:rPr>
          <w:rFonts w:ascii="Times New Roman" w:eastAsiaTheme="minorEastAsia" w:hAnsi="Times New Roman" w:cs="Times New Roman"/>
          <w:sz w:val="24"/>
          <w:lang w:bidi="ar"/>
        </w:rPr>
        <w:instrText xml:space="preserve">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w:instrText>
      </w:r>
      <w:r>
        <w:rPr>
          <w:rFonts w:ascii="Times New Roman" w:eastAsiaTheme="minorEastAsia" w:hAnsi="Times New Roman" w:cs="Times New Roman"/>
          <w:sz w:val="24"/>
          <w:lang w:bidi="ar"/>
        </w:rPr>
        <w:instrText>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w:instrText>
      </w:r>
      <w:r>
        <w:rPr>
          <w:rFonts w:ascii="Times New Roman" w:eastAsiaTheme="minorEastAsia" w:hAnsi="Times New Roman" w:cs="Times New Roman"/>
          <w:sz w:val="24"/>
          <w:lang w:bidi="ar"/>
        </w:rPr>
        <w:instrText>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w:instrText>
      </w:r>
      <w:r>
        <w:rPr>
          <w:rFonts w:ascii="Times New Roman" w:eastAsiaTheme="minorEastAsia" w:hAnsi="Times New Roman" w:cs="Times New Roman"/>
          <w:sz w:val="24"/>
          <w:lang w:bidi="ar"/>
        </w:rPr>
        <w:instrText xml:space="preserve">ooper","given":"Harris"},{"family":"Kline","given":"Rex B."},{"family":"Mayo-Wilson","given":"Evan"},{"family":"Nezu","given":"Arthur M."},{"family":"Rao","given":"Stephen M."}],"issued":{"date-parts":[["2018",1]]}}}],"schema":"https://github.com/citation-style-language/schema/raw/master/csl-citation.json"} </w:instrText>
      </w:r>
      <w:r>
        <w:rPr>
          <w:rFonts w:ascii="Times New Roman" w:eastAsiaTheme="minorEastAsia" w:hAnsi="Times New Roman" w:cs="Times New Roman" w:hint="eastAsia"/>
          <w:sz w:val="24"/>
          <w:lang w:bidi="ar"/>
        </w:rPr>
        <w:fldChar w:fldCharType="separate"/>
      </w:r>
      <w:r>
        <w:rPr>
          <w:rFonts w:ascii="Times New Roman" w:eastAsiaTheme="minorEastAsia" w:hAnsi="Times New Roman" w:cs="Times New Roman"/>
          <w:sz w:val="24"/>
        </w:rPr>
        <w:t>(Appelbaum et al., 2018)</w:t>
      </w:r>
      <w:r>
        <w:rPr>
          <w:rFonts w:ascii="Times New Roman" w:eastAsiaTheme="minorEastAsia" w:hAnsi="Times New Roman" w:cs="Times New Roman" w:hint="eastAsia"/>
          <w:sz w:val="24"/>
          <w:lang w:bidi="ar"/>
        </w:rPr>
        <w:fldChar w:fldCharType="end"/>
      </w:r>
      <w:r>
        <w:rPr>
          <w:rFonts w:ascii="Times New Roman" w:eastAsiaTheme="minorEastAsia" w:hAnsi="Times New Roman" w:cs="Times New Roman" w:hint="eastAsia"/>
          <w:sz w:val="24"/>
          <w:lang w:bidi="ar"/>
        </w:rPr>
        <w:t>.</w:t>
      </w:r>
    </w:p>
    <w:p w14:paraId="251FC34E"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Block </w:t>
      </w:r>
      <w:r>
        <w:rPr>
          <w:rFonts w:ascii="Times New Roman" w:eastAsiaTheme="minorEastAsia" w:hAnsi="Times New Roman" w:cs="Times New Roman" w:hint="eastAsia"/>
          <w:sz w:val="24"/>
          <w:lang w:bidi="ar"/>
        </w:rPr>
        <w:t>Structure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 xml:space="preserve">the block structure of </w:t>
      </w:r>
      <w:r>
        <w:rPr>
          <w:rFonts w:ascii="Times New Roman" w:eastAsiaTheme="minorEastAsia" w:hAnsi="Times New Roman" w:cs="Times New Roman" w:hint="eastAsia"/>
          <w:sz w:val="24"/>
          <w:lang w:bidi="ar"/>
        </w:rPr>
        <w:t>the task,</w:t>
      </w:r>
      <w:r>
        <w:rPr>
          <w:rFonts w:ascii="Times New Roman" w:eastAsiaTheme="minorEastAsia" w:hAnsi="Times New Roman" w:cs="Times New Roman"/>
          <w:sz w:val="24"/>
          <w:lang w:bidi="ar"/>
        </w:rPr>
        <w:t xml:space="preserve"> including number of blocks as well and details within a block: trial </w:t>
      </w:r>
      <w:r>
        <w:rPr>
          <w:rFonts w:ascii="Times New Roman" w:eastAsiaTheme="minorEastAsia" w:hAnsi="Times New Roman" w:cs="Times New Roman" w:hint="eastAsia"/>
          <w:sz w:val="24"/>
          <w:lang w:bidi="ar"/>
        </w:rPr>
        <w:t>sequenc</w:t>
      </w:r>
      <w:r>
        <w:rPr>
          <w:rFonts w:ascii="Times New Roman" w:eastAsiaTheme="minorEastAsia" w:hAnsi="Times New Roman" w:cs="Times New Roman"/>
          <w:sz w:val="24"/>
          <w:lang w:bidi="ar"/>
        </w:rPr>
        <w:t xml:space="preserve">e and composition. Block Structure </w:t>
      </w:r>
      <w:r>
        <w:rPr>
          <w:rFonts w:ascii="Times New Roman" w:eastAsiaTheme="minorEastAsia" w:hAnsi="Times New Roman" w:cs="Times New Roman" w:hint="eastAsia"/>
          <w:sz w:val="24"/>
          <w:lang w:bidi="ar"/>
        </w:rPr>
        <w:t xml:space="preserve">captures </w:t>
      </w:r>
      <w:r>
        <w:rPr>
          <w:rFonts w:ascii="Times New Roman" w:eastAsiaTheme="minorEastAsia" w:hAnsi="Times New Roman" w:cs="Times New Roman"/>
          <w:sz w:val="24"/>
          <w:lang w:bidi="ar"/>
        </w:rPr>
        <w:t>how</w:t>
      </w:r>
      <w:r>
        <w:rPr>
          <w:rFonts w:ascii="Times New Roman" w:eastAsiaTheme="minorEastAsia" w:hAnsi="Times New Roman" w:cs="Times New Roman" w:hint="eastAsia"/>
          <w:sz w:val="24"/>
          <w:lang w:bidi="ar"/>
        </w:rPr>
        <w:t xml:space="preserve"> multiple trials </w:t>
      </w:r>
      <w:r>
        <w:rPr>
          <w:rFonts w:ascii="Times New Roman" w:eastAsiaTheme="minorEastAsia" w:hAnsi="Times New Roman" w:cs="Times New Roman"/>
          <w:sz w:val="24"/>
          <w:lang w:bidi="ar"/>
        </w:rPr>
        <w:t xml:space="preserve">are organized within a block </w:t>
      </w:r>
      <w:r>
        <w:rPr>
          <w:rFonts w:ascii="Times New Roman" w:eastAsiaTheme="minorEastAsia" w:hAnsi="Times New Roman" w:cs="Times New Roman" w:hint="eastAsia"/>
          <w:sz w:val="24"/>
          <w:lang w:bidi="ar"/>
        </w:rPr>
        <w:t xml:space="preserve">and often </w:t>
      </w:r>
      <w:r>
        <w:rPr>
          <w:rFonts w:ascii="Times New Roman" w:eastAsiaTheme="minorEastAsia" w:hAnsi="Times New Roman" w:cs="Times New Roman"/>
          <w:sz w:val="24"/>
          <w:lang w:bidi="ar"/>
        </w:rPr>
        <w:t xml:space="preserve">may strongly incluence the strategies adopted by participants (Bogacz et al., 2006) or result in serial dependency effect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{"citationID":"FtyXSUID","properties":{"unsorted":false,"formattedCitation":"(Cicchini et al., 2024)","plainCitation":"(Cicchini et al., 2024)","noteIndex":0},"citationItems":[{"id":24593,"uris":["http://zotero.org/users/398841/items/XVWY448Z"],"itemData":{"id":24593,"type":"article-journal","abstract":"Much evidence has shown that perception is biased towards previously presented similar stimuli, an effect recently termed serial dependence. Serial dependence affects nearly e</w:instrText>
      </w:r>
      <w:r>
        <w:rPr>
          <w:rFonts w:ascii="Times New Roman" w:eastAsiaTheme="minorEastAsia" w:hAnsi="Times New Roman" w:cs="Times New Roman"/>
          <w:sz w:val="24"/>
          <w:lang w:bidi="ar"/>
        </w:rPr>
        <w:instrText>very aspect of perception, often causing gross perceptual distortions, especially for weak and ambiguous stimuli. Despite unwanted side-effects, empirical evidence and Bayesian modeling show that serial dependence acts to improve efficiency and is generally beneficial to the system. Consistent with models of predictive coding, the Bayesian priors of serial dependence are generated at high levels of cortical analysis, incorporating much perceptual experience, but feed back to lower sensory areas. These feedb</w:instrText>
      </w:r>
      <w:r>
        <w:rPr>
          <w:rFonts w:ascii="Times New Roman" w:eastAsiaTheme="minorEastAsia" w:hAnsi="Times New Roman" w:cs="Times New Roman"/>
          <w:sz w:val="24"/>
          <w:lang w:bidi="ar"/>
        </w:rPr>
        <w:instrText>ack loops may drive oscillations in the alpha range, linked strongly with serial dependence. The discovery of top-down predictive perceptual processes is not new, but the new, more quantitative approach characterizing serial dependence promises to lead to a deeper understanding of predictive perceptual processes and their underlying neural mechanisms.","container-title":"Annual Review of Psychology","DOI":"10.1146/annurev-psych-021523-104939","issue":"1","note":"_eprint: https://doi.org/10.1146/annurev-psyc</w:instrText>
      </w:r>
      <w:r>
        <w:rPr>
          <w:rFonts w:ascii="Times New Roman" w:eastAsiaTheme="minorEastAsia" w:hAnsi="Times New Roman" w:cs="Times New Roman"/>
          <w:sz w:val="24"/>
          <w:lang w:bidi="ar"/>
        </w:rPr>
        <w:instrText xml:space="preserve">h-021523-104939","page":"129-154","PMID":"37758238","source":"Annual Reviews","title":"Serial Dependence in Perception","volume":"75","author":[{"family":"Cicchini","given":"Guido Marco"},{"family":"Mikellidou","given":"Kyriaki"},{"family":"Burr","given":"David Charles"}],"issued":{"date-parts":[["2024"]]}}}],"schema":"https://github.com/citation-style-language/schema/raw/master/csl-citation.json"}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lang w:bidi="ar"/>
        </w:rPr>
        <w:t>(Cicchini et al., 2024)</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Usually,</w:t>
      </w:r>
      <w:r>
        <w:rPr>
          <w:rFonts w:ascii="Times New Roman" w:eastAsiaTheme="minorEastAsia" w:hAnsi="Times New Roman" w:cs="Times New Roman" w:hint="eastAsia"/>
          <w:sz w:val="24"/>
          <w:lang w:bidi="ar"/>
        </w:rPr>
        <w:t xml:space="preserve"> trials</w:t>
      </w:r>
      <w:r>
        <w:rPr>
          <w:rFonts w:ascii="Times New Roman" w:eastAsiaTheme="minorEastAsia" w:hAnsi="Times New Roman" w:cs="Times New Roman"/>
          <w:sz w:val="24"/>
          <w:lang w:bidi="ar"/>
        </w:rPr>
        <w:t xml:space="preserve"> in self-matching task</w:t>
      </w:r>
      <w:r>
        <w:rPr>
          <w:rFonts w:ascii="Times New Roman" w:eastAsiaTheme="minorEastAsia" w:hAnsi="Times New Roman" w:cs="Times New Roman" w:hint="eastAsia"/>
          <w:sz w:val="24"/>
          <w:lang w:bidi="ar"/>
        </w:rPr>
        <w:t xml:space="preserve"> are pseudo-randomized such that </w:t>
      </w:r>
      <w:r>
        <w:rPr>
          <w:rFonts w:ascii="Times New Roman" w:eastAsiaTheme="minorEastAsia" w:hAnsi="Times New Roman" w:cs="Times New Roman"/>
          <w:sz w:val="24"/>
          <w:lang w:bidi="ar"/>
        </w:rPr>
        <w:t xml:space="preserve">no </w:t>
      </w:r>
      <w:r>
        <w:rPr>
          <w:rFonts w:ascii="Times New Roman" w:eastAsiaTheme="minorEastAsia" w:hAnsi="Times New Roman" w:cs="Times New Roman" w:hint="eastAsia"/>
          <w:sz w:val="24"/>
          <w:lang w:bidi="ar"/>
        </w:rPr>
        <w:t xml:space="preserve">more than </w:t>
      </w:r>
      <w:r>
        <w:rPr>
          <w:rFonts w:ascii="Times New Roman" w:eastAsiaTheme="minorEastAsia" w:hAnsi="Times New Roman" w:cs="Times New Roman"/>
          <w:sz w:val="24"/>
          <w:lang w:bidi="ar"/>
        </w:rPr>
        <w:t>three</w:t>
      </w:r>
      <w:r>
        <w:rPr>
          <w:rFonts w:ascii="Times New Roman" w:eastAsiaTheme="minorEastAsia" w:hAnsi="Times New Roman" w:cs="Times New Roman" w:hint="eastAsia"/>
          <w:sz w:val="24"/>
          <w:lang w:bidi="ar"/>
        </w:rPr>
        <w:t xml:space="preserve"> identical trial types are presented consecutively</w:t>
      </w:r>
      <w:r>
        <w:rPr>
          <w:rFonts w:ascii="Times New Roman" w:eastAsiaTheme="minorEastAsia" w:hAnsi="Times New Roman" w:cs="Times New Roman"/>
          <w:sz w:val="24"/>
          <w:lang w:bidi="ar"/>
        </w:rPr>
        <w:t>.</w:t>
      </w:r>
    </w:p>
    <w:p w14:paraId="4E943EB5"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w:t>
      </w:r>
      <w:r>
        <w:rPr>
          <w:rFonts w:ascii="Times New Roman" w:eastAsiaTheme="minorEastAsia" w:hAnsi="Times New Roman" w:cs="Times New Roman" w:hint="eastAsia"/>
          <w:sz w:val="24"/>
          <w:lang w:bidi="ar"/>
        </w:rPr>
        <w:t>Trial Structure</w:t>
      </w:r>
      <w:r>
        <w:rPr>
          <w:rFonts w:ascii="Times New Roman" w:eastAsiaTheme="minorEastAsia" w:hAnsi="Times New Roman" w:cs="Times New Roman"/>
          <w:sz w:val="24"/>
          <w:lang w:bidi="ar"/>
        </w:rPr>
        <w:t xml:space="preserve"> zoom in each trial and </w:t>
      </w:r>
      <w:r>
        <w:rPr>
          <w:rFonts w:ascii="Times New Roman" w:eastAsiaTheme="minorEastAsia" w:hAnsi="Times New Roman" w:cs="Times New Roman" w:hint="eastAsia"/>
          <w:sz w:val="24"/>
          <w:lang w:bidi="ar"/>
        </w:rPr>
        <w:t>describe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how </w:t>
      </w:r>
      <w:r>
        <w:rPr>
          <w:rFonts w:ascii="Times New Roman" w:eastAsiaTheme="minorEastAsia" w:hAnsi="Times New Roman" w:cs="Times New Roman"/>
          <w:sz w:val="24"/>
          <w:lang w:bidi="ar"/>
        </w:rPr>
        <w:t>each trial is</w:t>
      </w:r>
      <w:r>
        <w:rPr>
          <w:rFonts w:ascii="Times New Roman" w:eastAsiaTheme="minorEastAsia" w:hAnsi="Times New Roman" w:cs="Times New Roman" w:hint="eastAsia"/>
          <w:sz w:val="24"/>
          <w:lang w:bidi="ar"/>
        </w:rPr>
        <w:t xml:space="preserve"> implemented</w:t>
      </w:r>
      <w:r>
        <w:rPr>
          <w:rFonts w:ascii="Times New Roman" w:eastAsiaTheme="minorEastAsia" w:hAnsi="Times New Roman" w:cs="Times New Roman"/>
          <w:sz w:val="24"/>
          <w:lang w:bidi="ar"/>
        </w:rPr>
        <w:t xml:space="preserve">, including fixation duration, stimulus exposure, stimulus onset asynchrony (SOA), response window, and inter-trial interval (ITI). These parameters </w:t>
      </w:r>
      <w:r>
        <w:rPr>
          <w:rFonts w:ascii="Times New Roman" w:eastAsiaTheme="minorEastAsia" w:hAnsi="Times New Roman" w:cs="Times New Roman" w:hint="eastAsia"/>
          <w:sz w:val="24"/>
          <w:lang w:bidi="ar"/>
        </w:rPr>
        <w:t xml:space="preserve">govern the temporal dynamics of </w:t>
      </w:r>
      <w:r>
        <w:rPr>
          <w:rFonts w:ascii="Times New Roman" w:eastAsiaTheme="minorEastAsia" w:hAnsi="Times New Roman" w:cs="Times New Roman"/>
          <w:sz w:val="24"/>
          <w:lang w:bidi="ar"/>
        </w:rPr>
        <w:t>stimuli</w:t>
      </w:r>
      <w:r>
        <w:rPr>
          <w:rFonts w:ascii="Times New Roman" w:eastAsiaTheme="minorEastAsia" w:hAnsi="Times New Roman" w:cs="Times New Roman" w:hint="eastAsia"/>
          <w:sz w:val="24"/>
          <w:lang w:bidi="ar"/>
        </w:rPr>
        <w:t xml:space="preserve"> presentation and are closely related to cognitive mechanisms such as evidence accumulation and response preparation</w:t>
      </w:r>
      <w:r>
        <w:rPr>
          <w:rFonts w:ascii="Times New Roman" w:eastAsiaTheme="minorEastAsia" w:hAnsi="Times New Roman" w:cs="Times New Roman"/>
          <w:sz w:val="24"/>
          <w:lang w:bidi="ar"/>
        </w:rPr>
        <w:t xml:space="preserve">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{"citationID":"g3DbpmZi","properties":{"unsorted":false,"formattedCitation":"(Ratcliff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w:instrText>
      </w:r>
      <w:r>
        <w:rPr>
          <w:rFonts w:ascii="Times New Roman" w:eastAsiaTheme="minorEastAsia" w:hAnsi="Times New Roman" w:cs="Times New Roman"/>
          <w:sz w:val="24"/>
          <w:lang w:bidi="ar"/>
        </w:rPr>
        <w:instrText>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w:instrText>
      </w:r>
      <w:r>
        <w:rPr>
          <w:rFonts w:ascii="Times New Roman" w:eastAsiaTheme="minorEastAsia" w:hAnsi="Times New Roman" w:cs="Times New Roman"/>
          <w:sz w:val="24"/>
          <w:lang w:bidi="ar"/>
        </w:rPr>
        <w:instrText>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w:instrText>
      </w:r>
      <w:r>
        <w:rPr>
          <w:rFonts w:ascii="Times New Roman" w:eastAsiaTheme="minorEastAsia" w:hAnsi="Times New Roman" w:cs="Times New Roman"/>
          <w:sz w:val="24"/>
          <w:lang w:bidi="ar"/>
        </w:rPr>
        <w:instrText xml:space="preserve">given":"Philip L."},{"family":"Brown","given":"Scott D."},{"family":"McKoon","given":"Gail"}],"issued":{"date-parts":[["2016",4]]}}}],"schema":"https://github.com/citation-style-language/schema/raw/master/csl-citation.json"}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(Ratcliff et al., 2016)</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w:t>
      </w:r>
    </w:p>
    <w:p w14:paraId="28368883"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Finally, the Stimulus Properties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 xml:space="preserve">details of the stimuli, </w:t>
      </w:r>
      <w:r>
        <w:rPr>
          <w:rFonts w:ascii="Times New Roman" w:eastAsiaTheme="minorEastAsia" w:hAnsi="Times New Roman" w:cs="Times New Roman" w:hint="eastAsia"/>
          <w:sz w:val="24"/>
          <w:lang w:bidi="ar"/>
        </w:rPr>
        <w:t>including</w:t>
      </w:r>
      <w:r>
        <w:rPr>
          <w:rFonts w:ascii="Times New Roman" w:eastAsiaTheme="minorEastAsia" w:hAnsi="Times New Roman" w:cs="Times New Roman"/>
          <w:sz w:val="24"/>
          <w:lang w:bidi="ar"/>
        </w:rPr>
        <w:t xml:space="preserve"> their modality, </w:t>
      </w:r>
      <w:r>
        <w:rPr>
          <w:rFonts w:ascii="Times New Roman" w:eastAsiaTheme="minorEastAsia" w:hAnsi="Times New Roman" w:cs="Times New Roman"/>
          <w:sz w:val="24"/>
          <w:lang w:bidi="ar"/>
        </w:rPr>
        <w:lastRenderedPageBreak/>
        <w:t xml:space="preserve">their visual/auditory properties, and attributes of labels. The defining boundary of this </w:t>
      </w:r>
      <w:r>
        <w:rPr>
          <w:rFonts w:ascii="Times New Roman" w:eastAsiaTheme="minorEastAsia" w:hAnsi="Times New Roman" w:cs="Times New Roman" w:hint="eastAsia"/>
          <w:sz w:val="24"/>
          <w:lang w:bidi="ar"/>
        </w:rPr>
        <w:t>level</w:t>
      </w:r>
      <w:r>
        <w:rPr>
          <w:rFonts w:ascii="Times New Roman" w:eastAsiaTheme="minorEastAsia" w:hAnsi="Times New Roman" w:cs="Times New Roman"/>
          <w:sz w:val="24"/>
          <w:lang w:bidi="ar"/>
        </w:rPr>
        <w:t xml:space="preserve"> is </w:t>
      </w:r>
      <w:r>
        <w:rPr>
          <w:rFonts w:ascii="Times New Roman" w:eastAsiaTheme="minorEastAsia" w:hAnsi="Times New Roman" w:cs="Times New Roman" w:hint="eastAsia"/>
          <w:sz w:val="24"/>
          <w:lang w:bidi="ar"/>
        </w:rPr>
        <w:t xml:space="preserve">whether a </w:t>
      </w:r>
      <w:r>
        <w:rPr>
          <w:rFonts w:ascii="Times New Roman" w:eastAsiaTheme="minorEastAsia" w:hAnsi="Times New Roman" w:cs="Times New Roman"/>
          <w:sz w:val="24"/>
          <w:lang w:bidi="ar"/>
        </w:rPr>
        <w:t>piece of information</w:t>
      </w:r>
      <w:r>
        <w:rPr>
          <w:rFonts w:ascii="Times New Roman" w:eastAsiaTheme="minorEastAsia" w:hAnsi="Times New Roman" w:cs="Times New Roman" w:hint="eastAsia"/>
          <w:sz w:val="24"/>
          <w:lang w:bidi="ar"/>
        </w:rPr>
        <w:t xml:space="preserve"> specifies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information is presented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it is physically delivered</w:t>
      </w:r>
      <w:r>
        <w:rPr>
          <w:rFonts w:ascii="Times New Roman" w:eastAsiaTheme="minorEastAsia" w:hAnsi="Times New Roman" w:cs="Times New Roman"/>
          <w:sz w:val="24"/>
          <w:lang w:bidi="ar"/>
        </w:rPr>
        <w:t>, with the latter belong to Trial Structure.</w:t>
      </w:r>
    </w:p>
    <w:p w14:paraId="4F1FCC80" w14:textId="77777777" w:rsidR="001048D9" w:rsidRDefault="00FA67F3">
      <w:pPr>
        <w:pStyle w:val="2"/>
        <w:widowControl/>
        <w:spacing w:before="240" w:beforeAutospacing="0" w:afterAutospacing="0" w:line="360" w:lineRule="auto"/>
        <w:jc w:val="both"/>
        <w:rPr>
          <w:rFonts w:ascii="Times New Roman" w:hAnsi="Times New Roman" w:hint="default"/>
          <w:sz w:val="28"/>
          <w:szCs w:val="28"/>
        </w:rPr>
      </w:pPr>
      <w:r>
        <w:rPr>
          <w:rFonts w:ascii="Times New Roman" w:hAnsi="Times New Roman"/>
          <w:sz w:val="28"/>
          <w:szCs w:val="28"/>
        </w:rPr>
        <w:t>Summary</w:t>
      </w:r>
      <w:r>
        <w:rPr>
          <w:rFonts w:ascii="Times New Roman" w:hAnsi="Times New Roman" w:hint="default"/>
          <w:sz w:val="28"/>
          <w:szCs w:val="28"/>
        </w:rPr>
        <w:t xml:space="preserve"> of data included in SPE database</w:t>
      </w:r>
    </w:p>
    <w:p w14:paraId="11F52C36" w14:textId="77777777" w:rsidR="001048D9" w:rsidRDefault="00FA67F3">
      <w:pPr>
        <w:spacing w:line="480" w:lineRule="auto"/>
        <w:ind w:firstLine="720"/>
        <w:rPr>
          <w:ins w:id="4" w:author="Hu Chuan-Peng" w:date="2026-06-25T22:16:00Z"/>
          <w:rFonts w:ascii="Times New Roman" w:eastAsiaTheme="minorEastAsia" w:hAnsi="Times New Roman" w:cs="Times New Roman"/>
          <w:sz w:val="24"/>
        </w:rPr>
      </w:pPr>
      <w:r>
        <w:rPr>
          <w:rFonts w:ascii="Times New Roman" w:eastAsiaTheme="minorEastAsia" w:hAnsi="Times New Roman" w:cs="Times New Roman"/>
          <w:sz w:val="24"/>
          <w:lang w:bidi="ar"/>
        </w:rPr>
        <w:t>The Self-Matching Database is hosted on the Open Science Framework (OSF) website (XXX) and Science Data Bank (XXX). In the current release (September 2026), the database contains 49 studies, corresponding to 107 experiment-by-participant-group entries (89 experiment-level data files) and aggregating 4,875 participants across 2,131,108 test trials (See Table 1 for details).</w:t>
      </w:r>
    </w:p>
    <w:p w14:paraId="05ADC1B4" w14:textId="77777777" w:rsidR="001048D9" w:rsidRDefault="001048D9">
      <w:pPr>
        <w:spacing w:before="120" w:after="60"/>
        <w:jc w:val="left"/>
        <w:rPr>
          <w:ins w:id="5" w:author="Hu Chuan-Peng" w:date="2026-06-29T00:40:00Z"/>
          <w:rFonts w:ascii="Times New Roman" w:hAnsi="Times New Roman"/>
          <w:b/>
          <w:bCs/>
          <w:sz w:val="24"/>
        </w:rPr>
        <w:sectPr w:rsidR="001048D9">
          <w:pgSz w:w="11906" w:h="16838"/>
          <w:pgMar w:top="1440" w:right="1440" w:bottom="1440" w:left="1440" w:header="851" w:footer="992" w:gutter="0"/>
          <w:cols w:space="425"/>
          <w:docGrid w:type="lines" w:linePitch="312"/>
        </w:sectPr>
      </w:pPr>
    </w:p>
    <w:p w14:paraId="75ECBEB3" w14:textId="77777777" w:rsidR="001048D9" w:rsidRDefault="00FA67F3">
      <w:pPr>
        <w:spacing w:before="120" w:after="60"/>
        <w:jc w:val="left"/>
        <w:rPr>
          <w:rFonts w:ascii="Times New Roman" w:hAnsi="Times New Roman"/>
          <w:b/>
          <w:bCs/>
          <w:sz w:val="24"/>
        </w:rPr>
      </w:pPr>
      <w:r>
        <w:rPr>
          <w:rFonts w:ascii="Times New Roman" w:hAnsi="Times New Roman"/>
          <w:b/>
          <w:bCs/>
          <w:sz w:val="24"/>
        </w:rPr>
        <w:lastRenderedPageBreak/>
        <w:t>Table 1</w:t>
      </w:r>
    </w:p>
    <w:p w14:paraId="165CCE98" w14:textId="77777777" w:rsidR="001048D9" w:rsidRDefault="00FA67F3">
      <w:pPr>
        <w:spacing w:after="120"/>
        <w:jc w:val="left"/>
        <w:rPr>
          <w:rFonts w:ascii="Times New Roman" w:hAnsi="Times New Roman"/>
          <w:b/>
          <w:bCs/>
          <w:sz w:val="24"/>
        </w:rPr>
      </w:pPr>
      <w:r>
        <w:rPr>
          <w:rFonts w:ascii="Times New Roman" w:hAnsi="Times New Roman"/>
          <w:i/>
          <w:iCs/>
          <w:sz w:val="24"/>
        </w:rPr>
        <w:t>Overview of Studies Included in the SPE Database</w:t>
      </w:r>
    </w:p>
    <w:tbl>
      <w:tblPr>
        <w:tblStyle w:val="Table"/>
        <w:tblW w:w="5000" w:type="pct"/>
        <w:tblInd w:w="0" w:type="dxa"/>
        <w:tblLayout w:type="fixed"/>
        <w:tblLook w:val="04A0" w:firstRow="1" w:lastRow="0" w:firstColumn="1" w:lastColumn="0" w:noHBand="0" w:noVBand="1"/>
        <w:tblCaption w:val="Studies Included in the Database and Key Experimental Characteristics"/>
      </w:tblPr>
      <w:tblGrid>
        <w:gridCol w:w="654"/>
        <w:gridCol w:w="3083"/>
        <w:gridCol w:w="1525"/>
        <w:gridCol w:w="698"/>
        <w:gridCol w:w="952"/>
        <w:gridCol w:w="1044"/>
        <w:gridCol w:w="1016"/>
        <w:gridCol w:w="1030"/>
        <w:gridCol w:w="1547"/>
        <w:gridCol w:w="941"/>
        <w:gridCol w:w="1468"/>
      </w:tblGrid>
      <w:tr w:rsidR="001048D9" w14:paraId="3EFE97C2" w14:textId="77777777" w:rsidTr="001048D9">
        <w:trPr>
          <w:cnfStyle w:val="100000000000" w:firstRow="1" w:lastRow="0" w:firstColumn="0" w:lastColumn="0" w:oddVBand="0" w:evenVBand="0" w:oddHBand="0" w:evenHBand="0" w:firstRowFirstColumn="0" w:firstRowLastColumn="0" w:lastRowFirstColumn="0" w:lastRowLastColumn="0"/>
          <w:cantSplit/>
          <w:tblHeader/>
        </w:trPr>
        <w:tc>
          <w:tcPr>
            <w:tcW w:w="234" w:type="pct"/>
            <w:tcBorders>
              <w:top w:val="single" w:sz="4" w:space="0" w:color="auto"/>
              <w:bottom w:val="single" w:sz="4" w:space="0" w:color="auto"/>
            </w:tcBorders>
            <w:vAlign w:val="center"/>
          </w:tcPr>
          <w:p w14:paraId="016E508C" w14:textId="77777777" w:rsidR="001048D9" w:rsidRDefault="00FA67F3">
            <w:pPr>
              <w:jc w:val="center"/>
              <w:rPr>
                <w:rFonts w:ascii="Times New Roman" w:hAnsi="Times New Roman" w:cs="Times New Roman"/>
                <w:b/>
                <w:sz w:val="18"/>
              </w:rPr>
            </w:pPr>
            <w:r>
              <w:rPr>
                <w:rFonts w:ascii="Times New Roman" w:hAnsi="Times New Roman" w:cs="Times New Roman"/>
                <w:b/>
                <w:sz w:val="18"/>
              </w:rPr>
              <w:t>Num</w:t>
            </w:r>
          </w:p>
        </w:tc>
        <w:tc>
          <w:tcPr>
            <w:tcW w:w="1103" w:type="pct"/>
            <w:tcBorders>
              <w:top w:val="single" w:sz="4" w:space="0" w:color="auto"/>
              <w:bottom w:val="single" w:sz="4" w:space="0" w:color="auto"/>
            </w:tcBorders>
            <w:vAlign w:val="center"/>
          </w:tcPr>
          <w:p w14:paraId="0014CE99" w14:textId="77777777" w:rsidR="001048D9" w:rsidRDefault="00FA67F3">
            <w:pPr>
              <w:jc w:val="center"/>
              <w:rPr>
                <w:rFonts w:ascii="Times New Roman" w:hAnsi="Times New Roman" w:cs="Times New Roman"/>
                <w:b/>
                <w:sz w:val="18"/>
              </w:rPr>
            </w:pPr>
            <w:r>
              <w:rPr>
                <w:rFonts w:ascii="Times New Roman" w:hAnsi="Times New Roman" w:cs="Times New Roman"/>
                <w:b/>
                <w:sz w:val="18"/>
              </w:rPr>
              <w:t>ID</w:t>
            </w:r>
          </w:p>
        </w:tc>
        <w:tc>
          <w:tcPr>
            <w:tcW w:w="545" w:type="pct"/>
            <w:tcBorders>
              <w:top w:val="single" w:sz="4" w:space="0" w:color="auto"/>
              <w:bottom w:val="single" w:sz="4" w:space="0" w:color="auto"/>
            </w:tcBorders>
            <w:vAlign w:val="center"/>
          </w:tcPr>
          <w:p w14:paraId="39467EDA" w14:textId="77777777" w:rsidR="001048D9" w:rsidRDefault="00FA67F3">
            <w:pPr>
              <w:jc w:val="center"/>
              <w:rPr>
                <w:rFonts w:ascii="Times New Roman" w:hAnsi="Times New Roman" w:cs="Times New Roman"/>
                <w:b/>
                <w:sz w:val="18"/>
              </w:rPr>
            </w:pPr>
            <w:r>
              <w:rPr>
                <w:rFonts w:ascii="Times New Roman" w:hAnsi="Times New Roman" w:cs="Times New Roman"/>
                <w:b/>
                <w:sz w:val="18"/>
              </w:rPr>
              <w:t>Study</w:t>
            </w:r>
          </w:p>
        </w:tc>
        <w:tc>
          <w:tcPr>
            <w:tcW w:w="250" w:type="pct"/>
            <w:tcBorders>
              <w:top w:val="single" w:sz="4" w:space="0" w:color="auto"/>
              <w:bottom w:val="single" w:sz="4" w:space="0" w:color="auto"/>
            </w:tcBorders>
            <w:vAlign w:val="center"/>
          </w:tcPr>
          <w:p w14:paraId="607D4A2B" w14:textId="77777777" w:rsidR="001048D9" w:rsidRDefault="00FA67F3">
            <w:pPr>
              <w:jc w:val="center"/>
              <w:rPr>
                <w:rFonts w:ascii="Times New Roman" w:hAnsi="Times New Roman" w:cs="Times New Roman"/>
                <w:b/>
                <w:sz w:val="18"/>
              </w:rPr>
            </w:pPr>
            <w:r>
              <w:rPr>
                <w:rFonts w:ascii="Times New Roman" w:hAnsi="Times New Roman" w:cs="Times New Roman"/>
                <w:b/>
                <w:sz w:val="18"/>
              </w:rPr>
              <w:t>Exp</w:t>
            </w:r>
          </w:p>
        </w:tc>
        <w:tc>
          <w:tcPr>
            <w:tcW w:w="341" w:type="pct"/>
            <w:tcBorders>
              <w:top w:val="single" w:sz="4" w:space="0" w:color="auto"/>
              <w:bottom w:val="single" w:sz="4" w:space="0" w:color="auto"/>
            </w:tcBorders>
            <w:vAlign w:val="center"/>
          </w:tcPr>
          <w:p w14:paraId="41934690" w14:textId="77777777" w:rsidR="001048D9" w:rsidRDefault="00FA67F3">
            <w:pPr>
              <w:jc w:val="center"/>
              <w:rPr>
                <w:rFonts w:ascii="Times New Roman" w:hAnsi="Times New Roman" w:cs="Times New Roman"/>
                <w:b/>
                <w:sz w:val="18"/>
              </w:rPr>
            </w:pPr>
            <w:r>
              <w:rPr>
                <w:rFonts w:ascii="Times New Roman" w:hAnsi="Times New Roman" w:cs="Times New Roman"/>
                <w:b/>
                <w:sz w:val="18"/>
              </w:rPr>
              <w:t>Country</w:t>
            </w:r>
          </w:p>
        </w:tc>
        <w:tc>
          <w:tcPr>
            <w:tcW w:w="374" w:type="pct"/>
            <w:tcBorders>
              <w:top w:val="single" w:sz="4" w:space="0" w:color="auto"/>
              <w:bottom w:val="single" w:sz="4" w:space="0" w:color="auto"/>
            </w:tcBorders>
            <w:vAlign w:val="center"/>
          </w:tcPr>
          <w:p w14:paraId="4A06CE37" w14:textId="77777777" w:rsidR="001048D9" w:rsidRDefault="00FA67F3">
            <w:pPr>
              <w:jc w:val="center"/>
              <w:rPr>
                <w:rFonts w:ascii="Times New Roman" w:hAnsi="Times New Roman" w:cs="Times New Roman"/>
                <w:b/>
                <w:sz w:val="18"/>
              </w:rPr>
            </w:pPr>
            <w:r>
              <w:rPr>
                <w:rFonts w:ascii="Times New Roman" w:hAnsi="Times New Roman" w:cs="Times New Roman"/>
                <w:b/>
                <w:sz w:val="18"/>
              </w:rPr>
              <w:t>Language</w:t>
            </w:r>
          </w:p>
        </w:tc>
        <w:tc>
          <w:tcPr>
            <w:tcW w:w="364" w:type="pct"/>
            <w:tcBorders>
              <w:top w:val="single" w:sz="4" w:space="0" w:color="auto"/>
              <w:bottom w:val="single" w:sz="4" w:space="0" w:color="auto"/>
            </w:tcBorders>
            <w:vAlign w:val="center"/>
          </w:tcPr>
          <w:p w14:paraId="0221EDE6" w14:textId="77777777" w:rsidR="001048D9" w:rsidRDefault="00FA67F3">
            <w:pPr>
              <w:jc w:val="center"/>
              <w:rPr>
                <w:rFonts w:ascii="Times New Roman" w:hAnsi="Times New Roman" w:cs="Times New Roman"/>
                <w:b/>
                <w:sz w:val="18"/>
              </w:rPr>
            </w:pPr>
            <w:r>
              <w:rPr>
                <w:rFonts w:ascii="Times New Roman" w:hAnsi="Times New Roman" w:cs="Times New Roman"/>
                <w:b/>
                <w:sz w:val="18"/>
              </w:rPr>
              <w:t>N (M/F)</w:t>
            </w:r>
          </w:p>
        </w:tc>
        <w:tc>
          <w:tcPr>
            <w:tcW w:w="369" w:type="pct"/>
            <w:tcBorders>
              <w:top w:val="single" w:sz="4" w:space="0" w:color="auto"/>
              <w:bottom w:val="single" w:sz="4" w:space="0" w:color="auto"/>
            </w:tcBorders>
            <w:vAlign w:val="center"/>
          </w:tcPr>
          <w:p w14:paraId="6AB042D4" w14:textId="77777777" w:rsidR="001048D9" w:rsidRDefault="00FA67F3">
            <w:pPr>
              <w:jc w:val="center"/>
              <w:rPr>
                <w:rFonts w:ascii="Times New Roman" w:hAnsi="Times New Roman" w:cs="Times New Roman"/>
                <w:b/>
                <w:sz w:val="18"/>
              </w:rPr>
            </w:pPr>
            <w:r>
              <w:rPr>
                <w:rFonts w:ascii="Times New Roman" w:hAnsi="Times New Roman" w:cs="Times New Roman"/>
                <w:b/>
                <w:sz w:val="18"/>
              </w:rPr>
              <w:t>Stimulus</w:t>
            </w:r>
          </w:p>
        </w:tc>
        <w:tc>
          <w:tcPr>
            <w:tcW w:w="553" w:type="pct"/>
            <w:tcBorders>
              <w:top w:val="single" w:sz="4" w:space="0" w:color="auto"/>
              <w:bottom w:val="single" w:sz="4" w:space="0" w:color="auto"/>
            </w:tcBorders>
            <w:vAlign w:val="center"/>
          </w:tcPr>
          <w:p w14:paraId="0700BAA7" w14:textId="77777777" w:rsidR="001048D9" w:rsidRDefault="00FA67F3">
            <w:pPr>
              <w:jc w:val="center"/>
              <w:rPr>
                <w:rFonts w:ascii="Times New Roman" w:hAnsi="Times New Roman" w:cs="Times New Roman"/>
                <w:b/>
                <w:sz w:val="18"/>
              </w:rPr>
            </w:pPr>
            <w:r>
              <w:rPr>
                <w:rFonts w:ascii="Times New Roman" w:hAnsi="Times New Roman" w:cs="Times New Roman"/>
                <w:b/>
                <w:sz w:val="18"/>
              </w:rPr>
              <w:t>Trials</w:t>
            </w:r>
          </w:p>
        </w:tc>
        <w:tc>
          <w:tcPr>
            <w:tcW w:w="337" w:type="pct"/>
            <w:tcBorders>
              <w:top w:val="single" w:sz="4" w:space="0" w:color="auto"/>
              <w:bottom w:val="single" w:sz="4" w:space="0" w:color="auto"/>
            </w:tcBorders>
            <w:vAlign w:val="center"/>
          </w:tcPr>
          <w:p w14:paraId="420557E8" w14:textId="77777777" w:rsidR="001048D9" w:rsidRDefault="00FA67F3">
            <w:pPr>
              <w:jc w:val="center"/>
              <w:rPr>
                <w:rFonts w:ascii="Times New Roman" w:hAnsi="Times New Roman" w:cs="Times New Roman"/>
                <w:b/>
                <w:sz w:val="18"/>
              </w:rPr>
            </w:pPr>
            <w:r>
              <w:rPr>
                <w:rFonts w:ascii="Times New Roman" w:hAnsi="Times New Roman" w:cs="Times New Roman"/>
                <w:b/>
                <w:sz w:val="18"/>
              </w:rPr>
              <w:t>License</w:t>
            </w:r>
          </w:p>
        </w:tc>
        <w:tc>
          <w:tcPr>
            <w:tcW w:w="525" w:type="pct"/>
            <w:tcBorders>
              <w:top w:val="single" w:sz="4" w:space="0" w:color="auto"/>
              <w:bottom w:val="single" w:sz="4" w:space="0" w:color="auto"/>
            </w:tcBorders>
            <w:vAlign w:val="center"/>
          </w:tcPr>
          <w:p w14:paraId="620A44CF" w14:textId="77777777" w:rsidR="001048D9" w:rsidRDefault="00FA67F3">
            <w:pPr>
              <w:jc w:val="center"/>
              <w:rPr>
                <w:rFonts w:ascii="Times New Roman" w:hAnsi="Times New Roman" w:cs="Times New Roman"/>
                <w:b/>
                <w:sz w:val="18"/>
              </w:rPr>
            </w:pPr>
            <w:r>
              <w:rPr>
                <w:rFonts w:ascii="Times New Roman" w:hAnsi="Times New Roman" w:cs="Times New Roman"/>
                <w:b/>
                <w:sz w:val="18"/>
              </w:rPr>
              <w:t>Exp_Implement</w:t>
            </w:r>
          </w:p>
        </w:tc>
      </w:tr>
      <w:tr w:rsidR="001048D9" w14:paraId="204AED68" w14:textId="77777777" w:rsidTr="001048D9">
        <w:trPr>
          <w:cantSplit/>
        </w:trPr>
        <w:tc>
          <w:tcPr>
            <w:tcW w:w="234" w:type="pct"/>
            <w:tcBorders>
              <w:top w:val="single" w:sz="4" w:space="0" w:color="auto"/>
            </w:tcBorders>
            <w:vAlign w:val="center"/>
          </w:tcPr>
          <w:p w14:paraId="4810D028" w14:textId="77777777" w:rsidR="001048D9" w:rsidRDefault="00FA67F3">
            <w:pPr>
              <w:jc w:val="center"/>
              <w:rPr>
                <w:rFonts w:ascii="Times New Roman" w:hAnsi="Times New Roman" w:cs="Times New Roman"/>
              </w:rPr>
            </w:pPr>
            <w:r>
              <w:rPr>
                <w:rFonts w:ascii="Times New Roman" w:hAnsi="Times New Roman" w:cs="Times New Roman"/>
              </w:rPr>
              <w:t>1</w:t>
            </w:r>
          </w:p>
        </w:tc>
        <w:tc>
          <w:tcPr>
            <w:tcW w:w="1103" w:type="pct"/>
            <w:tcBorders>
              <w:top w:val="single" w:sz="4" w:space="0" w:color="auto"/>
            </w:tcBorders>
            <w:vAlign w:val="center"/>
          </w:tcPr>
          <w:p w14:paraId="480E70D6" w14:textId="77777777" w:rsidR="001048D9" w:rsidRDefault="00FA67F3">
            <w:pPr>
              <w:jc w:val="center"/>
              <w:rPr>
                <w:rFonts w:ascii="Times New Roman" w:hAnsi="Times New Roman" w:cs="Times New Roman"/>
              </w:rPr>
            </w:pPr>
            <w:r>
              <w:rPr>
                <w:rFonts w:ascii="Times New Roman" w:hAnsi="Times New Roman" w:cs="Times New Roman"/>
              </w:rPr>
              <w:t>Amodeo_2024_CABN</w:t>
            </w:r>
          </w:p>
        </w:tc>
        <w:tc>
          <w:tcPr>
            <w:tcW w:w="545" w:type="pct"/>
            <w:tcBorders>
              <w:top w:val="single" w:sz="4" w:space="0" w:color="auto"/>
            </w:tcBorders>
            <w:vAlign w:val="center"/>
          </w:tcPr>
          <w:p w14:paraId="6D0BA791" w14:textId="77777777" w:rsidR="001048D9" w:rsidRDefault="00FA67F3">
            <w:pPr>
              <w:jc w:val="center"/>
              <w:rPr>
                <w:rFonts w:ascii="Times New Roman" w:hAnsi="Times New Roman" w:cs="Times New Roman"/>
              </w:rPr>
            </w:pPr>
            <w:r>
              <w:rPr>
                <w:rFonts w:ascii="Times New Roman" w:hAnsi="Times New Roman" w:cs="Times New Roman"/>
              </w:rPr>
              <w:t>L Amodeo et al. (2024)</w:t>
            </w:r>
          </w:p>
        </w:tc>
        <w:tc>
          <w:tcPr>
            <w:tcW w:w="250" w:type="pct"/>
            <w:tcBorders>
              <w:top w:val="single" w:sz="4" w:space="0" w:color="auto"/>
            </w:tcBorders>
            <w:vAlign w:val="center"/>
          </w:tcPr>
          <w:p w14:paraId="7328601B"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top w:val="single" w:sz="4" w:space="0" w:color="auto"/>
            </w:tcBorders>
            <w:vAlign w:val="center"/>
          </w:tcPr>
          <w:p w14:paraId="6EFBE484" w14:textId="77777777" w:rsidR="001048D9" w:rsidRDefault="00FA67F3">
            <w:pPr>
              <w:jc w:val="center"/>
              <w:rPr>
                <w:rFonts w:ascii="Times New Roman" w:hAnsi="Times New Roman" w:cs="Times New Roman"/>
              </w:rPr>
            </w:pPr>
            <w:r>
              <w:rPr>
                <w:rFonts w:ascii="Times New Roman" w:hAnsi="Times New Roman" w:cs="Times New Roman"/>
              </w:rPr>
              <w:t>Belgium</w:t>
            </w:r>
          </w:p>
        </w:tc>
        <w:tc>
          <w:tcPr>
            <w:tcW w:w="374" w:type="pct"/>
            <w:tcBorders>
              <w:top w:val="single" w:sz="4" w:space="0" w:color="auto"/>
            </w:tcBorders>
            <w:vAlign w:val="center"/>
          </w:tcPr>
          <w:p w14:paraId="507A8DC5" w14:textId="77777777" w:rsidR="001048D9" w:rsidRDefault="00FA67F3">
            <w:pPr>
              <w:jc w:val="center"/>
              <w:rPr>
                <w:rFonts w:ascii="Times New Roman" w:hAnsi="Times New Roman" w:cs="Times New Roman"/>
              </w:rPr>
            </w:pPr>
            <w:r>
              <w:rPr>
                <w:rFonts w:ascii="Times New Roman" w:hAnsi="Times New Roman" w:cs="Times New Roman"/>
              </w:rPr>
              <w:t>Dutch</w:t>
            </w:r>
          </w:p>
        </w:tc>
        <w:tc>
          <w:tcPr>
            <w:tcW w:w="364" w:type="pct"/>
            <w:tcBorders>
              <w:top w:val="single" w:sz="4" w:space="0" w:color="auto"/>
            </w:tcBorders>
            <w:vAlign w:val="center"/>
          </w:tcPr>
          <w:p w14:paraId="089D951D" w14:textId="77777777" w:rsidR="001048D9" w:rsidRDefault="00FA67F3">
            <w:pPr>
              <w:jc w:val="center"/>
              <w:rPr>
                <w:rFonts w:ascii="Times New Roman" w:hAnsi="Times New Roman" w:cs="Times New Roman"/>
              </w:rPr>
            </w:pPr>
            <w:r>
              <w:rPr>
                <w:rFonts w:ascii="Times New Roman" w:hAnsi="Times New Roman" w:cs="Times New Roman"/>
              </w:rPr>
              <w:t>37</w:t>
            </w:r>
          </w:p>
        </w:tc>
        <w:tc>
          <w:tcPr>
            <w:tcW w:w="369" w:type="pct"/>
            <w:tcBorders>
              <w:top w:val="single" w:sz="4" w:space="0" w:color="auto"/>
            </w:tcBorders>
            <w:vAlign w:val="center"/>
          </w:tcPr>
          <w:p w14:paraId="206E252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top w:val="single" w:sz="4" w:space="0" w:color="auto"/>
            </w:tcBorders>
            <w:vAlign w:val="center"/>
          </w:tcPr>
          <w:p w14:paraId="3C93CB57"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tcBorders>
              <w:top w:val="single" w:sz="4" w:space="0" w:color="auto"/>
            </w:tcBorders>
            <w:vAlign w:val="center"/>
          </w:tcPr>
          <w:p w14:paraId="0CECACB7"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top w:val="single" w:sz="4" w:space="0" w:color="auto"/>
            </w:tcBorders>
            <w:vAlign w:val="center"/>
          </w:tcPr>
          <w:p w14:paraId="6EAA8F5E"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2964C043" w14:textId="77777777" w:rsidTr="001048D9">
        <w:trPr>
          <w:cantSplit/>
        </w:trPr>
        <w:tc>
          <w:tcPr>
            <w:tcW w:w="234" w:type="pct"/>
            <w:vAlign w:val="center"/>
          </w:tcPr>
          <w:p w14:paraId="758263C1" w14:textId="77777777" w:rsidR="001048D9" w:rsidRDefault="00FA67F3">
            <w:pPr>
              <w:jc w:val="center"/>
              <w:rPr>
                <w:rFonts w:ascii="Times New Roman" w:hAnsi="Times New Roman" w:cs="Times New Roman"/>
              </w:rPr>
            </w:pPr>
            <w:r>
              <w:rPr>
                <w:rFonts w:ascii="Times New Roman" w:hAnsi="Times New Roman" w:cs="Times New Roman"/>
              </w:rPr>
              <w:t>2</w:t>
            </w:r>
          </w:p>
        </w:tc>
        <w:tc>
          <w:tcPr>
            <w:tcW w:w="1103" w:type="pct"/>
            <w:vAlign w:val="center"/>
          </w:tcPr>
          <w:p w14:paraId="2639CD10" w14:textId="77777777" w:rsidR="001048D9" w:rsidRDefault="00FA67F3">
            <w:pPr>
              <w:jc w:val="center"/>
              <w:rPr>
                <w:rFonts w:ascii="Times New Roman" w:hAnsi="Times New Roman" w:cs="Times New Roman"/>
              </w:rPr>
            </w:pPr>
            <w:r>
              <w:rPr>
                <w:rFonts w:ascii="Times New Roman" w:hAnsi="Times New Roman" w:cs="Times New Roman"/>
              </w:rPr>
              <w:t>Amodeo_2024_CABN</w:t>
            </w:r>
          </w:p>
        </w:tc>
        <w:tc>
          <w:tcPr>
            <w:tcW w:w="545" w:type="pct"/>
            <w:vAlign w:val="center"/>
          </w:tcPr>
          <w:p w14:paraId="127CB2A9" w14:textId="77777777" w:rsidR="001048D9" w:rsidRDefault="00FA67F3">
            <w:pPr>
              <w:jc w:val="center"/>
              <w:rPr>
                <w:rFonts w:ascii="Times New Roman" w:hAnsi="Times New Roman" w:cs="Times New Roman"/>
              </w:rPr>
            </w:pPr>
            <w:r>
              <w:rPr>
                <w:rFonts w:ascii="Times New Roman" w:hAnsi="Times New Roman" w:cs="Times New Roman"/>
              </w:rPr>
              <w:t>L Amodeo et al. (2024)</w:t>
            </w:r>
          </w:p>
        </w:tc>
        <w:tc>
          <w:tcPr>
            <w:tcW w:w="250" w:type="pct"/>
            <w:vAlign w:val="center"/>
          </w:tcPr>
          <w:p w14:paraId="54DEBAAF"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7FACBBBD" w14:textId="77777777" w:rsidR="001048D9" w:rsidRDefault="00FA67F3">
            <w:pPr>
              <w:jc w:val="center"/>
              <w:rPr>
                <w:rFonts w:ascii="Times New Roman" w:hAnsi="Times New Roman" w:cs="Times New Roman"/>
              </w:rPr>
            </w:pPr>
            <w:r>
              <w:rPr>
                <w:rFonts w:ascii="Times New Roman" w:hAnsi="Times New Roman" w:cs="Times New Roman"/>
              </w:rPr>
              <w:t>Belgium</w:t>
            </w:r>
          </w:p>
        </w:tc>
        <w:tc>
          <w:tcPr>
            <w:tcW w:w="374" w:type="pct"/>
            <w:vAlign w:val="center"/>
          </w:tcPr>
          <w:p w14:paraId="20AB3EA5" w14:textId="77777777" w:rsidR="001048D9" w:rsidRDefault="00FA67F3">
            <w:pPr>
              <w:jc w:val="center"/>
              <w:rPr>
                <w:rFonts w:ascii="Times New Roman" w:hAnsi="Times New Roman" w:cs="Times New Roman"/>
              </w:rPr>
            </w:pPr>
            <w:r>
              <w:rPr>
                <w:rFonts w:ascii="Times New Roman" w:hAnsi="Times New Roman" w:cs="Times New Roman"/>
              </w:rPr>
              <w:t>Dutch</w:t>
            </w:r>
          </w:p>
        </w:tc>
        <w:tc>
          <w:tcPr>
            <w:tcW w:w="364" w:type="pct"/>
            <w:vAlign w:val="center"/>
          </w:tcPr>
          <w:p w14:paraId="648EF284" w14:textId="77777777" w:rsidR="001048D9" w:rsidRDefault="00FA67F3">
            <w:pPr>
              <w:jc w:val="center"/>
              <w:rPr>
                <w:rFonts w:ascii="Times New Roman" w:hAnsi="Times New Roman" w:cs="Times New Roman"/>
              </w:rPr>
            </w:pPr>
            <w:r>
              <w:rPr>
                <w:rFonts w:ascii="Times New Roman" w:hAnsi="Times New Roman" w:cs="Times New Roman"/>
              </w:rPr>
              <w:t>30</w:t>
            </w:r>
          </w:p>
        </w:tc>
        <w:tc>
          <w:tcPr>
            <w:tcW w:w="369" w:type="pct"/>
            <w:vAlign w:val="center"/>
          </w:tcPr>
          <w:p w14:paraId="5AFAA318"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C4FB432"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78C0D241"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184EFDA1"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39DF326" w14:textId="77777777" w:rsidTr="001048D9">
        <w:trPr>
          <w:cantSplit/>
        </w:trPr>
        <w:tc>
          <w:tcPr>
            <w:tcW w:w="234" w:type="pct"/>
            <w:vAlign w:val="center"/>
          </w:tcPr>
          <w:p w14:paraId="19309BB7" w14:textId="77777777" w:rsidR="001048D9" w:rsidRDefault="00FA67F3">
            <w:pPr>
              <w:jc w:val="center"/>
              <w:rPr>
                <w:rFonts w:ascii="Times New Roman" w:hAnsi="Times New Roman" w:cs="Times New Roman"/>
              </w:rPr>
            </w:pPr>
            <w:r>
              <w:rPr>
                <w:rFonts w:ascii="Times New Roman" w:hAnsi="Times New Roman" w:cs="Times New Roman"/>
              </w:rPr>
              <w:t>3</w:t>
            </w:r>
          </w:p>
        </w:tc>
        <w:tc>
          <w:tcPr>
            <w:tcW w:w="1103" w:type="pct"/>
            <w:vAlign w:val="center"/>
          </w:tcPr>
          <w:p w14:paraId="78D278FE" w14:textId="77777777" w:rsidR="001048D9" w:rsidRDefault="00FA67F3">
            <w:pPr>
              <w:jc w:val="center"/>
              <w:rPr>
                <w:rFonts w:ascii="Times New Roman" w:hAnsi="Times New Roman" w:cs="Times New Roman"/>
              </w:rPr>
            </w:pPr>
            <w:r>
              <w:rPr>
                <w:rFonts w:ascii="Times New Roman" w:hAnsi="Times New Roman" w:cs="Times New Roman"/>
              </w:rPr>
              <w:t>Atzeni_2026_PsychRes</w:t>
            </w:r>
          </w:p>
        </w:tc>
        <w:tc>
          <w:tcPr>
            <w:tcW w:w="545" w:type="pct"/>
            <w:vAlign w:val="center"/>
          </w:tcPr>
          <w:p w14:paraId="3D78AD59" w14:textId="77777777" w:rsidR="001048D9" w:rsidRDefault="00FA67F3">
            <w:pPr>
              <w:jc w:val="center"/>
              <w:rPr>
                <w:rFonts w:ascii="Times New Roman" w:hAnsi="Times New Roman" w:cs="Times New Roman"/>
              </w:rPr>
            </w:pPr>
            <w:r>
              <w:rPr>
                <w:rFonts w:ascii="Times New Roman" w:hAnsi="Times New Roman" w:cs="Times New Roman"/>
              </w:rPr>
              <w:t>Atzeni (2026)</w:t>
            </w:r>
          </w:p>
        </w:tc>
        <w:tc>
          <w:tcPr>
            <w:tcW w:w="250" w:type="pct"/>
            <w:vAlign w:val="center"/>
          </w:tcPr>
          <w:p w14:paraId="599EF996"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42D9C98E" w14:textId="77777777" w:rsidR="001048D9" w:rsidRDefault="00FA67F3">
            <w:pPr>
              <w:jc w:val="center"/>
              <w:rPr>
                <w:rFonts w:ascii="Times New Roman" w:hAnsi="Times New Roman" w:cs="Times New Roman"/>
              </w:rPr>
            </w:pPr>
            <w:r>
              <w:rPr>
                <w:rFonts w:ascii="Times New Roman" w:hAnsi="Times New Roman" w:cs="Times New Roman"/>
              </w:rPr>
              <w:t>Italy</w:t>
            </w:r>
          </w:p>
        </w:tc>
        <w:tc>
          <w:tcPr>
            <w:tcW w:w="374" w:type="pct"/>
            <w:vAlign w:val="center"/>
          </w:tcPr>
          <w:p w14:paraId="3816332A" w14:textId="77777777" w:rsidR="001048D9" w:rsidRDefault="00FA67F3">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46B59F49" w14:textId="77777777" w:rsidR="001048D9" w:rsidRDefault="00FA67F3">
            <w:pPr>
              <w:jc w:val="center"/>
              <w:rPr>
                <w:rFonts w:ascii="Times New Roman" w:hAnsi="Times New Roman" w:cs="Times New Roman"/>
              </w:rPr>
            </w:pPr>
            <w:r>
              <w:rPr>
                <w:rFonts w:ascii="Times New Roman" w:hAnsi="Times New Roman" w:cs="Times New Roman"/>
              </w:rPr>
              <w:t>140</w:t>
            </w:r>
          </w:p>
        </w:tc>
        <w:tc>
          <w:tcPr>
            <w:tcW w:w="369" w:type="pct"/>
            <w:vAlign w:val="center"/>
          </w:tcPr>
          <w:p w14:paraId="40AC82DE"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5256633" w14:textId="77777777" w:rsidR="001048D9" w:rsidRDefault="00FA67F3">
            <w:pPr>
              <w:jc w:val="center"/>
              <w:rPr>
                <w:rFonts w:ascii="Times New Roman" w:hAnsi="Times New Roman" w:cs="Times New Roman"/>
              </w:rPr>
            </w:pPr>
            <w:r>
              <w:rPr>
                <w:rFonts w:ascii="Times New Roman" w:hAnsi="Times New Roman" w:cs="Times New Roman"/>
              </w:rPr>
              <w:t>200 (per session; duplicated/extra runs: 3 T2 + 4 T3 participants)</w:t>
            </w:r>
          </w:p>
        </w:tc>
        <w:tc>
          <w:tcPr>
            <w:tcW w:w="337" w:type="pct"/>
            <w:vAlign w:val="center"/>
          </w:tcPr>
          <w:p w14:paraId="76CE8D6A"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6D140202"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3FC181FB" w14:textId="77777777" w:rsidTr="001048D9">
        <w:trPr>
          <w:cantSplit/>
        </w:trPr>
        <w:tc>
          <w:tcPr>
            <w:tcW w:w="234" w:type="pct"/>
            <w:vAlign w:val="center"/>
          </w:tcPr>
          <w:p w14:paraId="4D85CC59" w14:textId="77777777" w:rsidR="001048D9" w:rsidRDefault="00FA67F3">
            <w:pPr>
              <w:jc w:val="center"/>
              <w:rPr>
                <w:rFonts w:ascii="Times New Roman" w:hAnsi="Times New Roman" w:cs="Times New Roman"/>
              </w:rPr>
            </w:pPr>
            <w:r>
              <w:rPr>
                <w:rFonts w:ascii="Times New Roman" w:hAnsi="Times New Roman" w:cs="Times New Roman"/>
              </w:rPr>
              <w:t>4</w:t>
            </w:r>
          </w:p>
        </w:tc>
        <w:tc>
          <w:tcPr>
            <w:tcW w:w="1103" w:type="pct"/>
            <w:vAlign w:val="center"/>
          </w:tcPr>
          <w:p w14:paraId="20FD607B" w14:textId="77777777" w:rsidR="001048D9" w:rsidRDefault="00FA67F3">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336B029C" w14:textId="77777777" w:rsidR="001048D9" w:rsidRDefault="00FA67F3">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2B4FEFCB"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34AEFF69" w14:textId="77777777" w:rsidR="001048D9" w:rsidRDefault="00FA67F3">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38892F9E"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1F49D63" w14:textId="77777777" w:rsidR="001048D9" w:rsidRDefault="00FA67F3">
            <w:pPr>
              <w:jc w:val="center"/>
              <w:rPr>
                <w:rFonts w:ascii="Times New Roman" w:hAnsi="Times New Roman" w:cs="Times New Roman"/>
              </w:rPr>
            </w:pPr>
            <w:r>
              <w:rPr>
                <w:rFonts w:ascii="Times New Roman" w:hAnsi="Times New Roman" w:cs="Times New Roman"/>
              </w:rPr>
              <w:t>19 (0/19)</w:t>
            </w:r>
          </w:p>
        </w:tc>
        <w:tc>
          <w:tcPr>
            <w:tcW w:w="369" w:type="pct"/>
            <w:vAlign w:val="center"/>
          </w:tcPr>
          <w:p w14:paraId="2046A267"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0D10F2E"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7F40264F"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5B0A934B"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43D6373" w14:textId="77777777" w:rsidTr="001048D9">
        <w:trPr>
          <w:cantSplit/>
        </w:trPr>
        <w:tc>
          <w:tcPr>
            <w:tcW w:w="234" w:type="pct"/>
            <w:vAlign w:val="center"/>
          </w:tcPr>
          <w:p w14:paraId="7DA45CF0" w14:textId="77777777" w:rsidR="001048D9" w:rsidRDefault="00FA67F3">
            <w:pPr>
              <w:jc w:val="center"/>
              <w:rPr>
                <w:rFonts w:ascii="Times New Roman" w:hAnsi="Times New Roman" w:cs="Times New Roman"/>
              </w:rPr>
            </w:pPr>
            <w:r>
              <w:rPr>
                <w:rFonts w:ascii="Times New Roman" w:hAnsi="Times New Roman" w:cs="Times New Roman"/>
              </w:rPr>
              <w:t>5</w:t>
            </w:r>
          </w:p>
        </w:tc>
        <w:tc>
          <w:tcPr>
            <w:tcW w:w="1103" w:type="pct"/>
            <w:vAlign w:val="center"/>
          </w:tcPr>
          <w:p w14:paraId="258E4C77" w14:textId="77777777" w:rsidR="001048D9" w:rsidRDefault="00FA67F3">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5F182CA6" w14:textId="77777777" w:rsidR="001048D9" w:rsidRDefault="00FA67F3">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3D75B7B8"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815D865" w14:textId="77777777" w:rsidR="001048D9" w:rsidRDefault="00FA67F3">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291B90A1"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1884695" w14:textId="77777777" w:rsidR="001048D9" w:rsidRDefault="00FA67F3">
            <w:pPr>
              <w:jc w:val="center"/>
              <w:rPr>
                <w:rFonts w:ascii="Times New Roman" w:hAnsi="Times New Roman" w:cs="Times New Roman"/>
              </w:rPr>
            </w:pPr>
            <w:r>
              <w:rPr>
                <w:rFonts w:ascii="Times New Roman" w:hAnsi="Times New Roman" w:cs="Times New Roman"/>
              </w:rPr>
              <w:t>16 (0/16)</w:t>
            </w:r>
          </w:p>
        </w:tc>
        <w:tc>
          <w:tcPr>
            <w:tcW w:w="369" w:type="pct"/>
            <w:vAlign w:val="center"/>
          </w:tcPr>
          <w:p w14:paraId="040890A8"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7A23E4B"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063CA51B"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5F96B8D3"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F55B875" w14:textId="77777777" w:rsidTr="001048D9">
        <w:trPr>
          <w:cantSplit/>
        </w:trPr>
        <w:tc>
          <w:tcPr>
            <w:tcW w:w="234" w:type="pct"/>
            <w:vAlign w:val="center"/>
          </w:tcPr>
          <w:p w14:paraId="321D02BA" w14:textId="77777777" w:rsidR="001048D9" w:rsidRDefault="00FA67F3">
            <w:pPr>
              <w:jc w:val="center"/>
              <w:rPr>
                <w:rFonts w:ascii="Times New Roman" w:hAnsi="Times New Roman" w:cs="Times New Roman"/>
              </w:rPr>
            </w:pPr>
            <w:r>
              <w:rPr>
                <w:rFonts w:ascii="Times New Roman" w:hAnsi="Times New Roman" w:cs="Times New Roman"/>
              </w:rPr>
              <w:t>6</w:t>
            </w:r>
          </w:p>
        </w:tc>
        <w:tc>
          <w:tcPr>
            <w:tcW w:w="1103" w:type="pct"/>
            <w:vAlign w:val="center"/>
          </w:tcPr>
          <w:p w14:paraId="1DFE6C25" w14:textId="77777777" w:rsidR="001048D9" w:rsidRDefault="00FA67F3">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4487815C" w14:textId="77777777" w:rsidR="001048D9" w:rsidRDefault="00FA67F3">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1D7A8FEC"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01F020FD" w14:textId="77777777" w:rsidR="001048D9" w:rsidRDefault="00FA67F3">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742E2BA0"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A4C8F4A" w14:textId="77777777" w:rsidR="001048D9" w:rsidRDefault="00FA67F3">
            <w:pPr>
              <w:jc w:val="center"/>
              <w:rPr>
                <w:rFonts w:ascii="Times New Roman" w:hAnsi="Times New Roman" w:cs="Times New Roman"/>
              </w:rPr>
            </w:pPr>
            <w:r>
              <w:rPr>
                <w:rFonts w:ascii="Times New Roman" w:hAnsi="Times New Roman" w:cs="Times New Roman"/>
              </w:rPr>
              <w:t>22 (0/22)</w:t>
            </w:r>
          </w:p>
        </w:tc>
        <w:tc>
          <w:tcPr>
            <w:tcW w:w="369" w:type="pct"/>
            <w:vAlign w:val="center"/>
          </w:tcPr>
          <w:p w14:paraId="5621E58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D6EFEC6"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5630DB81"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2B61BB2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4356CEE" w14:textId="77777777" w:rsidTr="001048D9">
        <w:trPr>
          <w:cantSplit/>
        </w:trPr>
        <w:tc>
          <w:tcPr>
            <w:tcW w:w="234" w:type="pct"/>
            <w:vAlign w:val="center"/>
          </w:tcPr>
          <w:p w14:paraId="769252EB" w14:textId="77777777" w:rsidR="001048D9" w:rsidRDefault="00FA67F3">
            <w:pPr>
              <w:jc w:val="center"/>
              <w:rPr>
                <w:rFonts w:ascii="Times New Roman" w:hAnsi="Times New Roman" w:cs="Times New Roman"/>
              </w:rPr>
            </w:pPr>
            <w:r>
              <w:rPr>
                <w:rFonts w:ascii="Times New Roman" w:hAnsi="Times New Roman" w:cs="Times New Roman"/>
              </w:rPr>
              <w:t>7</w:t>
            </w:r>
          </w:p>
        </w:tc>
        <w:tc>
          <w:tcPr>
            <w:tcW w:w="1103" w:type="pct"/>
            <w:vAlign w:val="center"/>
          </w:tcPr>
          <w:p w14:paraId="6683E938" w14:textId="77777777" w:rsidR="001048D9" w:rsidRDefault="00FA67F3">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6D970041" w14:textId="77777777" w:rsidR="001048D9" w:rsidRDefault="00FA67F3">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54F1A191"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54D01D81" w14:textId="77777777" w:rsidR="001048D9" w:rsidRDefault="00FA67F3">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4F08B1EF"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B9EF006" w14:textId="77777777" w:rsidR="001048D9" w:rsidRDefault="00FA67F3">
            <w:pPr>
              <w:jc w:val="center"/>
              <w:rPr>
                <w:rFonts w:ascii="Times New Roman" w:hAnsi="Times New Roman" w:cs="Times New Roman"/>
              </w:rPr>
            </w:pPr>
            <w:r>
              <w:rPr>
                <w:rFonts w:ascii="Times New Roman" w:hAnsi="Times New Roman" w:cs="Times New Roman"/>
              </w:rPr>
              <w:t>21 (0/21)</w:t>
            </w:r>
          </w:p>
        </w:tc>
        <w:tc>
          <w:tcPr>
            <w:tcW w:w="369" w:type="pct"/>
            <w:vAlign w:val="center"/>
          </w:tcPr>
          <w:p w14:paraId="3B6AD39F"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C455282"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5A7AED3D"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38EC16DA"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D9DB1A0" w14:textId="77777777" w:rsidTr="001048D9">
        <w:trPr>
          <w:cantSplit/>
        </w:trPr>
        <w:tc>
          <w:tcPr>
            <w:tcW w:w="234" w:type="pct"/>
            <w:vAlign w:val="center"/>
          </w:tcPr>
          <w:p w14:paraId="20A0C818" w14:textId="77777777" w:rsidR="001048D9" w:rsidRDefault="00FA67F3">
            <w:pPr>
              <w:jc w:val="center"/>
              <w:rPr>
                <w:rFonts w:ascii="Times New Roman" w:hAnsi="Times New Roman" w:cs="Times New Roman"/>
              </w:rPr>
            </w:pPr>
            <w:r>
              <w:rPr>
                <w:rFonts w:ascii="Times New Roman" w:hAnsi="Times New Roman" w:cs="Times New Roman"/>
              </w:rPr>
              <w:t>8</w:t>
            </w:r>
          </w:p>
        </w:tc>
        <w:tc>
          <w:tcPr>
            <w:tcW w:w="1103" w:type="pct"/>
            <w:vAlign w:val="center"/>
          </w:tcPr>
          <w:p w14:paraId="53290E32" w14:textId="77777777" w:rsidR="001048D9" w:rsidRDefault="00FA67F3">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691266F5" w14:textId="77777777" w:rsidR="001048D9" w:rsidRDefault="00FA67F3">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0204BA32"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0A67C6F1" w14:textId="77777777" w:rsidR="001048D9" w:rsidRDefault="00FA67F3">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4A47B690"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3C3386D3" w14:textId="77777777" w:rsidR="001048D9" w:rsidRDefault="00FA67F3">
            <w:pPr>
              <w:jc w:val="center"/>
              <w:rPr>
                <w:rFonts w:ascii="Times New Roman" w:hAnsi="Times New Roman" w:cs="Times New Roman"/>
              </w:rPr>
            </w:pPr>
            <w:r>
              <w:rPr>
                <w:rFonts w:ascii="Times New Roman" w:hAnsi="Times New Roman" w:cs="Times New Roman"/>
              </w:rPr>
              <w:t>35 (0/35)</w:t>
            </w:r>
          </w:p>
        </w:tc>
        <w:tc>
          <w:tcPr>
            <w:tcW w:w="369" w:type="pct"/>
            <w:vAlign w:val="center"/>
          </w:tcPr>
          <w:p w14:paraId="1FC81303"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98E2312"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3CE4403B"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1B80F75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46BC178" w14:textId="77777777" w:rsidTr="001048D9">
        <w:trPr>
          <w:cantSplit/>
        </w:trPr>
        <w:tc>
          <w:tcPr>
            <w:tcW w:w="234" w:type="pct"/>
            <w:vAlign w:val="center"/>
          </w:tcPr>
          <w:p w14:paraId="65B42BFA" w14:textId="77777777" w:rsidR="001048D9" w:rsidRDefault="00FA67F3">
            <w:pPr>
              <w:jc w:val="center"/>
              <w:rPr>
                <w:rFonts w:ascii="Times New Roman" w:hAnsi="Times New Roman" w:cs="Times New Roman"/>
              </w:rPr>
            </w:pPr>
            <w:r>
              <w:rPr>
                <w:rFonts w:ascii="Times New Roman" w:hAnsi="Times New Roman" w:cs="Times New Roman"/>
              </w:rPr>
              <w:t>9</w:t>
            </w:r>
          </w:p>
        </w:tc>
        <w:tc>
          <w:tcPr>
            <w:tcW w:w="1103" w:type="pct"/>
            <w:vAlign w:val="center"/>
          </w:tcPr>
          <w:p w14:paraId="4C080264" w14:textId="77777777" w:rsidR="001048D9" w:rsidRDefault="00FA67F3">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6A5097BC" w14:textId="77777777" w:rsidR="001048D9" w:rsidRDefault="00FA67F3">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30D9E63B"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32624498" w14:textId="77777777" w:rsidR="001048D9" w:rsidRDefault="00FA67F3">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7EEE48EA"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6704713" w14:textId="77777777" w:rsidR="001048D9" w:rsidRDefault="00FA67F3">
            <w:pPr>
              <w:jc w:val="center"/>
              <w:rPr>
                <w:rFonts w:ascii="Times New Roman" w:hAnsi="Times New Roman" w:cs="Times New Roman"/>
              </w:rPr>
            </w:pPr>
            <w:r>
              <w:rPr>
                <w:rFonts w:ascii="Times New Roman" w:hAnsi="Times New Roman" w:cs="Times New Roman"/>
              </w:rPr>
              <w:t>35 (0/35)</w:t>
            </w:r>
          </w:p>
        </w:tc>
        <w:tc>
          <w:tcPr>
            <w:tcW w:w="369" w:type="pct"/>
            <w:vAlign w:val="center"/>
          </w:tcPr>
          <w:p w14:paraId="6C63665D"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C5ADC0C"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04B87F52"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34F920CA"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309D9C8" w14:textId="77777777" w:rsidTr="001048D9">
        <w:trPr>
          <w:cantSplit/>
        </w:trPr>
        <w:tc>
          <w:tcPr>
            <w:tcW w:w="234" w:type="pct"/>
            <w:vAlign w:val="center"/>
          </w:tcPr>
          <w:p w14:paraId="44E9FB80" w14:textId="77777777" w:rsidR="001048D9" w:rsidRDefault="00FA67F3">
            <w:pPr>
              <w:jc w:val="center"/>
              <w:rPr>
                <w:rFonts w:ascii="Times New Roman" w:hAnsi="Times New Roman" w:cs="Times New Roman"/>
              </w:rPr>
            </w:pPr>
            <w:r>
              <w:rPr>
                <w:rFonts w:ascii="Times New Roman" w:hAnsi="Times New Roman" w:cs="Times New Roman"/>
              </w:rPr>
              <w:t>10</w:t>
            </w:r>
          </w:p>
        </w:tc>
        <w:tc>
          <w:tcPr>
            <w:tcW w:w="1103" w:type="pct"/>
            <w:vAlign w:val="center"/>
          </w:tcPr>
          <w:p w14:paraId="5F622E59" w14:textId="77777777" w:rsidR="001048D9" w:rsidRDefault="00FA67F3">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5498E5CC" w14:textId="77777777" w:rsidR="001048D9" w:rsidRDefault="00FA67F3">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08B4984E"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1343AFF8" w14:textId="77777777" w:rsidR="001048D9" w:rsidRDefault="00FA67F3">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26C28973"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01FB7C7" w14:textId="77777777" w:rsidR="001048D9" w:rsidRDefault="00FA67F3">
            <w:pPr>
              <w:jc w:val="center"/>
              <w:rPr>
                <w:rFonts w:ascii="Times New Roman" w:hAnsi="Times New Roman" w:cs="Times New Roman"/>
              </w:rPr>
            </w:pPr>
            <w:r>
              <w:rPr>
                <w:rFonts w:ascii="Times New Roman" w:hAnsi="Times New Roman" w:cs="Times New Roman"/>
              </w:rPr>
              <w:t>33 (0/33)</w:t>
            </w:r>
          </w:p>
        </w:tc>
        <w:tc>
          <w:tcPr>
            <w:tcW w:w="369" w:type="pct"/>
            <w:vAlign w:val="center"/>
          </w:tcPr>
          <w:p w14:paraId="2BDA0D3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73981C5"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24344267"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03E4291C"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569472E" w14:textId="77777777" w:rsidTr="001048D9">
        <w:trPr>
          <w:cantSplit/>
        </w:trPr>
        <w:tc>
          <w:tcPr>
            <w:tcW w:w="234" w:type="pct"/>
            <w:vAlign w:val="center"/>
          </w:tcPr>
          <w:p w14:paraId="0BF4B9DB" w14:textId="77777777" w:rsidR="001048D9" w:rsidRDefault="00FA67F3">
            <w:pPr>
              <w:jc w:val="center"/>
              <w:rPr>
                <w:rFonts w:ascii="Times New Roman" w:hAnsi="Times New Roman" w:cs="Times New Roman"/>
              </w:rPr>
            </w:pPr>
            <w:r>
              <w:rPr>
                <w:rFonts w:ascii="Times New Roman" w:hAnsi="Times New Roman" w:cs="Times New Roman"/>
              </w:rPr>
              <w:lastRenderedPageBreak/>
              <w:t>11</w:t>
            </w:r>
          </w:p>
        </w:tc>
        <w:tc>
          <w:tcPr>
            <w:tcW w:w="1103" w:type="pct"/>
            <w:vAlign w:val="center"/>
          </w:tcPr>
          <w:p w14:paraId="468AC520" w14:textId="77777777" w:rsidR="001048D9" w:rsidRDefault="00FA67F3">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54B929CD" w14:textId="77777777" w:rsidR="001048D9" w:rsidRDefault="00FA67F3">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5E857AC2"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41C343C9"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7B0C51A7" w14:textId="77777777" w:rsidR="001048D9" w:rsidRDefault="00FA67F3">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22A5797E" w14:textId="77777777" w:rsidR="001048D9" w:rsidRDefault="00FA67F3">
            <w:pPr>
              <w:jc w:val="center"/>
              <w:rPr>
                <w:rFonts w:ascii="Times New Roman" w:hAnsi="Times New Roman" w:cs="Times New Roman"/>
              </w:rPr>
            </w:pPr>
            <w:r>
              <w:rPr>
                <w:rFonts w:ascii="Times New Roman" w:hAnsi="Times New Roman" w:cs="Times New Roman"/>
              </w:rPr>
              <w:t>28 (12/16)</w:t>
            </w:r>
          </w:p>
        </w:tc>
        <w:tc>
          <w:tcPr>
            <w:tcW w:w="369" w:type="pct"/>
            <w:vAlign w:val="center"/>
          </w:tcPr>
          <w:p w14:paraId="41329A22"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D4FEF81" w14:textId="77777777" w:rsidR="001048D9" w:rsidRDefault="00FA67F3">
            <w:pPr>
              <w:jc w:val="center"/>
              <w:rPr>
                <w:rFonts w:ascii="Times New Roman" w:hAnsi="Times New Roman" w:cs="Times New Roman"/>
              </w:rPr>
            </w:pPr>
            <w:r>
              <w:rPr>
                <w:rFonts w:ascii="Times New Roman" w:hAnsi="Times New Roman" w:cs="Times New Roman"/>
              </w:rPr>
              <w:t>288</w:t>
            </w:r>
          </w:p>
        </w:tc>
        <w:tc>
          <w:tcPr>
            <w:tcW w:w="337" w:type="pct"/>
            <w:vAlign w:val="center"/>
          </w:tcPr>
          <w:p w14:paraId="0EA409F3"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61E59D6" w14:textId="77777777" w:rsidR="001048D9" w:rsidRDefault="001048D9">
            <w:pPr>
              <w:jc w:val="center"/>
              <w:rPr>
                <w:rFonts w:ascii="Times New Roman" w:hAnsi="Times New Roman" w:cs="Times New Roman"/>
              </w:rPr>
            </w:pPr>
          </w:p>
        </w:tc>
      </w:tr>
      <w:tr w:rsidR="001048D9" w14:paraId="629B8394" w14:textId="77777777" w:rsidTr="001048D9">
        <w:trPr>
          <w:cantSplit/>
        </w:trPr>
        <w:tc>
          <w:tcPr>
            <w:tcW w:w="234" w:type="pct"/>
            <w:vAlign w:val="center"/>
          </w:tcPr>
          <w:p w14:paraId="02DC5A6D" w14:textId="77777777" w:rsidR="001048D9" w:rsidRDefault="00FA67F3">
            <w:pPr>
              <w:jc w:val="center"/>
              <w:rPr>
                <w:rFonts w:ascii="Times New Roman" w:hAnsi="Times New Roman" w:cs="Times New Roman"/>
              </w:rPr>
            </w:pPr>
            <w:r>
              <w:rPr>
                <w:rFonts w:ascii="Times New Roman" w:hAnsi="Times New Roman" w:cs="Times New Roman"/>
              </w:rPr>
              <w:t>12</w:t>
            </w:r>
          </w:p>
        </w:tc>
        <w:tc>
          <w:tcPr>
            <w:tcW w:w="1103" w:type="pct"/>
            <w:vAlign w:val="center"/>
          </w:tcPr>
          <w:p w14:paraId="5A85A93D" w14:textId="77777777" w:rsidR="001048D9" w:rsidRDefault="00FA67F3">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54BA785B" w14:textId="77777777" w:rsidR="001048D9" w:rsidRDefault="00FA67F3">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10A81AD2"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1C19A303"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1E8F70D3" w14:textId="77777777" w:rsidR="001048D9" w:rsidRDefault="00FA67F3">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7FE8141B" w14:textId="77777777" w:rsidR="001048D9" w:rsidRDefault="00FA67F3">
            <w:pPr>
              <w:jc w:val="center"/>
              <w:rPr>
                <w:rFonts w:ascii="Times New Roman" w:hAnsi="Times New Roman" w:cs="Times New Roman"/>
              </w:rPr>
            </w:pPr>
            <w:r>
              <w:rPr>
                <w:rFonts w:ascii="Times New Roman" w:hAnsi="Times New Roman" w:cs="Times New Roman"/>
              </w:rPr>
              <w:t>28 (6/22)</w:t>
            </w:r>
          </w:p>
        </w:tc>
        <w:tc>
          <w:tcPr>
            <w:tcW w:w="369" w:type="pct"/>
            <w:vAlign w:val="center"/>
          </w:tcPr>
          <w:p w14:paraId="05585EA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A32DBB2" w14:textId="77777777" w:rsidR="001048D9" w:rsidRDefault="00FA67F3">
            <w:pPr>
              <w:jc w:val="center"/>
              <w:rPr>
                <w:rFonts w:ascii="Times New Roman" w:hAnsi="Times New Roman" w:cs="Times New Roman"/>
              </w:rPr>
            </w:pPr>
            <w:r>
              <w:rPr>
                <w:rFonts w:ascii="Times New Roman" w:hAnsi="Times New Roman" w:cs="Times New Roman"/>
              </w:rPr>
              <w:t>288</w:t>
            </w:r>
          </w:p>
        </w:tc>
        <w:tc>
          <w:tcPr>
            <w:tcW w:w="337" w:type="pct"/>
            <w:vAlign w:val="center"/>
          </w:tcPr>
          <w:p w14:paraId="7C22FEA6"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5900EFA" w14:textId="77777777" w:rsidR="001048D9" w:rsidRDefault="001048D9">
            <w:pPr>
              <w:jc w:val="center"/>
              <w:rPr>
                <w:rFonts w:ascii="Times New Roman" w:hAnsi="Times New Roman" w:cs="Times New Roman"/>
              </w:rPr>
            </w:pPr>
          </w:p>
        </w:tc>
      </w:tr>
      <w:tr w:rsidR="001048D9" w14:paraId="2858D3F3" w14:textId="77777777" w:rsidTr="001048D9">
        <w:trPr>
          <w:cantSplit/>
        </w:trPr>
        <w:tc>
          <w:tcPr>
            <w:tcW w:w="234" w:type="pct"/>
            <w:vAlign w:val="center"/>
          </w:tcPr>
          <w:p w14:paraId="0313C127" w14:textId="77777777" w:rsidR="001048D9" w:rsidRDefault="00FA67F3">
            <w:pPr>
              <w:jc w:val="center"/>
              <w:rPr>
                <w:rFonts w:ascii="Times New Roman" w:hAnsi="Times New Roman" w:cs="Times New Roman"/>
              </w:rPr>
            </w:pPr>
            <w:r>
              <w:rPr>
                <w:rFonts w:ascii="Times New Roman" w:hAnsi="Times New Roman" w:cs="Times New Roman"/>
              </w:rPr>
              <w:t>13</w:t>
            </w:r>
          </w:p>
        </w:tc>
        <w:tc>
          <w:tcPr>
            <w:tcW w:w="1103" w:type="pct"/>
            <w:vAlign w:val="center"/>
          </w:tcPr>
          <w:p w14:paraId="27E5965D" w14:textId="77777777" w:rsidR="001048D9" w:rsidRDefault="00FA67F3">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2DC6332C" w14:textId="77777777" w:rsidR="001048D9" w:rsidRDefault="00FA67F3">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27A5F11C"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vAlign w:val="center"/>
          </w:tcPr>
          <w:p w14:paraId="241F75A6"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65F116CD" w14:textId="77777777" w:rsidR="001048D9" w:rsidRDefault="00FA67F3">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6D04AAD5" w14:textId="77777777" w:rsidR="001048D9" w:rsidRDefault="00FA67F3">
            <w:pPr>
              <w:jc w:val="center"/>
              <w:rPr>
                <w:rFonts w:ascii="Times New Roman" w:hAnsi="Times New Roman" w:cs="Times New Roman"/>
              </w:rPr>
            </w:pPr>
            <w:r>
              <w:rPr>
                <w:rFonts w:ascii="Times New Roman" w:hAnsi="Times New Roman" w:cs="Times New Roman"/>
              </w:rPr>
              <w:t>28 (8/14)</w:t>
            </w:r>
          </w:p>
        </w:tc>
        <w:tc>
          <w:tcPr>
            <w:tcW w:w="369" w:type="pct"/>
            <w:vAlign w:val="center"/>
          </w:tcPr>
          <w:p w14:paraId="671AB0F3"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60358FC" w14:textId="77777777" w:rsidR="001048D9" w:rsidRDefault="00FA67F3">
            <w:pPr>
              <w:jc w:val="center"/>
              <w:rPr>
                <w:rFonts w:ascii="Times New Roman" w:hAnsi="Times New Roman" w:cs="Times New Roman"/>
              </w:rPr>
            </w:pPr>
            <w:r>
              <w:rPr>
                <w:rFonts w:ascii="Times New Roman" w:hAnsi="Times New Roman" w:cs="Times New Roman"/>
              </w:rPr>
              <w:t>288</w:t>
            </w:r>
          </w:p>
        </w:tc>
        <w:tc>
          <w:tcPr>
            <w:tcW w:w="337" w:type="pct"/>
            <w:vAlign w:val="center"/>
          </w:tcPr>
          <w:p w14:paraId="497974F1"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38820A2" w14:textId="77777777" w:rsidR="001048D9" w:rsidRDefault="001048D9">
            <w:pPr>
              <w:jc w:val="center"/>
              <w:rPr>
                <w:rFonts w:ascii="Times New Roman" w:hAnsi="Times New Roman" w:cs="Times New Roman"/>
              </w:rPr>
            </w:pPr>
          </w:p>
        </w:tc>
      </w:tr>
      <w:tr w:rsidR="001048D9" w14:paraId="07D0C173" w14:textId="77777777" w:rsidTr="001048D9">
        <w:trPr>
          <w:cantSplit/>
        </w:trPr>
        <w:tc>
          <w:tcPr>
            <w:tcW w:w="234" w:type="pct"/>
            <w:vAlign w:val="center"/>
          </w:tcPr>
          <w:p w14:paraId="72C7D6BC" w14:textId="77777777" w:rsidR="001048D9" w:rsidRDefault="00FA67F3">
            <w:pPr>
              <w:jc w:val="center"/>
              <w:rPr>
                <w:rFonts w:ascii="Times New Roman" w:hAnsi="Times New Roman" w:cs="Times New Roman"/>
              </w:rPr>
            </w:pPr>
            <w:r>
              <w:rPr>
                <w:rFonts w:ascii="Times New Roman" w:hAnsi="Times New Roman" w:cs="Times New Roman"/>
              </w:rPr>
              <w:t>14</w:t>
            </w:r>
          </w:p>
        </w:tc>
        <w:tc>
          <w:tcPr>
            <w:tcW w:w="1103" w:type="pct"/>
            <w:vAlign w:val="center"/>
          </w:tcPr>
          <w:p w14:paraId="7785D2BE" w14:textId="77777777" w:rsidR="001048D9" w:rsidRDefault="00FA67F3">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63F2CB51" w14:textId="77777777" w:rsidR="001048D9" w:rsidRDefault="00FA67F3">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746ECBD9" w14:textId="77777777" w:rsidR="001048D9" w:rsidRDefault="00FA67F3">
            <w:pPr>
              <w:jc w:val="center"/>
              <w:rPr>
                <w:rFonts w:ascii="Times New Roman" w:hAnsi="Times New Roman" w:cs="Times New Roman"/>
              </w:rPr>
            </w:pPr>
            <w:r>
              <w:rPr>
                <w:rFonts w:ascii="Times New Roman" w:hAnsi="Times New Roman" w:cs="Times New Roman"/>
              </w:rPr>
              <w:t>Exp4</w:t>
            </w:r>
          </w:p>
        </w:tc>
        <w:tc>
          <w:tcPr>
            <w:tcW w:w="341" w:type="pct"/>
            <w:vAlign w:val="center"/>
          </w:tcPr>
          <w:p w14:paraId="598F3379"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65B69BAC"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97EF2D9" w14:textId="77777777" w:rsidR="001048D9" w:rsidRDefault="00FA67F3">
            <w:pPr>
              <w:jc w:val="center"/>
              <w:rPr>
                <w:rFonts w:ascii="Times New Roman" w:hAnsi="Times New Roman" w:cs="Times New Roman"/>
              </w:rPr>
            </w:pPr>
            <w:r>
              <w:rPr>
                <w:rFonts w:ascii="Times New Roman" w:hAnsi="Times New Roman" w:cs="Times New Roman"/>
              </w:rPr>
              <w:t>40 (14/26)</w:t>
            </w:r>
          </w:p>
        </w:tc>
        <w:tc>
          <w:tcPr>
            <w:tcW w:w="369" w:type="pct"/>
            <w:vAlign w:val="center"/>
          </w:tcPr>
          <w:p w14:paraId="06372EC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E092CE8" w14:textId="77777777" w:rsidR="001048D9" w:rsidRDefault="00FA67F3">
            <w:pPr>
              <w:jc w:val="center"/>
              <w:rPr>
                <w:rFonts w:ascii="Times New Roman" w:hAnsi="Times New Roman" w:cs="Times New Roman"/>
              </w:rPr>
            </w:pPr>
            <w:r>
              <w:rPr>
                <w:rFonts w:ascii="Times New Roman" w:hAnsi="Times New Roman" w:cs="Times New Roman"/>
              </w:rPr>
              <w:t>640</w:t>
            </w:r>
          </w:p>
        </w:tc>
        <w:tc>
          <w:tcPr>
            <w:tcW w:w="337" w:type="pct"/>
            <w:vAlign w:val="center"/>
          </w:tcPr>
          <w:p w14:paraId="110C79C1"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6A7A0CE" w14:textId="77777777" w:rsidR="001048D9" w:rsidRDefault="001048D9">
            <w:pPr>
              <w:jc w:val="center"/>
              <w:rPr>
                <w:rFonts w:ascii="Times New Roman" w:hAnsi="Times New Roman" w:cs="Times New Roman"/>
              </w:rPr>
            </w:pPr>
          </w:p>
        </w:tc>
      </w:tr>
      <w:tr w:rsidR="001048D9" w14:paraId="38FD3B07" w14:textId="77777777" w:rsidTr="001048D9">
        <w:trPr>
          <w:cantSplit/>
        </w:trPr>
        <w:tc>
          <w:tcPr>
            <w:tcW w:w="234" w:type="pct"/>
            <w:vAlign w:val="center"/>
          </w:tcPr>
          <w:p w14:paraId="6E9A1E9C" w14:textId="77777777" w:rsidR="001048D9" w:rsidRDefault="00FA67F3">
            <w:pPr>
              <w:jc w:val="center"/>
              <w:rPr>
                <w:rFonts w:ascii="Times New Roman" w:hAnsi="Times New Roman" w:cs="Times New Roman"/>
              </w:rPr>
            </w:pPr>
            <w:r>
              <w:rPr>
                <w:rFonts w:ascii="Times New Roman" w:hAnsi="Times New Roman" w:cs="Times New Roman"/>
              </w:rPr>
              <w:t>15</w:t>
            </w:r>
          </w:p>
        </w:tc>
        <w:tc>
          <w:tcPr>
            <w:tcW w:w="1103" w:type="pct"/>
            <w:vAlign w:val="center"/>
          </w:tcPr>
          <w:p w14:paraId="29952B9A" w14:textId="77777777" w:rsidR="001048D9" w:rsidRDefault="00FA67F3">
            <w:pPr>
              <w:jc w:val="center"/>
              <w:rPr>
                <w:rFonts w:ascii="Times New Roman" w:hAnsi="Times New Roman" w:cs="Times New Roman"/>
              </w:rPr>
            </w:pPr>
            <w:r>
              <w:rPr>
                <w:rFonts w:ascii="Times New Roman" w:hAnsi="Times New Roman" w:cs="Times New Roman"/>
              </w:rPr>
              <w:t>Constable_2020_ActaPsych</w:t>
            </w:r>
          </w:p>
        </w:tc>
        <w:tc>
          <w:tcPr>
            <w:tcW w:w="545" w:type="pct"/>
            <w:vAlign w:val="center"/>
          </w:tcPr>
          <w:p w14:paraId="5AB68032" w14:textId="77777777" w:rsidR="001048D9" w:rsidRDefault="00FA67F3">
            <w:pPr>
              <w:jc w:val="center"/>
              <w:rPr>
                <w:rFonts w:ascii="Times New Roman" w:hAnsi="Times New Roman" w:cs="Times New Roman"/>
              </w:rPr>
            </w:pPr>
            <w:r>
              <w:rPr>
                <w:rFonts w:ascii="Times New Roman" w:hAnsi="Times New Roman" w:cs="Times New Roman"/>
              </w:rPr>
              <w:t>Constable &amp; Knoblich (2020)</w:t>
            </w:r>
          </w:p>
        </w:tc>
        <w:tc>
          <w:tcPr>
            <w:tcW w:w="250" w:type="pct"/>
            <w:vAlign w:val="center"/>
          </w:tcPr>
          <w:p w14:paraId="2660E26C"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DDAFE0E"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05516177" w14:textId="77777777" w:rsidR="001048D9" w:rsidRDefault="00FA67F3">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1E14C7CE" w14:textId="77777777" w:rsidR="001048D9" w:rsidRDefault="00FA67F3">
            <w:pPr>
              <w:jc w:val="center"/>
              <w:rPr>
                <w:rFonts w:ascii="Times New Roman" w:hAnsi="Times New Roman" w:cs="Times New Roman"/>
              </w:rPr>
            </w:pPr>
            <w:r>
              <w:rPr>
                <w:rFonts w:ascii="Times New Roman" w:hAnsi="Times New Roman" w:cs="Times New Roman"/>
              </w:rPr>
              <w:t>48</w:t>
            </w:r>
          </w:p>
        </w:tc>
        <w:tc>
          <w:tcPr>
            <w:tcW w:w="369" w:type="pct"/>
            <w:vAlign w:val="center"/>
          </w:tcPr>
          <w:p w14:paraId="1E41FECF"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4D8FDEC"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739245CF"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D8D18CC"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8DE8C0C" w14:textId="77777777" w:rsidTr="001048D9">
        <w:trPr>
          <w:cantSplit/>
        </w:trPr>
        <w:tc>
          <w:tcPr>
            <w:tcW w:w="234" w:type="pct"/>
            <w:vAlign w:val="center"/>
          </w:tcPr>
          <w:p w14:paraId="65CE4B1D" w14:textId="77777777" w:rsidR="001048D9" w:rsidRDefault="00FA67F3">
            <w:pPr>
              <w:jc w:val="center"/>
              <w:rPr>
                <w:rFonts w:ascii="Times New Roman" w:hAnsi="Times New Roman" w:cs="Times New Roman"/>
              </w:rPr>
            </w:pPr>
            <w:r>
              <w:rPr>
                <w:rFonts w:ascii="Times New Roman" w:hAnsi="Times New Roman" w:cs="Times New Roman"/>
              </w:rPr>
              <w:t>16</w:t>
            </w:r>
          </w:p>
        </w:tc>
        <w:tc>
          <w:tcPr>
            <w:tcW w:w="1103" w:type="pct"/>
            <w:vAlign w:val="center"/>
          </w:tcPr>
          <w:p w14:paraId="362493FE" w14:textId="77777777" w:rsidR="001048D9" w:rsidRDefault="00FA67F3">
            <w:pPr>
              <w:jc w:val="center"/>
              <w:rPr>
                <w:rFonts w:ascii="Times New Roman" w:hAnsi="Times New Roman" w:cs="Times New Roman"/>
              </w:rPr>
            </w:pPr>
            <w:r>
              <w:rPr>
                <w:rFonts w:ascii="Times New Roman" w:hAnsi="Times New Roman" w:cs="Times New Roman"/>
              </w:rPr>
              <w:t>Constable_2020_ActaPsych</w:t>
            </w:r>
          </w:p>
        </w:tc>
        <w:tc>
          <w:tcPr>
            <w:tcW w:w="545" w:type="pct"/>
            <w:vAlign w:val="center"/>
          </w:tcPr>
          <w:p w14:paraId="344E45CD" w14:textId="77777777" w:rsidR="001048D9" w:rsidRDefault="00FA67F3">
            <w:pPr>
              <w:jc w:val="center"/>
              <w:rPr>
                <w:rFonts w:ascii="Times New Roman" w:hAnsi="Times New Roman" w:cs="Times New Roman"/>
              </w:rPr>
            </w:pPr>
            <w:r>
              <w:rPr>
                <w:rFonts w:ascii="Times New Roman" w:hAnsi="Times New Roman" w:cs="Times New Roman"/>
              </w:rPr>
              <w:t>Constable &amp; Knoblich (2020)</w:t>
            </w:r>
          </w:p>
        </w:tc>
        <w:tc>
          <w:tcPr>
            <w:tcW w:w="250" w:type="pct"/>
            <w:vAlign w:val="center"/>
          </w:tcPr>
          <w:p w14:paraId="39D88ABC"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434F3027"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4FF72A8C" w14:textId="77777777" w:rsidR="001048D9" w:rsidRDefault="00FA67F3">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582829A7" w14:textId="77777777" w:rsidR="001048D9" w:rsidRDefault="00FA67F3">
            <w:pPr>
              <w:jc w:val="center"/>
              <w:rPr>
                <w:rFonts w:ascii="Times New Roman" w:hAnsi="Times New Roman" w:cs="Times New Roman"/>
              </w:rPr>
            </w:pPr>
            <w:r>
              <w:rPr>
                <w:rFonts w:ascii="Times New Roman" w:hAnsi="Times New Roman" w:cs="Times New Roman"/>
              </w:rPr>
              <w:t>44</w:t>
            </w:r>
          </w:p>
        </w:tc>
        <w:tc>
          <w:tcPr>
            <w:tcW w:w="369" w:type="pct"/>
            <w:vAlign w:val="center"/>
          </w:tcPr>
          <w:p w14:paraId="17D2E1FC"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0342CC2"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3CA5C866"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3F05B431"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2B9E431" w14:textId="77777777" w:rsidTr="001048D9">
        <w:trPr>
          <w:cantSplit/>
        </w:trPr>
        <w:tc>
          <w:tcPr>
            <w:tcW w:w="234" w:type="pct"/>
            <w:vAlign w:val="center"/>
          </w:tcPr>
          <w:p w14:paraId="6CAF96CD" w14:textId="77777777" w:rsidR="001048D9" w:rsidRDefault="00FA67F3">
            <w:pPr>
              <w:jc w:val="center"/>
              <w:rPr>
                <w:rFonts w:ascii="Times New Roman" w:hAnsi="Times New Roman" w:cs="Times New Roman"/>
              </w:rPr>
            </w:pPr>
            <w:r>
              <w:rPr>
                <w:rFonts w:ascii="Times New Roman" w:hAnsi="Times New Roman" w:cs="Times New Roman"/>
              </w:rPr>
              <w:t>17</w:t>
            </w:r>
          </w:p>
        </w:tc>
        <w:tc>
          <w:tcPr>
            <w:tcW w:w="1103" w:type="pct"/>
            <w:vAlign w:val="center"/>
          </w:tcPr>
          <w:p w14:paraId="27392CA3" w14:textId="77777777" w:rsidR="001048D9" w:rsidRDefault="00FA67F3">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57722DEC" w14:textId="77777777" w:rsidR="001048D9" w:rsidRDefault="00FA67F3">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5258A63A"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2DEDE3B3"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1A4521B2"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92A7112" w14:textId="77777777" w:rsidR="001048D9" w:rsidRDefault="00FA67F3">
            <w:pPr>
              <w:jc w:val="center"/>
              <w:rPr>
                <w:rFonts w:ascii="Times New Roman" w:hAnsi="Times New Roman" w:cs="Times New Roman"/>
              </w:rPr>
            </w:pPr>
            <w:r>
              <w:rPr>
                <w:rFonts w:ascii="Times New Roman" w:hAnsi="Times New Roman" w:cs="Times New Roman"/>
              </w:rPr>
              <w:t>28 (16/12)</w:t>
            </w:r>
          </w:p>
        </w:tc>
        <w:tc>
          <w:tcPr>
            <w:tcW w:w="369" w:type="pct"/>
            <w:vAlign w:val="center"/>
          </w:tcPr>
          <w:p w14:paraId="1C409D5A"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75E1490E" w14:textId="77777777" w:rsidR="001048D9" w:rsidRDefault="00FA67F3">
            <w:pPr>
              <w:jc w:val="center"/>
              <w:rPr>
                <w:rFonts w:ascii="Times New Roman" w:hAnsi="Times New Roman" w:cs="Times New Roman"/>
              </w:rPr>
            </w:pPr>
            <w:r>
              <w:rPr>
                <w:rFonts w:ascii="Times New Roman" w:hAnsi="Times New Roman" w:cs="Times New Roman"/>
              </w:rPr>
              <w:t>384</w:t>
            </w:r>
          </w:p>
        </w:tc>
        <w:tc>
          <w:tcPr>
            <w:tcW w:w="337" w:type="pct"/>
            <w:vAlign w:val="center"/>
          </w:tcPr>
          <w:p w14:paraId="5EBC833D"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1039D65"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222BA94A" w14:textId="77777777" w:rsidTr="001048D9">
        <w:trPr>
          <w:cantSplit/>
        </w:trPr>
        <w:tc>
          <w:tcPr>
            <w:tcW w:w="234" w:type="pct"/>
            <w:vAlign w:val="center"/>
          </w:tcPr>
          <w:p w14:paraId="3073DDA1" w14:textId="77777777" w:rsidR="001048D9" w:rsidRDefault="00FA67F3">
            <w:pPr>
              <w:jc w:val="center"/>
              <w:rPr>
                <w:rFonts w:ascii="Times New Roman" w:hAnsi="Times New Roman" w:cs="Times New Roman"/>
              </w:rPr>
            </w:pPr>
            <w:r>
              <w:rPr>
                <w:rFonts w:ascii="Times New Roman" w:hAnsi="Times New Roman" w:cs="Times New Roman"/>
              </w:rPr>
              <w:t>18</w:t>
            </w:r>
          </w:p>
        </w:tc>
        <w:tc>
          <w:tcPr>
            <w:tcW w:w="1103" w:type="pct"/>
            <w:vAlign w:val="center"/>
          </w:tcPr>
          <w:p w14:paraId="680A46CF" w14:textId="77777777" w:rsidR="001048D9" w:rsidRDefault="00FA67F3">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6D4B522B" w14:textId="77777777" w:rsidR="001048D9" w:rsidRDefault="00FA67F3">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7D9C3168"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C20514C"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EDBCDD1"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173927C" w14:textId="77777777" w:rsidR="001048D9" w:rsidRDefault="00FA67F3">
            <w:pPr>
              <w:jc w:val="center"/>
              <w:rPr>
                <w:rFonts w:ascii="Times New Roman" w:hAnsi="Times New Roman" w:cs="Times New Roman"/>
              </w:rPr>
            </w:pPr>
            <w:r>
              <w:rPr>
                <w:rFonts w:ascii="Times New Roman" w:hAnsi="Times New Roman" w:cs="Times New Roman"/>
              </w:rPr>
              <w:t>28 (9/19)</w:t>
            </w:r>
          </w:p>
        </w:tc>
        <w:tc>
          <w:tcPr>
            <w:tcW w:w="369" w:type="pct"/>
            <w:vAlign w:val="center"/>
          </w:tcPr>
          <w:p w14:paraId="09C7646F"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4164B171" w14:textId="77777777" w:rsidR="001048D9" w:rsidRDefault="00FA67F3">
            <w:pPr>
              <w:jc w:val="center"/>
              <w:rPr>
                <w:rFonts w:ascii="Times New Roman" w:hAnsi="Times New Roman" w:cs="Times New Roman"/>
              </w:rPr>
            </w:pPr>
            <w:r>
              <w:rPr>
                <w:rFonts w:ascii="Times New Roman" w:hAnsi="Times New Roman" w:cs="Times New Roman"/>
              </w:rPr>
              <w:t>384</w:t>
            </w:r>
          </w:p>
        </w:tc>
        <w:tc>
          <w:tcPr>
            <w:tcW w:w="337" w:type="pct"/>
            <w:vAlign w:val="center"/>
          </w:tcPr>
          <w:p w14:paraId="4EF821F4"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03B68AE"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20A34CB" w14:textId="77777777" w:rsidTr="001048D9">
        <w:trPr>
          <w:cantSplit/>
        </w:trPr>
        <w:tc>
          <w:tcPr>
            <w:tcW w:w="234" w:type="pct"/>
            <w:vAlign w:val="center"/>
          </w:tcPr>
          <w:p w14:paraId="000A39B4" w14:textId="77777777" w:rsidR="001048D9" w:rsidRDefault="00FA67F3">
            <w:pPr>
              <w:jc w:val="center"/>
              <w:rPr>
                <w:rFonts w:ascii="Times New Roman" w:hAnsi="Times New Roman" w:cs="Times New Roman"/>
              </w:rPr>
            </w:pPr>
            <w:r>
              <w:rPr>
                <w:rFonts w:ascii="Times New Roman" w:hAnsi="Times New Roman" w:cs="Times New Roman"/>
              </w:rPr>
              <w:t>19</w:t>
            </w:r>
          </w:p>
        </w:tc>
        <w:tc>
          <w:tcPr>
            <w:tcW w:w="1103" w:type="pct"/>
            <w:vAlign w:val="center"/>
          </w:tcPr>
          <w:p w14:paraId="23545C40" w14:textId="77777777" w:rsidR="001048D9" w:rsidRDefault="00FA67F3">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7663BD05" w14:textId="77777777" w:rsidR="001048D9" w:rsidRDefault="00FA67F3">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6B575203"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0FF23E32"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B48B671"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F8BE253" w14:textId="77777777" w:rsidR="001048D9" w:rsidRDefault="00FA67F3">
            <w:pPr>
              <w:jc w:val="center"/>
              <w:rPr>
                <w:rFonts w:ascii="Times New Roman" w:hAnsi="Times New Roman" w:cs="Times New Roman"/>
              </w:rPr>
            </w:pPr>
            <w:r>
              <w:rPr>
                <w:rFonts w:ascii="Times New Roman" w:hAnsi="Times New Roman" w:cs="Times New Roman"/>
              </w:rPr>
              <w:t>28 (13/15)</w:t>
            </w:r>
          </w:p>
        </w:tc>
        <w:tc>
          <w:tcPr>
            <w:tcW w:w="369" w:type="pct"/>
            <w:vAlign w:val="center"/>
          </w:tcPr>
          <w:p w14:paraId="04763265" w14:textId="77777777" w:rsidR="001048D9" w:rsidRDefault="00FA67F3">
            <w:pPr>
              <w:jc w:val="center"/>
              <w:rPr>
                <w:rFonts w:ascii="Times New Roman" w:hAnsi="Times New Roman" w:cs="Times New Roman"/>
              </w:rPr>
            </w:pPr>
            <w:r>
              <w:rPr>
                <w:rFonts w:ascii="Times New Roman" w:hAnsi="Times New Roman" w:cs="Times New Roman"/>
              </w:rPr>
              <w:t>grey scale squares</w:t>
            </w:r>
          </w:p>
        </w:tc>
        <w:tc>
          <w:tcPr>
            <w:tcW w:w="553" w:type="pct"/>
            <w:vAlign w:val="center"/>
          </w:tcPr>
          <w:p w14:paraId="4577EE8F" w14:textId="77777777" w:rsidR="001048D9" w:rsidRDefault="00FA67F3">
            <w:pPr>
              <w:jc w:val="center"/>
              <w:rPr>
                <w:rFonts w:ascii="Times New Roman" w:hAnsi="Times New Roman" w:cs="Times New Roman"/>
              </w:rPr>
            </w:pPr>
            <w:r>
              <w:rPr>
                <w:rFonts w:ascii="Times New Roman" w:hAnsi="Times New Roman" w:cs="Times New Roman"/>
              </w:rPr>
              <w:t>192</w:t>
            </w:r>
          </w:p>
        </w:tc>
        <w:tc>
          <w:tcPr>
            <w:tcW w:w="337" w:type="pct"/>
            <w:vAlign w:val="center"/>
          </w:tcPr>
          <w:p w14:paraId="2507C1B0"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359E3955"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3FF8FE7" w14:textId="77777777" w:rsidTr="001048D9">
        <w:trPr>
          <w:cantSplit/>
        </w:trPr>
        <w:tc>
          <w:tcPr>
            <w:tcW w:w="234" w:type="pct"/>
            <w:vAlign w:val="center"/>
          </w:tcPr>
          <w:p w14:paraId="2C980B17" w14:textId="77777777" w:rsidR="001048D9" w:rsidRDefault="00FA67F3">
            <w:pPr>
              <w:jc w:val="center"/>
              <w:rPr>
                <w:rFonts w:ascii="Times New Roman" w:hAnsi="Times New Roman" w:cs="Times New Roman"/>
              </w:rPr>
            </w:pPr>
            <w:r>
              <w:rPr>
                <w:rFonts w:ascii="Times New Roman" w:hAnsi="Times New Roman" w:cs="Times New Roman"/>
              </w:rPr>
              <w:t>20</w:t>
            </w:r>
          </w:p>
        </w:tc>
        <w:tc>
          <w:tcPr>
            <w:tcW w:w="1103" w:type="pct"/>
            <w:vAlign w:val="center"/>
          </w:tcPr>
          <w:p w14:paraId="5FEE45CC" w14:textId="77777777" w:rsidR="001048D9" w:rsidRDefault="00FA67F3">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52F89826" w14:textId="77777777" w:rsidR="001048D9" w:rsidRDefault="00FA67F3">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25F1B901"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455334FA"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4243DF4"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D697908" w14:textId="77777777" w:rsidR="001048D9" w:rsidRDefault="00FA67F3">
            <w:pPr>
              <w:jc w:val="center"/>
              <w:rPr>
                <w:rFonts w:ascii="Times New Roman" w:hAnsi="Times New Roman" w:cs="Times New Roman"/>
              </w:rPr>
            </w:pPr>
            <w:r>
              <w:rPr>
                <w:rFonts w:ascii="Times New Roman" w:hAnsi="Times New Roman" w:cs="Times New Roman"/>
              </w:rPr>
              <w:t>28 (15/13)</w:t>
            </w:r>
          </w:p>
        </w:tc>
        <w:tc>
          <w:tcPr>
            <w:tcW w:w="369" w:type="pct"/>
            <w:vAlign w:val="center"/>
          </w:tcPr>
          <w:p w14:paraId="7254F501" w14:textId="77777777" w:rsidR="001048D9" w:rsidRDefault="00FA67F3">
            <w:pPr>
              <w:jc w:val="center"/>
              <w:rPr>
                <w:rFonts w:ascii="Times New Roman" w:hAnsi="Times New Roman" w:cs="Times New Roman"/>
              </w:rPr>
            </w:pPr>
            <w:r>
              <w:rPr>
                <w:rFonts w:ascii="Times New Roman" w:hAnsi="Times New Roman" w:cs="Times New Roman"/>
              </w:rPr>
              <w:t>grey scale squares</w:t>
            </w:r>
          </w:p>
        </w:tc>
        <w:tc>
          <w:tcPr>
            <w:tcW w:w="553" w:type="pct"/>
            <w:vAlign w:val="center"/>
          </w:tcPr>
          <w:p w14:paraId="4048240B" w14:textId="77777777" w:rsidR="001048D9" w:rsidRDefault="00FA67F3">
            <w:pPr>
              <w:jc w:val="center"/>
              <w:rPr>
                <w:rFonts w:ascii="Times New Roman" w:hAnsi="Times New Roman" w:cs="Times New Roman"/>
              </w:rPr>
            </w:pPr>
            <w:r>
              <w:rPr>
                <w:rFonts w:ascii="Times New Roman" w:hAnsi="Times New Roman" w:cs="Times New Roman"/>
              </w:rPr>
              <w:t>192</w:t>
            </w:r>
          </w:p>
        </w:tc>
        <w:tc>
          <w:tcPr>
            <w:tcW w:w="337" w:type="pct"/>
            <w:vAlign w:val="center"/>
          </w:tcPr>
          <w:p w14:paraId="2A9B9D6D"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EF339DD"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8D4C270" w14:textId="77777777" w:rsidTr="001048D9">
        <w:trPr>
          <w:cantSplit/>
        </w:trPr>
        <w:tc>
          <w:tcPr>
            <w:tcW w:w="234" w:type="pct"/>
            <w:vAlign w:val="center"/>
          </w:tcPr>
          <w:p w14:paraId="3E4068BC" w14:textId="77777777" w:rsidR="001048D9" w:rsidRDefault="00FA67F3">
            <w:pPr>
              <w:jc w:val="center"/>
              <w:rPr>
                <w:rFonts w:ascii="Times New Roman" w:hAnsi="Times New Roman" w:cs="Times New Roman"/>
              </w:rPr>
            </w:pPr>
            <w:r>
              <w:rPr>
                <w:rFonts w:ascii="Times New Roman" w:hAnsi="Times New Roman" w:cs="Times New Roman"/>
              </w:rPr>
              <w:lastRenderedPageBreak/>
              <w:t>21</w:t>
            </w:r>
          </w:p>
        </w:tc>
        <w:tc>
          <w:tcPr>
            <w:tcW w:w="1103" w:type="pct"/>
            <w:vAlign w:val="center"/>
          </w:tcPr>
          <w:p w14:paraId="47FEC9A4" w14:textId="77777777" w:rsidR="001048D9" w:rsidRDefault="00FA67F3">
            <w:pPr>
              <w:jc w:val="center"/>
              <w:rPr>
                <w:rFonts w:ascii="Times New Roman" w:hAnsi="Times New Roman" w:cs="Times New Roman"/>
              </w:rPr>
            </w:pPr>
            <w:r>
              <w:rPr>
                <w:rFonts w:ascii="Times New Roman" w:hAnsi="Times New Roman" w:cs="Times New Roman"/>
              </w:rPr>
              <w:t>Dalmaso_2024_ConsciousCog</w:t>
            </w:r>
          </w:p>
        </w:tc>
        <w:tc>
          <w:tcPr>
            <w:tcW w:w="545" w:type="pct"/>
            <w:vAlign w:val="center"/>
          </w:tcPr>
          <w:p w14:paraId="148A6E26" w14:textId="77777777" w:rsidR="001048D9" w:rsidRDefault="00FA67F3">
            <w:pPr>
              <w:jc w:val="center"/>
              <w:rPr>
                <w:rFonts w:ascii="Times New Roman" w:hAnsi="Times New Roman" w:cs="Times New Roman"/>
              </w:rPr>
            </w:pPr>
            <w:r>
              <w:rPr>
                <w:rFonts w:ascii="Times New Roman" w:hAnsi="Times New Roman" w:cs="Times New Roman"/>
              </w:rPr>
              <w:t>Mario Dalmaso et al. (2024)</w:t>
            </w:r>
          </w:p>
        </w:tc>
        <w:tc>
          <w:tcPr>
            <w:tcW w:w="250" w:type="pct"/>
            <w:vAlign w:val="center"/>
          </w:tcPr>
          <w:p w14:paraId="1DB06BEB"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1428CE1F" w14:textId="77777777" w:rsidR="001048D9" w:rsidRDefault="00FA67F3">
            <w:pPr>
              <w:jc w:val="center"/>
              <w:rPr>
                <w:rFonts w:ascii="Times New Roman" w:hAnsi="Times New Roman" w:cs="Times New Roman"/>
              </w:rPr>
            </w:pPr>
            <w:r>
              <w:rPr>
                <w:rFonts w:ascii="Times New Roman" w:hAnsi="Times New Roman" w:cs="Times New Roman"/>
              </w:rPr>
              <w:t>Japan</w:t>
            </w:r>
          </w:p>
        </w:tc>
        <w:tc>
          <w:tcPr>
            <w:tcW w:w="374" w:type="pct"/>
            <w:vAlign w:val="center"/>
          </w:tcPr>
          <w:p w14:paraId="7C783421" w14:textId="77777777" w:rsidR="001048D9" w:rsidRDefault="00FA67F3">
            <w:pPr>
              <w:jc w:val="center"/>
              <w:rPr>
                <w:rFonts w:ascii="Times New Roman" w:hAnsi="Times New Roman" w:cs="Times New Roman"/>
              </w:rPr>
            </w:pPr>
            <w:r>
              <w:rPr>
                <w:rFonts w:ascii="Times New Roman" w:hAnsi="Times New Roman" w:cs="Times New Roman"/>
              </w:rPr>
              <w:t>Japanese</w:t>
            </w:r>
          </w:p>
        </w:tc>
        <w:tc>
          <w:tcPr>
            <w:tcW w:w="364" w:type="pct"/>
            <w:vAlign w:val="center"/>
          </w:tcPr>
          <w:p w14:paraId="2A74D106" w14:textId="77777777" w:rsidR="001048D9" w:rsidRDefault="00FA67F3">
            <w:pPr>
              <w:jc w:val="center"/>
              <w:rPr>
                <w:rFonts w:ascii="Times New Roman" w:hAnsi="Times New Roman" w:cs="Times New Roman"/>
              </w:rPr>
            </w:pPr>
            <w:r>
              <w:rPr>
                <w:rFonts w:ascii="Times New Roman" w:hAnsi="Times New Roman" w:cs="Times New Roman"/>
              </w:rPr>
              <w:t>40 (19/21)</w:t>
            </w:r>
          </w:p>
        </w:tc>
        <w:tc>
          <w:tcPr>
            <w:tcW w:w="369" w:type="pct"/>
            <w:vAlign w:val="center"/>
          </w:tcPr>
          <w:p w14:paraId="5E83908B"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784D1BA1"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4129E859"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FC377B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E5D2DC6" w14:textId="77777777" w:rsidTr="001048D9">
        <w:trPr>
          <w:cantSplit/>
        </w:trPr>
        <w:tc>
          <w:tcPr>
            <w:tcW w:w="234" w:type="pct"/>
            <w:vAlign w:val="center"/>
          </w:tcPr>
          <w:p w14:paraId="6533E813" w14:textId="77777777" w:rsidR="001048D9" w:rsidRDefault="00FA67F3">
            <w:pPr>
              <w:jc w:val="center"/>
              <w:rPr>
                <w:rFonts w:ascii="Times New Roman" w:hAnsi="Times New Roman" w:cs="Times New Roman"/>
              </w:rPr>
            </w:pPr>
            <w:r>
              <w:rPr>
                <w:rFonts w:ascii="Times New Roman" w:hAnsi="Times New Roman" w:cs="Times New Roman"/>
              </w:rPr>
              <w:t>22</w:t>
            </w:r>
          </w:p>
        </w:tc>
        <w:tc>
          <w:tcPr>
            <w:tcW w:w="1103" w:type="pct"/>
            <w:vAlign w:val="center"/>
          </w:tcPr>
          <w:p w14:paraId="135B133F" w14:textId="77777777" w:rsidR="001048D9" w:rsidRDefault="00FA67F3">
            <w:pPr>
              <w:jc w:val="center"/>
              <w:rPr>
                <w:rFonts w:ascii="Times New Roman" w:hAnsi="Times New Roman" w:cs="Times New Roman"/>
              </w:rPr>
            </w:pPr>
            <w:r>
              <w:rPr>
                <w:rFonts w:ascii="Times New Roman" w:hAnsi="Times New Roman" w:cs="Times New Roman"/>
              </w:rPr>
              <w:t>Dalmaso_2024_ConsciousCog</w:t>
            </w:r>
          </w:p>
        </w:tc>
        <w:tc>
          <w:tcPr>
            <w:tcW w:w="545" w:type="pct"/>
            <w:vAlign w:val="center"/>
          </w:tcPr>
          <w:p w14:paraId="27FE1268" w14:textId="77777777" w:rsidR="001048D9" w:rsidRDefault="00FA67F3">
            <w:pPr>
              <w:jc w:val="center"/>
              <w:rPr>
                <w:rFonts w:ascii="Times New Roman" w:hAnsi="Times New Roman" w:cs="Times New Roman"/>
              </w:rPr>
            </w:pPr>
            <w:r>
              <w:rPr>
                <w:rFonts w:ascii="Times New Roman" w:hAnsi="Times New Roman" w:cs="Times New Roman"/>
              </w:rPr>
              <w:t>Mario Dalmaso et al. (2024)</w:t>
            </w:r>
          </w:p>
        </w:tc>
        <w:tc>
          <w:tcPr>
            <w:tcW w:w="250" w:type="pct"/>
            <w:vAlign w:val="center"/>
          </w:tcPr>
          <w:p w14:paraId="5914F44D"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13ED039E" w14:textId="77777777" w:rsidR="001048D9" w:rsidRDefault="00FA67F3">
            <w:pPr>
              <w:jc w:val="center"/>
              <w:rPr>
                <w:rFonts w:ascii="Times New Roman" w:hAnsi="Times New Roman" w:cs="Times New Roman"/>
              </w:rPr>
            </w:pPr>
            <w:r>
              <w:rPr>
                <w:rFonts w:ascii="Times New Roman" w:hAnsi="Times New Roman" w:cs="Times New Roman"/>
              </w:rPr>
              <w:t>Italy</w:t>
            </w:r>
          </w:p>
        </w:tc>
        <w:tc>
          <w:tcPr>
            <w:tcW w:w="374" w:type="pct"/>
            <w:vAlign w:val="center"/>
          </w:tcPr>
          <w:p w14:paraId="06B08F7B" w14:textId="77777777" w:rsidR="001048D9" w:rsidRDefault="00FA67F3">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3E7D154F" w14:textId="77777777" w:rsidR="001048D9" w:rsidRDefault="00FA67F3">
            <w:pPr>
              <w:jc w:val="center"/>
              <w:rPr>
                <w:rFonts w:ascii="Times New Roman" w:hAnsi="Times New Roman" w:cs="Times New Roman"/>
              </w:rPr>
            </w:pPr>
            <w:r>
              <w:rPr>
                <w:rFonts w:ascii="Times New Roman" w:hAnsi="Times New Roman" w:cs="Times New Roman"/>
              </w:rPr>
              <w:t>40 (16/24)</w:t>
            </w:r>
          </w:p>
        </w:tc>
        <w:tc>
          <w:tcPr>
            <w:tcW w:w="369" w:type="pct"/>
            <w:vAlign w:val="center"/>
          </w:tcPr>
          <w:p w14:paraId="5FA7574E"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31CD42D9"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2A8A4DCF"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6D7C2E9"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C0DE3CF" w14:textId="77777777" w:rsidTr="001048D9">
        <w:trPr>
          <w:cantSplit/>
        </w:trPr>
        <w:tc>
          <w:tcPr>
            <w:tcW w:w="234" w:type="pct"/>
            <w:vAlign w:val="center"/>
          </w:tcPr>
          <w:p w14:paraId="07B1E990" w14:textId="77777777" w:rsidR="001048D9" w:rsidRDefault="00FA67F3">
            <w:pPr>
              <w:jc w:val="center"/>
              <w:rPr>
                <w:rFonts w:ascii="Times New Roman" w:hAnsi="Times New Roman" w:cs="Times New Roman"/>
              </w:rPr>
            </w:pPr>
            <w:r>
              <w:rPr>
                <w:rFonts w:ascii="Times New Roman" w:hAnsi="Times New Roman" w:cs="Times New Roman"/>
              </w:rPr>
              <w:t>23</w:t>
            </w:r>
          </w:p>
        </w:tc>
        <w:tc>
          <w:tcPr>
            <w:tcW w:w="1103" w:type="pct"/>
            <w:vAlign w:val="center"/>
          </w:tcPr>
          <w:p w14:paraId="4F59EAB1" w14:textId="77777777" w:rsidR="001048D9" w:rsidRDefault="00FA67F3">
            <w:pPr>
              <w:jc w:val="center"/>
              <w:rPr>
                <w:rFonts w:ascii="Times New Roman" w:hAnsi="Times New Roman" w:cs="Times New Roman"/>
              </w:rPr>
            </w:pPr>
            <w:r>
              <w:rPr>
                <w:rFonts w:ascii="Times New Roman" w:hAnsi="Times New Roman" w:cs="Times New Roman"/>
              </w:rPr>
              <w:t>Feldborg_2021_IJERPH</w:t>
            </w:r>
          </w:p>
        </w:tc>
        <w:tc>
          <w:tcPr>
            <w:tcW w:w="545" w:type="pct"/>
            <w:vAlign w:val="center"/>
          </w:tcPr>
          <w:p w14:paraId="478D56AD" w14:textId="77777777" w:rsidR="001048D9" w:rsidRDefault="00FA67F3">
            <w:pPr>
              <w:jc w:val="center"/>
              <w:rPr>
                <w:rFonts w:ascii="Times New Roman" w:hAnsi="Times New Roman" w:cs="Times New Roman"/>
              </w:rPr>
            </w:pPr>
            <w:r>
              <w:rPr>
                <w:rFonts w:ascii="Times New Roman" w:hAnsi="Times New Roman" w:cs="Times New Roman"/>
              </w:rPr>
              <w:t>M Feldborg et al. (2021)</w:t>
            </w:r>
          </w:p>
        </w:tc>
        <w:tc>
          <w:tcPr>
            <w:tcW w:w="250" w:type="pct"/>
            <w:vAlign w:val="center"/>
          </w:tcPr>
          <w:p w14:paraId="1443048A"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A11E5DE" w14:textId="77777777" w:rsidR="001048D9" w:rsidRDefault="00FA67F3">
            <w:pPr>
              <w:jc w:val="center"/>
              <w:rPr>
                <w:rFonts w:ascii="Times New Roman" w:hAnsi="Times New Roman" w:cs="Times New Roman"/>
              </w:rPr>
            </w:pPr>
            <w:r>
              <w:rPr>
                <w:rFonts w:ascii="Times New Roman" w:hAnsi="Times New Roman" w:cs="Times New Roman"/>
              </w:rPr>
              <w:t>UK</w:t>
            </w:r>
          </w:p>
        </w:tc>
        <w:tc>
          <w:tcPr>
            <w:tcW w:w="374" w:type="pct"/>
            <w:vAlign w:val="center"/>
          </w:tcPr>
          <w:p w14:paraId="4BAC5748"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D9D32A2" w14:textId="77777777" w:rsidR="001048D9" w:rsidRDefault="00FA67F3">
            <w:pPr>
              <w:jc w:val="center"/>
              <w:rPr>
                <w:rFonts w:ascii="Times New Roman" w:hAnsi="Times New Roman" w:cs="Times New Roman"/>
              </w:rPr>
            </w:pPr>
            <w:r>
              <w:rPr>
                <w:rFonts w:ascii="Times New Roman" w:hAnsi="Times New Roman" w:cs="Times New Roman"/>
              </w:rPr>
              <w:t>53 (10/43)</w:t>
            </w:r>
          </w:p>
        </w:tc>
        <w:tc>
          <w:tcPr>
            <w:tcW w:w="369" w:type="pct"/>
            <w:vAlign w:val="center"/>
          </w:tcPr>
          <w:p w14:paraId="02AC43A7" w14:textId="77777777" w:rsidR="001048D9" w:rsidRDefault="00FA67F3">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25AC0622" w14:textId="77777777" w:rsidR="001048D9" w:rsidRDefault="00FA67F3">
            <w:pPr>
              <w:jc w:val="center"/>
              <w:rPr>
                <w:rFonts w:ascii="Times New Roman" w:hAnsi="Times New Roman" w:cs="Times New Roman"/>
              </w:rPr>
            </w:pPr>
            <w:r>
              <w:rPr>
                <w:rFonts w:ascii="Times New Roman" w:hAnsi="Times New Roman" w:cs="Times New Roman"/>
              </w:rPr>
              <w:t>320</w:t>
            </w:r>
          </w:p>
        </w:tc>
        <w:tc>
          <w:tcPr>
            <w:tcW w:w="337" w:type="pct"/>
            <w:vAlign w:val="center"/>
          </w:tcPr>
          <w:p w14:paraId="5373FD20"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3C29D01"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2747805C" w14:textId="77777777" w:rsidTr="001048D9">
        <w:trPr>
          <w:cantSplit/>
        </w:trPr>
        <w:tc>
          <w:tcPr>
            <w:tcW w:w="234" w:type="pct"/>
            <w:vAlign w:val="center"/>
          </w:tcPr>
          <w:p w14:paraId="3BE98219" w14:textId="77777777" w:rsidR="001048D9" w:rsidRDefault="00FA67F3">
            <w:pPr>
              <w:jc w:val="center"/>
              <w:rPr>
                <w:rFonts w:ascii="Times New Roman" w:hAnsi="Times New Roman" w:cs="Times New Roman"/>
              </w:rPr>
            </w:pPr>
            <w:r>
              <w:rPr>
                <w:rFonts w:ascii="Times New Roman" w:hAnsi="Times New Roman" w:cs="Times New Roman"/>
              </w:rPr>
              <w:t>24</w:t>
            </w:r>
          </w:p>
        </w:tc>
        <w:tc>
          <w:tcPr>
            <w:tcW w:w="1103" w:type="pct"/>
            <w:vAlign w:val="center"/>
          </w:tcPr>
          <w:p w14:paraId="0830C357" w14:textId="77777777" w:rsidR="001048D9" w:rsidRDefault="00FA67F3">
            <w:pPr>
              <w:jc w:val="center"/>
              <w:rPr>
                <w:rFonts w:ascii="Times New Roman" w:hAnsi="Times New Roman" w:cs="Times New Roman"/>
              </w:rPr>
            </w:pPr>
            <w:r>
              <w:rPr>
                <w:rFonts w:ascii="Times New Roman" w:hAnsi="Times New Roman" w:cs="Times New Roman"/>
              </w:rPr>
              <w:t>Feldborg_2021_IJERPH</w:t>
            </w:r>
          </w:p>
        </w:tc>
        <w:tc>
          <w:tcPr>
            <w:tcW w:w="545" w:type="pct"/>
            <w:vAlign w:val="center"/>
          </w:tcPr>
          <w:p w14:paraId="51C2944E" w14:textId="77777777" w:rsidR="001048D9" w:rsidRDefault="00FA67F3">
            <w:pPr>
              <w:jc w:val="center"/>
              <w:rPr>
                <w:rFonts w:ascii="Times New Roman" w:hAnsi="Times New Roman" w:cs="Times New Roman"/>
              </w:rPr>
            </w:pPr>
            <w:r>
              <w:rPr>
                <w:rFonts w:ascii="Times New Roman" w:hAnsi="Times New Roman" w:cs="Times New Roman"/>
              </w:rPr>
              <w:t>M Feldborg et al. (2021)</w:t>
            </w:r>
          </w:p>
        </w:tc>
        <w:tc>
          <w:tcPr>
            <w:tcW w:w="250" w:type="pct"/>
            <w:vAlign w:val="center"/>
          </w:tcPr>
          <w:p w14:paraId="30C05AEA"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5E6C9008" w14:textId="77777777" w:rsidR="001048D9" w:rsidRDefault="00FA67F3">
            <w:pPr>
              <w:jc w:val="center"/>
              <w:rPr>
                <w:rFonts w:ascii="Times New Roman" w:hAnsi="Times New Roman" w:cs="Times New Roman"/>
              </w:rPr>
            </w:pPr>
            <w:r>
              <w:rPr>
                <w:rFonts w:ascii="Times New Roman" w:hAnsi="Times New Roman" w:cs="Times New Roman"/>
              </w:rPr>
              <w:t>UK</w:t>
            </w:r>
          </w:p>
        </w:tc>
        <w:tc>
          <w:tcPr>
            <w:tcW w:w="374" w:type="pct"/>
            <w:vAlign w:val="center"/>
          </w:tcPr>
          <w:p w14:paraId="05DE789F"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2C62CF3" w14:textId="77777777" w:rsidR="001048D9" w:rsidRDefault="00FA67F3">
            <w:pPr>
              <w:jc w:val="center"/>
              <w:rPr>
                <w:rFonts w:ascii="Times New Roman" w:hAnsi="Times New Roman" w:cs="Times New Roman"/>
              </w:rPr>
            </w:pPr>
            <w:r>
              <w:rPr>
                <w:rFonts w:ascii="Times New Roman" w:hAnsi="Times New Roman" w:cs="Times New Roman"/>
              </w:rPr>
              <w:t>49 (7/40)</w:t>
            </w:r>
          </w:p>
        </w:tc>
        <w:tc>
          <w:tcPr>
            <w:tcW w:w="369" w:type="pct"/>
            <w:vAlign w:val="center"/>
          </w:tcPr>
          <w:p w14:paraId="47B7412A" w14:textId="77777777" w:rsidR="001048D9" w:rsidRDefault="00FA67F3">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5C4BCEC2" w14:textId="77777777" w:rsidR="001048D9" w:rsidRDefault="00FA67F3">
            <w:pPr>
              <w:jc w:val="center"/>
              <w:rPr>
                <w:rFonts w:ascii="Times New Roman" w:hAnsi="Times New Roman" w:cs="Times New Roman"/>
              </w:rPr>
            </w:pPr>
            <w:r>
              <w:rPr>
                <w:rFonts w:ascii="Times New Roman" w:hAnsi="Times New Roman" w:cs="Times New Roman"/>
              </w:rPr>
              <w:t>320</w:t>
            </w:r>
          </w:p>
        </w:tc>
        <w:tc>
          <w:tcPr>
            <w:tcW w:w="337" w:type="pct"/>
            <w:vAlign w:val="center"/>
          </w:tcPr>
          <w:p w14:paraId="6347D4E5"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55BF4F06"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0FE87F6D" w14:textId="77777777" w:rsidTr="001048D9">
        <w:trPr>
          <w:cantSplit/>
        </w:trPr>
        <w:tc>
          <w:tcPr>
            <w:tcW w:w="234" w:type="pct"/>
            <w:vAlign w:val="center"/>
          </w:tcPr>
          <w:p w14:paraId="7D140177" w14:textId="77777777" w:rsidR="001048D9" w:rsidRDefault="00FA67F3">
            <w:pPr>
              <w:jc w:val="center"/>
              <w:rPr>
                <w:rFonts w:ascii="Times New Roman" w:hAnsi="Times New Roman" w:cs="Times New Roman"/>
              </w:rPr>
            </w:pPr>
            <w:r>
              <w:rPr>
                <w:rFonts w:ascii="Times New Roman" w:hAnsi="Times New Roman" w:cs="Times New Roman"/>
              </w:rPr>
              <w:t>25</w:t>
            </w:r>
          </w:p>
        </w:tc>
        <w:tc>
          <w:tcPr>
            <w:tcW w:w="1103" w:type="pct"/>
            <w:vAlign w:val="center"/>
          </w:tcPr>
          <w:p w14:paraId="03892D57" w14:textId="77777777" w:rsidR="001048D9" w:rsidRDefault="00FA67F3">
            <w:pPr>
              <w:jc w:val="center"/>
              <w:rPr>
                <w:rFonts w:ascii="Times New Roman" w:hAnsi="Times New Roman" w:cs="Times New Roman"/>
              </w:rPr>
            </w:pPr>
            <w:r>
              <w:rPr>
                <w:rFonts w:ascii="Times New Roman" w:hAnsi="Times New Roman" w:cs="Times New Roman"/>
              </w:rPr>
              <w:t>Golubickis_2021_ActaPsych</w:t>
            </w:r>
          </w:p>
        </w:tc>
        <w:tc>
          <w:tcPr>
            <w:tcW w:w="545" w:type="pct"/>
            <w:vAlign w:val="center"/>
          </w:tcPr>
          <w:p w14:paraId="409D26DE" w14:textId="77777777" w:rsidR="001048D9" w:rsidRDefault="00FA67F3">
            <w:pPr>
              <w:jc w:val="center"/>
              <w:rPr>
                <w:rFonts w:ascii="Times New Roman" w:hAnsi="Times New Roman" w:cs="Times New Roman"/>
              </w:rPr>
            </w:pPr>
            <w:r>
              <w:rPr>
                <w:rFonts w:ascii="Times New Roman" w:hAnsi="Times New Roman" w:cs="Times New Roman"/>
              </w:rPr>
              <w:t>Golubickis &amp; Macrae (2021)</w:t>
            </w:r>
          </w:p>
        </w:tc>
        <w:tc>
          <w:tcPr>
            <w:tcW w:w="250" w:type="pct"/>
            <w:vAlign w:val="center"/>
          </w:tcPr>
          <w:p w14:paraId="67E8D854"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AC00BDE"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64943F6E"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6523B80" w14:textId="77777777" w:rsidR="001048D9" w:rsidRDefault="00FA67F3">
            <w:pPr>
              <w:jc w:val="center"/>
              <w:rPr>
                <w:rFonts w:ascii="Times New Roman" w:hAnsi="Times New Roman" w:cs="Times New Roman"/>
              </w:rPr>
            </w:pPr>
            <w:r>
              <w:rPr>
                <w:rFonts w:ascii="Times New Roman" w:hAnsi="Times New Roman" w:cs="Times New Roman"/>
              </w:rPr>
              <w:t>30 (9/21)</w:t>
            </w:r>
          </w:p>
        </w:tc>
        <w:tc>
          <w:tcPr>
            <w:tcW w:w="369" w:type="pct"/>
            <w:vAlign w:val="center"/>
          </w:tcPr>
          <w:p w14:paraId="3BC15D7D"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42C62E6"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35DAC6E8"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250D7259"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401A23BC" w14:textId="77777777" w:rsidTr="001048D9">
        <w:trPr>
          <w:cantSplit/>
        </w:trPr>
        <w:tc>
          <w:tcPr>
            <w:tcW w:w="234" w:type="pct"/>
            <w:vAlign w:val="center"/>
          </w:tcPr>
          <w:p w14:paraId="656D29D3" w14:textId="77777777" w:rsidR="001048D9" w:rsidRDefault="00FA67F3">
            <w:pPr>
              <w:jc w:val="center"/>
              <w:rPr>
                <w:rFonts w:ascii="Times New Roman" w:hAnsi="Times New Roman" w:cs="Times New Roman"/>
              </w:rPr>
            </w:pPr>
            <w:r>
              <w:rPr>
                <w:rFonts w:ascii="Times New Roman" w:hAnsi="Times New Roman" w:cs="Times New Roman"/>
              </w:rPr>
              <w:t>26</w:t>
            </w:r>
          </w:p>
        </w:tc>
        <w:tc>
          <w:tcPr>
            <w:tcW w:w="1103" w:type="pct"/>
            <w:vAlign w:val="center"/>
          </w:tcPr>
          <w:p w14:paraId="27EA6A75" w14:textId="77777777" w:rsidR="001048D9" w:rsidRDefault="00FA67F3">
            <w:pPr>
              <w:jc w:val="center"/>
              <w:rPr>
                <w:rFonts w:ascii="Times New Roman" w:hAnsi="Times New Roman" w:cs="Times New Roman"/>
              </w:rPr>
            </w:pPr>
            <w:r>
              <w:rPr>
                <w:rFonts w:ascii="Times New Roman" w:hAnsi="Times New Roman" w:cs="Times New Roman"/>
              </w:rPr>
              <w:t>Golubickis_2021_ActaPsych</w:t>
            </w:r>
          </w:p>
        </w:tc>
        <w:tc>
          <w:tcPr>
            <w:tcW w:w="545" w:type="pct"/>
            <w:vAlign w:val="center"/>
          </w:tcPr>
          <w:p w14:paraId="6702C612" w14:textId="77777777" w:rsidR="001048D9" w:rsidRDefault="00FA67F3">
            <w:pPr>
              <w:jc w:val="center"/>
              <w:rPr>
                <w:rFonts w:ascii="Times New Roman" w:hAnsi="Times New Roman" w:cs="Times New Roman"/>
              </w:rPr>
            </w:pPr>
            <w:r>
              <w:rPr>
                <w:rFonts w:ascii="Times New Roman" w:hAnsi="Times New Roman" w:cs="Times New Roman"/>
              </w:rPr>
              <w:t>Golubickis &amp; Macrae (2021)</w:t>
            </w:r>
          </w:p>
        </w:tc>
        <w:tc>
          <w:tcPr>
            <w:tcW w:w="250" w:type="pct"/>
            <w:vAlign w:val="center"/>
          </w:tcPr>
          <w:p w14:paraId="707589E3"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6837B223"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BB9DF7A"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4BF2156" w14:textId="77777777" w:rsidR="001048D9" w:rsidRDefault="00FA67F3">
            <w:pPr>
              <w:jc w:val="center"/>
              <w:rPr>
                <w:rFonts w:ascii="Times New Roman" w:hAnsi="Times New Roman" w:cs="Times New Roman"/>
              </w:rPr>
            </w:pPr>
            <w:r>
              <w:rPr>
                <w:rFonts w:ascii="Times New Roman" w:hAnsi="Times New Roman" w:cs="Times New Roman"/>
              </w:rPr>
              <w:t>25 (8/17)</w:t>
            </w:r>
          </w:p>
        </w:tc>
        <w:tc>
          <w:tcPr>
            <w:tcW w:w="369" w:type="pct"/>
            <w:vAlign w:val="center"/>
          </w:tcPr>
          <w:p w14:paraId="136ECE2A"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CE7E6A5"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07880310"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07EA3C5B"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259E739A" w14:textId="77777777" w:rsidTr="001048D9">
        <w:trPr>
          <w:cantSplit/>
        </w:trPr>
        <w:tc>
          <w:tcPr>
            <w:tcW w:w="234" w:type="pct"/>
            <w:vAlign w:val="center"/>
          </w:tcPr>
          <w:p w14:paraId="45D9B15F" w14:textId="77777777" w:rsidR="001048D9" w:rsidRDefault="00FA67F3">
            <w:pPr>
              <w:jc w:val="center"/>
              <w:rPr>
                <w:rFonts w:ascii="Times New Roman" w:hAnsi="Times New Roman" w:cs="Times New Roman"/>
              </w:rPr>
            </w:pPr>
            <w:r>
              <w:rPr>
                <w:rFonts w:ascii="Times New Roman" w:hAnsi="Times New Roman" w:cs="Times New Roman"/>
              </w:rPr>
              <w:t>27</w:t>
            </w:r>
          </w:p>
        </w:tc>
        <w:tc>
          <w:tcPr>
            <w:tcW w:w="1103" w:type="pct"/>
            <w:vAlign w:val="center"/>
          </w:tcPr>
          <w:p w14:paraId="4B766DB1" w14:textId="77777777" w:rsidR="001048D9" w:rsidRDefault="00FA67F3">
            <w:pPr>
              <w:jc w:val="center"/>
              <w:rPr>
                <w:rFonts w:ascii="Times New Roman" w:hAnsi="Times New Roman" w:cs="Times New Roman"/>
              </w:rPr>
            </w:pPr>
            <w:r>
              <w:rPr>
                <w:rFonts w:ascii="Times New Roman" w:hAnsi="Times New Roman" w:cs="Times New Roman"/>
              </w:rPr>
              <w:t>Haciahmet_2023_Psychophysiol</w:t>
            </w:r>
          </w:p>
        </w:tc>
        <w:tc>
          <w:tcPr>
            <w:tcW w:w="545" w:type="pct"/>
            <w:vAlign w:val="center"/>
          </w:tcPr>
          <w:p w14:paraId="195AF386" w14:textId="77777777" w:rsidR="001048D9" w:rsidRDefault="00FA67F3">
            <w:pPr>
              <w:jc w:val="center"/>
              <w:rPr>
                <w:rFonts w:ascii="Times New Roman" w:hAnsi="Times New Roman" w:cs="Times New Roman"/>
              </w:rPr>
            </w:pPr>
            <w:r>
              <w:rPr>
                <w:rFonts w:ascii="Times New Roman" w:hAnsi="Times New Roman" w:cs="Times New Roman"/>
              </w:rPr>
              <w:t>Haciahmet et al. (2023)</w:t>
            </w:r>
          </w:p>
        </w:tc>
        <w:tc>
          <w:tcPr>
            <w:tcW w:w="250" w:type="pct"/>
            <w:vAlign w:val="center"/>
          </w:tcPr>
          <w:p w14:paraId="513D1573"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2F6CB857"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8E8BA18"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338186B" w14:textId="77777777" w:rsidR="001048D9" w:rsidRDefault="00FA67F3">
            <w:pPr>
              <w:jc w:val="center"/>
              <w:rPr>
                <w:rFonts w:ascii="Times New Roman" w:hAnsi="Times New Roman" w:cs="Times New Roman"/>
              </w:rPr>
            </w:pPr>
            <w:r>
              <w:rPr>
                <w:rFonts w:ascii="Times New Roman" w:hAnsi="Times New Roman" w:cs="Times New Roman"/>
              </w:rPr>
              <w:t>40 (8/32)</w:t>
            </w:r>
          </w:p>
        </w:tc>
        <w:tc>
          <w:tcPr>
            <w:tcW w:w="369" w:type="pct"/>
            <w:vAlign w:val="center"/>
          </w:tcPr>
          <w:p w14:paraId="6A0D7159"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0C2512E"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59B11020"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8C4813A"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C9D5E72" w14:textId="77777777" w:rsidTr="001048D9">
        <w:trPr>
          <w:cantSplit/>
        </w:trPr>
        <w:tc>
          <w:tcPr>
            <w:tcW w:w="234" w:type="pct"/>
            <w:vAlign w:val="center"/>
          </w:tcPr>
          <w:p w14:paraId="4AC59337" w14:textId="77777777" w:rsidR="001048D9" w:rsidRDefault="00FA67F3">
            <w:pPr>
              <w:jc w:val="center"/>
              <w:rPr>
                <w:rFonts w:ascii="Times New Roman" w:hAnsi="Times New Roman" w:cs="Times New Roman"/>
              </w:rPr>
            </w:pPr>
            <w:r>
              <w:rPr>
                <w:rFonts w:ascii="Times New Roman" w:hAnsi="Times New Roman" w:cs="Times New Roman"/>
              </w:rPr>
              <w:t>28</w:t>
            </w:r>
          </w:p>
        </w:tc>
        <w:tc>
          <w:tcPr>
            <w:tcW w:w="1103" w:type="pct"/>
            <w:vAlign w:val="center"/>
          </w:tcPr>
          <w:p w14:paraId="18AD8EA2" w14:textId="77777777" w:rsidR="001048D9" w:rsidRDefault="00FA67F3">
            <w:pPr>
              <w:jc w:val="center"/>
              <w:rPr>
                <w:rFonts w:ascii="Times New Roman" w:hAnsi="Times New Roman" w:cs="Times New Roman"/>
              </w:rPr>
            </w:pPr>
            <w:r>
              <w:rPr>
                <w:rFonts w:ascii="Times New Roman" w:hAnsi="Times New Roman" w:cs="Times New Roman"/>
              </w:rPr>
              <w:t>Hobbs_2023_PsychMed</w:t>
            </w:r>
          </w:p>
        </w:tc>
        <w:tc>
          <w:tcPr>
            <w:tcW w:w="545" w:type="pct"/>
            <w:vAlign w:val="center"/>
          </w:tcPr>
          <w:p w14:paraId="554594AC" w14:textId="77777777" w:rsidR="001048D9" w:rsidRDefault="00FA67F3">
            <w:pPr>
              <w:jc w:val="center"/>
              <w:rPr>
                <w:rFonts w:ascii="Times New Roman" w:hAnsi="Times New Roman" w:cs="Times New Roman"/>
              </w:rPr>
            </w:pPr>
            <w:r>
              <w:rPr>
                <w:rFonts w:ascii="Times New Roman" w:hAnsi="Times New Roman" w:cs="Times New Roman"/>
              </w:rPr>
              <w:t>Hobbs et al. (2023)</w:t>
            </w:r>
          </w:p>
        </w:tc>
        <w:tc>
          <w:tcPr>
            <w:tcW w:w="250" w:type="pct"/>
            <w:vAlign w:val="center"/>
          </w:tcPr>
          <w:p w14:paraId="696570AF"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73A0E07C"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7DD0D8FF"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021BAD4" w14:textId="77777777" w:rsidR="001048D9" w:rsidRDefault="00FA67F3">
            <w:pPr>
              <w:jc w:val="center"/>
              <w:rPr>
                <w:rFonts w:ascii="Times New Roman" w:hAnsi="Times New Roman" w:cs="Times New Roman"/>
              </w:rPr>
            </w:pPr>
            <w:r>
              <w:rPr>
                <w:rFonts w:ascii="Times New Roman" w:hAnsi="Times New Roman" w:cs="Times New Roman"/>
              </w:rPr>
              <w:t>144 (31/112)</w:t>
            </w:r>
          </w:p>
        </w:tc>
        <w:tc>
          <w:tcPr>
            <w:tcW w:w="369" w:type="pct"/>
            <w:vAlign w:val="center"/>
          </w:tcPr>
          <w:p w14:paraId="39092B29" w14:textId="77777777" w:rsidR="001048D9" w:rsidRDefault="00FA67F3">
            <w:pPr>
              <w:jc w:val="center"/>
              <w:rPr>
                <w:rFonts w:ascii="Times New Roman" w:hAnsi="Times New Roman" w:cs="Times New Roman"/>
              </w:rPr>
            </w:pPr>
            <w:r>
              <w:rPr>
                <w:rFonts w:ascii="Times New Roman" w:hAnsi="Times New Roman" w:cs="Times New Roman"/>
              </w:rPr>
              <w:t>geometric shape and face and currency</w:t>
            </w:r>
          </w:p>
        </w:tc>
        <w:tc>
          <w:tcPr>
            <w:tcW w:w="553" w:type="pct"/>
            <w:vAlign w:val="center"/>
          </w:tcPr>
          <w:p w14:paraId="2FC99D0F"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649B2821"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F5F787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3CD6F0E" w14:textId="77777777" w:rsidTr="001048D9">
        <w:trPr>
          <w:cantSplit/>
        </w:trPr>
        <w:tc>
          <w:tcPr>
            <w:tcW w:w="234" w:type="pct"/>
            <w:vAlign w:val="center"/>
          </w:tcPr>
          <w:p w14:paraId="3C3D26DD" w14:textId="77777777" w:rsidR="001048D9" w:rsidRDefault="00FA67F3">
            <w:pPr>
              <w:jc w:val="center"/>
              <w:rPr>
                <w:rFonts w:ascii="Times New Roman" w:hAnsi="Times New Roman" w:cs="Times New Roman"/>
              </w:rPr>
            </w:pPr>
            <w:r>
              <w:rPr>
                <w:rFonts w:ascii="Times New Roman" w:hAnsi="Times New Roman" w:cs="Times New Roman"/>
              </w:rPr>
              <w:t>29</w:t>
            </w:r>
          </w:p>
        </w:tc>
        <w:tc>
          <w:tcPr>
            <w:tcW w:w="1103" w:type="pct"/>
            <w:vAlign w:val="center"/>
          </w:tcPr>
          <w:p w14:paraId="1108B20C" w14:textId="77777777" w:rsidR="001048D9" w:rsidRDefault="00FA67F3">
            <w:pPr>
              <w:jc w:val="center"/>
              <w:rPr>
                <w:rFonts w:ascii="Times New Roman" w:hAnsi="Times New Roman" w:cs="Times New Roman"/>
              </w:rPr>
            </w:pPr>
            <w:r>
              <w:rPr>
                <w:rFonts w:ascii="Times New Roman" w:hAnsi="Times New Roman" w:cs="Times New Roman"/>
              </w:rPr>
              <w:t>Hu_2020_CollabraPsy</w:t>
            </w:r>
          </w:p>
        </w:tc>
        <w:tc>
          <w:tcPr>
            <w:tcW w:w="545" w:type="pct"/>
            <w:vAlign w:val="center"/>
          </w:tcPr>
          <w:p w14:paraId="15A32DF6" w14:textId="77777777" w:rsidR="001048D9" w:rsidRDefault="00FA67F3">
            <w:pPr>
              <w:jc w:val="center"/>
              <w:rPr>
                <w:rFonts w:ascii="Times New Roman" w:hAnsi="Times New Roman" w:cs="Times New Roman"/>
              </w:rPr>
            </w:pPr>
            <w:r>
              <w:rPr>
                <w:rFonts w:ascii="Times New Roman" w:hAnsi="Times New Roman" w:cs="Times New Roman"/>
              </w:rPr>
              <w:t>Hu et al. (2020)</w:t>
            </w:r>
          </w:p>
        </w:tc>
        <w:tc>
          <w:tcPr>
            <w:tcW w:w="250" w:type="pct"/>
            <w:vAlign w:val="center"/>
          </w:tcPr>
          <w:p w14:paraId="3026E14D"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5E9E23E2"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73D377EE"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12ACD5B5" w14:textId="77777777" w:rsidR="001048D9" w:rsidRDefault="00FA67F3">
            <w:pPr>
              <w:jc w:val="center"/>
              <w:rPr>
                <w:rFonts w:ascii="Times New Roman" w:hAnsi="Times New Roman" w:cs="Times New Roman"/>
              </w:rPr>
            </w:pPr>
            <w:r>
              <w:rPr>
                <w:rFonts w:ascii="Times New Roman" w:hAnsi="Times New Roman" w:cs="Times New Roman"/>
              </w:rPr>
              <w:t>44 (19/27)</w:t>
            </w:r>
          </w:p>
        </w:tc>
        <w:tc>
          <w:tcPr>
            <w:tcW w:w="369" w:type="pct"/>
            <w:vAlign w:val="center"/>
          </w:tcPr>
          <w:p w14:paraId="0B8F3821"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0690662" w14:textId="77777777" w:rsidR="001048D9" w:rsidRDefault="00FA67F3">
            <w:pPr>
              <w:jc w:val="center"/>
              <w:rPr>
                <w:rFonts w:ascii="Times New Roman" w:hAnsi="Times New Roman" w:cs="Times New Roman"/>
              </w:rPr>
            </w:pPr>
            <w:r>
              <w:rPr>
                <w:rFonts w:ascii="Times New Roman" w:hAnsi="Times New Roman" w:cs="Times New Roman"/>
              </w:rPr>
              <w:t>600</w:t>
            </w:r>
          </w:p>
        </w:tc>
        <w:tc>
          <w:tcPr>
            <w:tcW w:w="337" w:type="pct"/>
            <w:vAlign w:val="center"/>
          </w:tcPr>
          <w:p w14:paraId="2826A084"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CE8A34B"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267322F8" w14:textId="77777777" w:rsidTr="001048D9">
        <w:trPr>
          <w:cantSplit/>
        </w:trPr>
        <w:tc>
          <w:tcPr>
            <w:tcW w:w="234" w:type="pct"/>
            <w:vAlign w:val="center"/>
          </w:tcPr>
          <w:p w14:paraId="6B2A3AD5" w14:textId="77777777" w:rsidR="001048D9" w:rsidRDefault="00FA67F3">
            <w:pPr>
              <w:jc w:val="center"/>
              <w:rPr>
                <w:rFonts w:ascii="Times New Roman" w:hAnsi="Times New Roman" w:cs="Times New Roman"/>
              </w:rPr>
            </w:pPr>
            <w:r>
              <w:rPr>
                <w:rFonts w:ascii="Times New Roman" w:hAnsi="Times New Roman" w:cs="Times New Roman"/>
              </w:rPr>
              <w:lastRenderedPageBreak/>
              <w:t>30</w:t>
            </w:r>
          </w:p>
        </w:tc>
        <w:tc>
          <w:tcPr>
            <w:tcW w:w="1103" w:type="pct"/>
            <w:vAlign w:val="center"/>
          </w:tcPr>
          <w:p w14:paraId="4E1FF9E9" w14:textId="77777777" w:rsidR="001048D9" w:rsidRDefault="00FA67F3">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3BC3354A" w14:textId="77777777" w:rsidR="001048D9" w:rsidRDefault="00FA67F3">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4AE022F6" w14:textId="77777777" w:rsidR="001048D9" w:rsidRDefault="00FA67F3">
            <w:pPr>
              <w:jc w:val="center"/>
              <w:rPr>
                <w:rFonts w:ascii="Times New Roman" w:hAnsi="Times New Roman" w:cs="Times New Roman"/>
              </w:rPr>
            </w:pPr>
            <w:r>
              <w:rPr>
                <w:rFonts w:ascii="Times New Roman" w:hAnsi="Times New Roman" w:cs="Times New Roman"/>
              </w:rPr>
              <w:t>Exp3a</w:t>
            </w:r>
          </w:p>
        </w:tc>
        <w:tc>
          <w:tcPr>
            <w:tcW w:w="341" w:type="pct"/>
            <w:vAlign w:val="center"/>
          </w:tcPr>
          <w:p w14:paraId="13AA115C"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7E68AFAA"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11280446" w14:textId="77777777" w:rsidR="001048D9" w:rsidRDefault="00FA67F3">
            <w:pPr>
              <w:jc w:val="center"/>
              <w:rPr>
                <w:rFonts w:ascii="Times New Roman" w:hAnsi="Times New Roman" w:cs="Times New Roman"/>
              </w:rPr>
            </w:pPr>
            <w:r>
              <w:rPr>
                <w:rFonts w:ascii="Times New Roman" w:hAnsi="Times New Roman" w:cs="Times New Roman"/>
              </w:rPr>
              <w:t>38 (23/15)</w:t>
            </w:r>
          </w:p>
        </w:tc>
        <w:tc>
          <w:tcPr>
            <w:tcW w:w="369" w:type="pct"/>
            <w:vAlign w:val="center"/>
          </w:tcPr>
          <w:p w14:paraId="47389A1E"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17D3C93"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vAlign w:val="center"/>
          </w:tcPr>
          <w:p w14:paraId="1C89BEC7" w14:textId="77777777" w:rsidR="001048D9" w:rsidRDefault="00FA67F3">
            <w:pPr>
              <w:jc w:val="center"/>
              <w:rPr>
                <w:rFonts w:ascii="Times New Roman" w:hAnsi="Times New Roman" w:cs="Times New Roman"/>
              </w:rPr>
            </w:pPr>
            <w:r>
              <w:rPr>
                <w:rFonts w:ascii="Times New Roman" w:hAnsi="Times New Roman" w:cs="Times New Roman"/>
              </w:rPr>
              <w:t>CC-BY-4.0</w:t>
            </w:r>
          </w:p>
        </w:tc>
        <w:tc>
          <w:tcPr>
            <w:tcW w:w="525" w:type="pct"/>
            <w:vAlign w:val="center"/>
          </w:tcPr>
          <w:p w14:paraId="6B6896EE" w14:textId="77777777" w:rsidR="001048D9" w:rsidRDefault="001048D9">
            <w:pPr>
              <w:jc w:val="center"/>
              <w:rPr>
                <w:rFonts w:ascii="Times New Roman" w:hAnsi="Times New Roman" w:cs="Times New Roman"/>
              </w:rPr>
            </w:pPr>
          </w:p>
        </w:tc>
      </w:tr>
      <w:tr w:rsidR="001048D9" w14:paraId="4EC53C13" w14:textId="77777777" w:rsidTr="001048D9">
        <w:trPr>
          <w:cantSplit/>
        </w:trPr>
        <w:tc>
          <w:tcPr>
            <w:tcW w:w="234" w:type="pct"/>
            <w:vAlign w:val="center"/>
          </w:tcPr>
          <w:p w14:paraId="2A115D56" w14:textId="77777777" w:rsidR="001048D9" w:rsidRDefault="00FA67F3">
            <w:pPr>
              <w:jc w:val="center"/>
              <w:rPr>
                <w:rFonts w:ascii="Times New Roman" w:hAnsi="Times New Roman" w:cs="Times New Roman"/>
              </w:rPr>
            </w:pPr>
            <w:r>
              <w:rPr>
                <w:rFonts w:ascii="Times New Roman" w:hAnsi="Times New Roman" w:cs="Times New Roman"/>
              </w:rPr>
              <w:t>31</w:t>
            </w:r>
          </w:p>
        </w:tc>
        <w:tc>
          <w:tcPr>
            <w:tcW w:w="1103" w:type="pct"/>
            <w:vAlign w:val="center"/>
          </w:tcPr>
          <w:p w14:paraId="77366C87" w14:textId="77777777" w:rsidR="001048D9" w:rsidRDefault="00FA67F3">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7DEE7166" w14:textId="77777777" w:rsidR="001048D9" w:rsidRDefault="00FA67F3">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3F8147B9" w14:textId="77777777" w:rsidR="001048D9" w:rsidRDefault="00FA67F3">
            <w:pPr>
              <w:jc w:val="center"/>
              <w:rPr>
                <w:rFonts w:ascii="Times New Roman" w:hAnsi="Times New Roman" w:cs="Times New Roman"/>
              </w:rPr>
            </w:pPr>
            <w:r>
              <w:rPr>
                <w:rFonts w:ascii="Times New Roman" w:hAnsi="Times New Roman" w:cs="Times New Roman"/>
              </w:rPr>
              <w:t>Exp3b</w:t>
            </w:r>
          </w:p>
        </w:tc>
        <w:tc>
          <w:tcPr>
            <w:tcW w:w="341" w:type="pct"/>
            <w:vAlign w:val="center"/>
          </w:tcPr>
          <w:p w14:paraId="5DA94CD0"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42F4A1C7"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3DEF1D72" w14:textId="77777777" w:rsidR="001048D9" w:rsidRDefault="00FA67F3">
            <w:pPr>
              <w:jc w:val="center"/>
              <w:rPr>
                <w:rFonts w:ascii="Times New Roman" w:hAnsi="Times New Roman" w:cs="Times New Roman"/>
              </w:rPr>
            </w:pPr>
            <w:r>
              <w:rPr>
                <w:rFonts w:ascii="Times New Roman" w:hAnsi="Times New Roman" w:cs="Times New Roman"/>
              </w:rPr>
              <w:t>61 (16/45)</w:t>
            </w:r>
          </w:p>
        </w:tc>
        <w:tc>
          <w:tcPr>
            <w:tcW w:w="369" w:type="pct"/>
            <w:vAlign w:val="center"/>
          </w:tcPr>
          <w:p w14:paraId="19496333"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F6F6BA1"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vAlign w:val="center"/>
          </w:tcPr>
          <w:p w14:paraId="6080B9A2" w14:textId="77777777" w:rsidR="001048D9" w:rsidRDefault="00FA67F3">
            <w:pPr>
              <w:jc w:val="center"/>
              <w:rPr>
                <w:rFonts w:ascii="Times New Roman" w:hAnsi="Times New Roman" w:cs="Times New Roman"/>
              </w:rPr>
            </w:pPr>
            <w:r>
              <w:rPr>
                <w:rFonts w:ascii="Times New Roman" w:hAnsi="Times New Roman" w:cs="Times New Roman"/>
              </w:rPr>
              <w:t>CC-BY-4.0</w:t>
            </w:r>
          </w:p>
        </w:tc>
        <w:tc>
          <w:tcPr>
            <w:tcW w:w="525" w:type="pct"/>
            <w:vAlign w:val="center"/>
          </w:tcPr>
          <w:p w14:paraId="455E53E4" w14:textId="77777777" w:rsidR="001048D9" w:rsidRDefault="001048D9">
            <w:pPr>
              <w:jc w:val="center"/>
              <w:rPr>
                <w:rFonts w:ascii="Times New Roman" w:hAnsi="Times New Roman" w:cs="Times New Roman"/>
              </w:rPr>
            </w:pPr>
          </w:p>
        </w:tc>
      </w:tr>
      <w:tr w:rsidR="001048D9" w14:paraId="57C65C36" w14:textId="77777777" w:rsidTr="001048D9">
        <w:trPr>
          <w:cantSplit/>
        </w:trPr>
        <w:tc>
          <w:tcPr>
            <w:tcW w:w="234" w:type="pct"/>
            <w:vAlign w:val="center"/>
          </w:tcPr>
          <w:p w14:paraId="7F9E9478" w14:textId="77777777" w:rsidR="001048D9" w:rsidRDefault="00FA67F3">
            <w:pPr>
              <w:jc w:val="center"/>
              <w:rPr>
                <w:rFonts w:ascii="Times New Roman" w:hAnsi="Times New Roman" w:cs="Times New Roman"/>
              </w:rPr>
            </w:pPr>
            <w:r>
              <w:rPr>
                <w:rFonts w:ascii="Times New Roman" w:hAnsi="Times New Roman" w:cs="Times New Roman"/>
              </w:rPr>
              <w:t>32</w:t>
            </w:r>
          </w:p>
        </w:tc>
        <w:tc>
          <w:tcPr>
            <w:tcW w:w="1103" w:type="pct"/>
            <w:vAlign w:val="center"/>
          </w:tcPr>
          <w:p w14:paraId="01B2AB32" w14:textId="77777777" w:rsidR="001048D9" w:rsidRDefault="00FA67F3">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3E5E4A59" w14:textId="77777777" w:rsidR="001048D9" w:rsidRDefault="00FA67F3">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4257001E" w14:textId="77777777" w:rsidR="001048D9" w:rsidRDefault="00FA67F3">
            <w:pPr>
              <w:jc w:val="center"/>
              <w:rPr>
                <w:rFonts w:ascii="Times New Roman" w:hAnsi="Times New Roman" w:cs="Times New Roman"/>
              </w:rPr>
            </w:pPr>
            <w:r>
              <w:rPr>
                <w:rFonts w:ascii="Times New Roman" w:hAnsi="Times New Roman" w:cs="Times New Roman"/>
              </w:rPr>
              <w:t>Exp4a</w:t>
            </w:r>
          </w:p>
        </w:tc>
        <w:tc>
          <w:tcPr>
            <w:tcW w:w="341" w:type="pct"/>
            <w:vAlign w:val="center"/>
          </w:tcPr>
          <w:p w14:paraId="1EAC49D4"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52991611"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55F07206" w14:textId="77777777" w:rsidR="001048D9" w:rsidRDefault="00FA67F3">
            <w:pPr>
              <w:jc w:val="center"/>
              <w:rPr>
                <w:rFonts w:ascii="Times New Roman" w:hAnsi="Times New Roman" w:cs="Times New Roman"/>
              </w:rPr>
            </w:pPr>
            <w:r>
              <w:rPr>
                <w:rFonts w:ascii="Times New Roman" w:hAnsi="Times New Roman" w:cs="Times New Roman"/>
              </w:rPr>
              <w:t>32 (17/15)</w:t>
            </w:r>
          </w:p>
        </w:tc>
        <w:tc>
          <w:tcPr>
            <w:tcW w:w="369" w:type="pct"/>
            <w:vAlign w:val="center"/>
          </w:tcPr>
          <w:p w14:paraId="045346F2"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9D56192"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5A0CE598" w14:textId="77777777" w:rsidR="001048D9" w:rsidRDefault="00FA67F3">
            <w:pPr>
              <w:jc w:val="center"/>
              <w:rPr>
                <w:rFonts w:ascii="Times New Roman" w:hAnsi="Times New Roman" w:cs="Times New Roman"/>
              </w:rPr>
            </w:pPr>
            <w:r>
              <w:rPr>
                <w:rFonts w:ascii="Times New Roman" w:hAnsi="Times New Roman" w:cs="Times New Roman"/>
              </w:rPr>
              <w:t>CC-BY-4.0</w:t>
            </w:r>
          </w:p>
        </w:tc>
        <w:tc>
          <w:tcPr>
            <w:tcW w:w="525" w:type="pct"/>
            <w:vAlign w:val="center"/>
          </w:tcPr>
          <w:p w14:paraId="3BD0E3F7" w14:textId="77777777" w:rsidR="001048D9" w:rsidRDefault="001048D9">
            <w:pPr>
              <w:jc w:val="center"/>
              <w:rPr>
                <w:rFonts w:ascii="Times New Roman" w:hAnsi="Times New Roman" w:cs="Times New Roman"/>
              </w:rPr>
            </w:pPr>
          </w:p>
        </w:tc>
      </w:tr>
      <w:tr w:rsidR="001048D9" w14:paraId="31AAE4D1" w14:textId="77777777" w:rsidTr="001048D9">
        <w:trPr>
          <w:cantSplit/>
        </w:trPr>
        <w:tc>
          <w:tcPr>
            <w:tcW w:w="234" w:type="pct"/>
            <w:vAlign w:val="center"/>
          </w:tcPr>
          <w:p w14:paraId="6FCC6984" w14:textId="77777777" w:rsidR="001048D9" w:rsidRDefault="00FA67F3">
            <w:pPr>
              <w:jc w:val="center"/>
              <w:rPr>
                <w:rFonts w:ascii="Times New Roman" w:hAnsi="Times New Roman" w:cs="Times New Roman"/>
              </w:rPr>
            </w:pPr>
            <w:r>
              <w:rPr>
                <w:rFonts w:ascii="Times New Roman" w:hAnsi="Times New Roman" w:cs="Times New Roman"/>
              </w:rPr>
              <w:t>33</w:t>
            </w:r>
          </w:p>
        </w:tc>
        <w:tc>
          <w:tcPr>
            <w:tcW w:w="1103" w:type="pct"/>
            <w:vAlign w:val="center"/>
          </w:tcPr>
          <w:p w14:paraId="0FF8EE5C" w14:textId="77777777" w:rsidR="001048D9" w:rsidRDefault="00FA67F3">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5BDCE735" w14:textId="77777777" w:rsidR="001048D9" w:rsidRDefault="00FA67F3">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449EC767" w14:textId="77777777" w:rsidR="001048D9" w:rsidRDefault="00FA67F3">
            <w:pPr>
              <w:jc w:val="center"/>
              <w:rPr>
                <w:rFonts w:ascii="Times New Roman" w:hAnsi="Times New Roman" w:cs="Times New Roman"/>
              </w:rPr>
            </w:pPr>
            <w:r>
              <w:rPr>
                <w:rFonts w:ascii="Times New Roman" w:hAnsi="Times New Roman" w:cs="Times New Roman"/>
              </w:rPr>
              <w:t>Exp4a</w:t>
            </w:r>
          </w:p>
        </w:tc>
        <w:tc>
          <w:tcPr>
            <w:tcW w:w="341" w:type="pct"/>
            <w:vAlign w:val="center"/>
          </w:tcPr>
          <w:p w14:paraId="1A548A85"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3852CA76"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5B2DE8E8" w14:textId="77777777" w:rsidR="001048D9" w:rsidRDefault="00FA67F3">
            <w:pPr>
              <w:jc w:val="center"/>
              <w:rPr>
                <w:rFonts w:ascii="Times New Roman" w:hAnsi="Times New Roman" w:cs="Times New Roman"/>
              </w:rPr>
            </w:pPr>
            <w:r>
              <w:rPr>
                <w:rFonts w:ascii="Times New Roman" w:hAnsi="Times New Roman" w:cs="Times New Roman"/>
              </w:rPr>
              <w:t>32 (10/22)</w:t>
            </w:r>
          </w:p>
        </w:tc>
        <w:tc>
          <w:tcPr>
            <w:tcW w:w="369" w:type="pct"/>
            <w:vAlign w:val="center"/>
          </w:tcPr>
          <w:p w14:paraId="0B4CF688"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29A889D"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vAlign w:val="center"/>
          </w:tcPr>
          <w:p w14:paraId="1D77B445" w14:textId="77777777" w:rsidR="001048D9" w:rsidRDefault="00FA67F3">
            <w:pPr>
              <w:jc w:val="center"/>
              <w:rPr>
                <w:rFonts w:ascii="Times New Roman" w:hAnsi="Times New Roman" w:cs="Times New Roman"/>
              </w:rPr>
            </w:pPr>
            <w:r>
              <w:rPr>
                <w:rFonts w:ascii="Times New Roman" w:hAnsi="Times New Roman" w:cs="Times New Roman"/>
              </w:rPr>
              <w:t>CC-BY-4.0</w:t>
            </w:r>
          </w:p>
        </w:tc>
        <w:tc>
          <w:tcPr>
            <w:tcW w:w="525" w:type="pct"/>
            <w:vAlign w:val="center"/>
          </w:tcPr>
          <w:p w14:paraId="144B8E9D" w14:textId="77777777" w:rsidR="001048D9" w:rsidRDefault="001048D9">
            <w:pPr>
              <w:jc w:val="center"/>
              <w:rPr>
                <w:rFonts w:ascii="Times New Roman" w:hAnsi="Times New Roman" w:cs="Times New Roman"/>
              </w:rPr>
            </w:pPr>
          </w:p>
        </w:tc>
      </w:tr>
      <w:tr w:rsidR="001048D9" w14:paraId="6BD6E879" w14:textId="77777777" w:rsidTr="001048D9">
        <w:trPr>
          <w:cantSplit/>
        </w:trPr>
        <w:tc>
          <w:tcPr>
            <w:tcW w:w="234" w:type="pct"/>
            <w:vAlign w:val="center"/>
          </w:tcPr>
          <w:p w14:paraId="04190038" w14:textId="77777777" w:rsidR="001048D9" w:rsidRDefault="00FA67F3">
            <w:pPr>
              <w:jc w:val="center"/>
              <w:rPr>
                <w:rFonts w:ascii="Times New Roman" w:hAnsi="Times New Roman" w:cs="Times New Roman"/>
              </w:rPr>
            </w:pPr>
            <w:r>
              <w:rPr>
                <w:rFonts w:ascii="Times New Roman" w:hAnsi="Times New Roman" w:cs="Times New Roman"/>
              </w:rPr>
              <w:t>34</w:t>
            </w:r>
          </w:p>
        </w:tc>
        <w:tc>
          <w:tcPr>
            <w:tcW w:w="1103" w:type="pct"/>
            <w:vAlign w:val="center"/>
          </w:tcPr>
          <w:p w14:paraId="4E2A1319" w14:textId="77777777" w:rsidR="001048D9" w:rsidRDefault="00FA67F3">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3F2B8D1C" w14:textId="77777777" w:rsidR="001048D9" w:rsidRDefault="00FA67F3">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04D13BA6" w14:textId="77777777" w:rsidR="001048D9" w:rsidRDefault="00FA67F3">
            <w:pPr>
              <w:jc w:val="center"/>
              <w:rPr>
                <w:rFonts w:ascii="Times New Roman" w:hAnsi="Times New Roman" w:cs="Times New Roman"/>
              </w:rPr>
            </w:pPr>
            <w:r>
              <w:rPr>
                <w:rFonts w:ascii="Times New Roman" w:hAnsi="Times New Roman" w:cs="Times New Roman"/>
              </w:rPr>
              <w:t>Exp6b</w:t>
            </w:r>
          </w:p>
        </w:tc>
        <w:tc>
          <w:tcPr>
            <w:tcW w:w="341" w:type="pct"/>
            <w:vAlign w:val="center"/>
          </w:tcPr>
          <w:p w14:paraId="69EA05ED"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51F23EE5"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5563C350" w14:textId="77777777" w:rsidR="001048D9" w:rsidRDefault="00FA67F3">
            <w:pPr>
              <w:jc w:val="center"/>
              <w:rPr>
                <w:rFonts w:ascii="Times New Roman" w:hAnsi="Times New Roman" w:cs="Times New Roman"/>
              </w:rPr>
            </w:pPr>
            <w:r>
              <w:rPr>
                <w:rFonts w:ascii="Times New Roman" w:hAnsi="Times New Roman" w:cs="Times New Roman"/>
              </w:rPr>
              <w:t>23 (15/8)</w:t>
            </w:r>
          </w:p>
        </w:tc>
        <w:tc>
          <w:tcPr>
            <w:tcW w:w="369" w:type="pct"/>
            <w:vAlign w:val="center"/>
          </w:tcPr>
          <w:p w14:paraId="6F48B20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2E2617A" w14:textId="77777777" w:rsidR="001048D9" w:rsidRDefault="00FA67F3">
            <w:pPr>
              <w:jc w:val="center"/>
              <w:rPr>
                <w:rFonts w:ascii="Times New Roman" w:hAnsi="Times New Roman" w:cs="Times New Roman"/>
              </w:rPr>
            </w:pPr>
            <w:r>
              <w:rPr>
                <w:rFonts w:ascii="Times New Roman" w:hAnsi="Times New Roman" w:cs="Times New Roman"/>
              </w:rPr>
              <w:t>2700-4320 (S1 1080 + S2 1620 + S3 0-1620 per subject)</w:t>
            </w:r>
          </w:p>
        </w:tc>
        <w:tc>
          <w:tcPr>
            <w:tcW w:w="337" w:type="pct"/>
            <w:vAlign w:val="center"/>
          </w:tcPr>
          <w:p w14:paraId="51C2624E" w14:textId="77777777" w:rsidR="001048D9" w:rsidRDefault="00FA67F3">
            <w:pPr>
              <w:jc w:val="center"/>
              <w:rPr>
                <w:rFonts w:ascii="Times New Roman" w:hAnsi="Times New Roman" w:cs="Times New Roman"/>
              </w:rPr>
            </w:pPr>
            <w:r>
              <w:rPr>
                <w:rFonts w:ascii="Times New Roman" w:hAnsi="Times New Roman" w:cs="Times New Roman"/>
              </w:rPr>
              <w:t>CC-BY-4.0</w:t>
            </w:r>
          </w:p>
        </w:tc>
        <w:tc>
          <w:tcPr>
            <w:tcW w:w="525" w:type="pct"/>
            <w:vAlign w:val="center"/>
          </w:tcPr>
          <w:p w14:paraId="29423423" w14:textId="77777777" w:rsidR="001048D9" w:rsidRDefault="001048D9">
            <w:pPr>
              <w:jc w:val="center"/>
              <w:rPr>
                <w:rFonts w:ascii="Times New Roman" w:hAnsi="Times New Roman" w:cs="Times New Roman"/>
              </w:rPr>
            </w:pPr>
          </w:p>
        </w:tc>
      </w:tr>
      <w:tr w:rsidR="001048D9" w14:paraId="7F2A99C3" w14:textId="77777777" w:rsidTr="001048D9">
        <w:trPr>
          <w:cantSplit/>
        </w:trPr>
        <w:tc>
          <w:tcPr>
            <w:tcW w:w="234" w:type="pct"/>
            <w:vAlign w:val="center"/>
          </w:tcPr>
          <w:p w14:paraId="2EA147EB" w14:textId="77777777" w:rsidR="001048D9" w:rsidRDefault="00FA67F3">
            <w:pPr>
              <w:jc w:val="center"/>
              <w:rPr>
                <w:rFonts w:ascii="Times New Roman" w:hAnsi="Times New Roman" w:cs="Times New Roman"/>
              </w:rPr>
            </w:pPr>
            <w:r>
              <w:rPr>
                <w:rFonts w:ascii="Times New Roman" w:hAnsi="Times New Roman" w:cs="Times New Roman"/>
              </w:rPr>
              <w:t>35</w:t>
            </w:r>
          </w:p>
        </w:tc>
        <w:tc>
          <w:tcPr>
            <w:tcW w:w="1103" w:type="pct"/>
            <w:vAlign w:val="center"/>
          </w:tcPr>
          <w:p w14:paraId="7C50D3D1" w14:textId="77777777" w:rsidR="001048D9" w:rsidRDefault="00FA67F3">
            <w:pPr>
              <w:jc w:val="center"/>
              <w:rPr>
                <w:rFonts w:ascii="Times New Roman" w:hAnsi="Times New Roman" w:cs="Times New Roman"/>
              </w:rPr>
            </w:pPr>
            <w:r>
              <w:rPr>
                <w:rFonts w:ascii="Times New Roman" w:hAnsi="Times New Roman" w:cs="Times New Roman"/>
              </w:rPr>
              <w:t>Kirk_2025_BritJPsy</w:t>
            </w:r>
          </w:p>
        </w:tc>
        <w:tc>
          <w:tcPr>
            <w:tcW w:w="545" w:type="pct"/>
            <w:vAlign w:val="center"/>
          </w:tcPr>
          <w:p w14:paraId="43DAE3C6" w14:textId="77777777" w:rsidR="001048D9" w:rsidRDefault="00FA67F3">
            <w:pPr>
              <w:jc w:val="center"/>
              <w:rPr>
                <w:rFonts w:ascii="Times New Roman" w:hAnsi="Times New Roman" w:cs="Times New Roman"/>
              </w:rPr>
            </w:pPr>
            <w:r>
              <w:rPr>
                <w:rFonts w:ascii="Times New Roman" w:hAnsi="Times New Roman" w:cs="Times New Roman"/>
              </w:rPr>
              <w:t>Neil W. Kirk et al. (2025)</w:t>
            </w:r>
          </w:p>
        </w:tc>
        <w:tc>
          <w:tcPr>
            <w:tcW w:w="250" w:type="pct"/>
            <w:vAlign w:val="center"/>
          </w:tcPr>
          <w:p w14:paraId="3F60FDAB"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06F061B1"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EE06B3D"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27ED5E2" w14:textId="77777777" w:rsidR="001048D9" w:rsidRDefault="00FA67F3">
            <w:pPr>
              <w:jc w:val="center"/>
              <w:rPr>
                <w:rFonts w:ascii="Times New Roman" w:hAnsi="Times New Roman" w:cs="Times New Roman"/>
              </w:rPr>
            </w:pPr>
            <w:r>
              <w:rPr>
                <w:rFonts w:ascii="Times New Roman" w:hAnsi="Times New Roman" w:cs="Times New Roman"/>
              </w:rPr>
              <w:t>35 (35/0)</w:t>
            </w:r>
          </w:p>
        </w:tc>
        <w:tc>
          <w:tcPr>
            <w:tcW w:w="369" w:type="pct"/>
            <w:vAlign w:val="center"/>
          </w:tcPr>
          <w:p w14:paraId="26E006F6" w14:textId="77777777" w:rsidR="001048D9" w:rsidRDefault="00FA67F3">
            <w:pPr>
              <w:jc w:val="center"/>
              <w:rPr>
                <w:rFonts w:ascii="Times New Roman" w:hAnsi="Times New Roman" w:cs="Times New Roman"/>
              </w:rPr>
            </w:pPr>
            <w:r>
              <w:rPr>
                <w:rFonts w:ascii="Times New Roman" w:hAnsi="Times New Roman" w:cs="Times New Roman"/>
              </w:rPr>
              <w:t>voice</w:t>
            </w:r>
          </w:p>
        </w:tc>
        <w:tc>
          <w:tcPr>
            <w:tcW w:w="553" w:type="pct"/>
            <w:vAlign w:val="center"/>
          </w:tcPr>
          <w:p w14:paraId="7B77C642" w14:textId="77777777" w:rsidR="001048D9" w:rsidRDefault="00FA67F3">
            <w:pPr>
              <w:jc w:val="center"/>
              <w:rPr>
                <w:rFonts w:ascii="Times New Roman" w:hAnsi="Times New Roman" w:cs="Times New Roman"/>
              </w:rPr>
            </w:pPr>
            <w:r>
              <w:rPr>
                <w:rFonts w:ascii="Times New Roman" w:hAnsi="Times New Roman" w:cs="Times New Roman"/>
              </w:rPr>
              <w:t>216</w:t>
            </w:r>
          </w:p>
        </w:tc>
        <w:tc>
          <w:tcPr>
            <w:tcW w:w="337" w:type="pct"/>
            <w:vAlign w:val="center"/>
          </w:tcPr>
          <w:p w14:paraId="3CFDC956"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6F21CFB7"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5885467F" w14:textId="77777777" w:rsidTr="001048D9">
        <w:trPr>
          <w:cantSplit/>
        </w:trPr>
        <w:tc>
          <w:tcPr>
            <w:tcW w:w="234" w:type="pct"/>
            <w:vAlign w:val="center"/>
          </w:tcPr>
          <w:p w14:paraId="2059B877" w14:textId="77777777" w:rsidR="001048D9" w:rsidRDefault="00FA67F3">
            <w:pPr>
              <w:jc w:val="center"/>
              <w:rPr>
                <w:rFonts w:ascii="Times New Roman" w:hAnsi="Times New Roman" w:cs="Times New Roman"/>
              </w:rPr>
            </w:pPr>
            <w:r>
              <w:rPr>
                <w:rFonts w:ascii="Times New Roman" w:hAnsi="Times New Roman" w:cs="Times New Roman"/>
              </w:rPr>
              <w:t>36</w:t>
            </w:r>
          </w:p>
        </w:tc>
        <w:tc>
          <w:tcPr>
            <w:tcW w:w="1103" w:type="pct"/>
            <w:vAlign w:val="center"/>
          </w:tcPr>
          <w:p w14:paraId="2D0672FD" w14:textId="77777777" w:rsidR="001048D9" w:rsidRDefault="00FA67F3">
            <w:pPr>
              <w:jc w:val="center"/>
              <w:rPr>
                <w:rFonts w:ascii="Times New Roman" w:hAnsi="Times New Roman" w:cs="Times New Roman"/>
              </w:rPr>
            </w:pPr>
            <w:r>
              <w:rPr>
                <w:rFonts w:ascii="Times New Roman" w:hAnsi="Times New Roman" w:cs="Times New Roman"/>
              </w:rPr>
              <w:t>Kirk_2025_BritJPsy</w:t>
            </w:r>
          </w:p>
        </w:tc>
        <w:tc>
          <w:tcPr>
            <w:tcW w:w="545" w:type="pct"/>
            <w:vAlign w:val="center"/>
          </w:tcPr>
          <w:p w14:paraId="6B7631DE" w14:textId="77777777" w:rsidR="001048D9" w:rsidRDefault="00FA67F3">
            <w:pPr>
              <w:jc w:val="center"/>
              <w:rPr>
                <w:rFonts w:ascii="Times New Roman" w:hAnsi="Times New Roman" w:cs="Times New Roman"/>
              </w:rPr>
            </w:pPr>
            <w:r>
              <w:rPr>
                <w:rFonts w:ascii="Times New Roman" w:hAnsi="Times New Roman" w:cs="Times New Roman"/>
              </w:rPr>
              <w:t>Neil W. Kirk et al. (2025)</w:t>
            </w:r>
          </w:p>
        </w:tc>
        <w:tc>
          <w:tcPr>
            <w:tcW w:w="250" w:type="pct"/>
            <w:vAlign w:val="center"/>
          </w:tcPr>
          <w:p w14:paraId="3064094F"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08C5F8B0"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DE23B60"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B0C97A2" w14:textId="77777777" w:rsidR="001048D9" w:rsidRDefault="00FA67F3">
            <w:pPr>
              <w:jc w:val="center"/>
              <w:rPr>
                <w:rFonts w:ascii="Times New Roman" w:hAnsi="Times New Roman" w:cs="Times New Roman"/>
              </w:rPr>
            </w:pPr>
            <w:r>
              <w:rPr>
                <w:rFonts w:ascii="Times New Roman" w:hAnsi="Times New Roman" w:cs="Times New Roman"/>
              </w:rPr>
              <w:t>90 (90/0)</w:t>
            </w:r>
          </w:p>
        </w:tc>
        <w:tc>
          <w:tcPr>
            <w:tcW w:w="369" w:type="pct"/>
            <w:vAlign w:val="center"/>
          </w:tcPr>
          <w:p w14:paraId="0D21FFD1" w14:textId="77777777" w:rsidR="001048D9" w:rsidRDefault="00FA67F3">
            <w:pPr>
              <w:jc w:val="center"/>
              <w:rPr>
                <w:rFonts w:ascii="Times New Roman" w:hAnsi="Times New Roman" w:cs="Times New Roman"/>
              </w:rPr>
            </w:pPr>
            <w:r>
              <w:rPr>
                <w:rFonts w:ascii="Times New Roman" w:hAnsi="Times New Roman" w:cs="Times New Roman"/>
              </w:rPr>
              <w:t>voice</w:t>
            </w:r>
          </w:p>
        </w:tc>
        <w:tc>
          <w:tcPr>
            <w:tcW w:w="553" w:type="pct"/>
            <w:vAlign w:val="center"/>
          </w:tcPr>
          <w:p w14:paraId="6C5F9FDB" w14:textId="77777777" w:rsidR="001048D9" w:rsidRDefault="00FA67F3">
            <w:pPr>
              <w:jc w:val="center"/>
              <w:rPr>
                <w:rFonts w:ascii="Times New Roman" w:hAnsi="Times New Roman" w:cs="Times New Roman"/>
              </w:rPr>
            </w:pPr>
            <w:r>
              <w:rPr>
                <w:rFonts w:ascii="Times New Roman" w:hAnsi="Times New Roman" w:cs="Times New Roman"/>
              </w:rPr>
              <w:t>216</w:t>
            </w:r>
          </w:p>
        </w:tc>
        <w:tc>
          <w:tcPr>
            <w:tcW w:w="337" w:type="pct"/>
            <w:vAlign w:val="center"/>
          </w:tcPr>
          <w:p w14:paraId="2B8497D6"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8C1A936"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5EF6B258" w14:textId="77777777" w:rsidTr="001048D9">
        <w:trPr>
          <w:cantSplit/>
        </w:trPr>
        <w:tc>
          <w:tcPr>
            <w:tcW w:w="234" w:type="pct"/>
            <w:vAlign w:val="center"/>
          </w:tcPr>
          <w:p w14:paraId="0BEE53BA" w14:textId="77777777" w:rsidR="001048D9" w:rsidRDefault="00FA67F3">
            <w:pPr>
              <w:jc w:val="center"/>
              <w:rPr>
                <w:rFonts w:ascii="Times New Roman" w:hAnsi="Times New Roman" w:cs="Times New Roman"/>
              </w:rPr>
            </w:pPr>
            <w:r>
              <w:rPr>
                <w:rFonts w:ascii="Times New Roman" w:hAnsi="Times New Roman" w:cs="Times New Roman"/>
              </w:rPr>
              <w:t>37</w:t>
            </w:r>
          </w:p>
        </w:tc>
        <w:tc>
          <w:tcPr>
            <w:tcW w:w="1103" w:type="pct"/>
            <w:vAlign w:val="center"/>
          </w:tcPr>
          <w:p w14:paraId="510EB506" w14:textId="77777777" w:rsidR="001048D9" w:rsidRDefault="00FA67F3">
            <w:pPr>
              <w:jc w:val="center"/>
              <w:rPr>
                <w:rFonts w:ascii="Times New Roman" w:hAnsi="Times New Roman" w:cs="Times New Roman"/>
              </w:rPr>
            </w:pPr>
            <w:r>
              <w:rPr>
                <w:rFonts w:ascii="Times New Roman" w:hAnsi="Times New Roman" w:cs="Times New Roman"/>
              </w:rPr>
              <w:t>Kolvoort_2020_HumBrainMap</w:t>
            </w:r>
          </w:p>
        </w:tc>
        <w:tc>
          <w:tcPr>
            <w:tcW w:w="545" w:type="pct"/>
            <w:vAlign w:val="center"/>
          </w:tcPr>
          <w:p w14:paraId="3C4398B2" w14:textId="77777777" w:rsidR="001048D9" w:rsidRDefault="00FA67F3">
            <w:pPr>
              <w:jc w:val="center"/>
              <w:rPr>
                <w:rFonts w:ascii="Times New Roman" w:hAnsi="Times New Roman" w:cs="Times New Roman"/>
              </w:rPr>
            </w:pPr>
            <w:r>
              <w:rPr>
                <w:rFonts w:ascii="Times New Roman" w:hAnsi="Times New Roman" w:cs="Times New Roman"/>
              </w:rPr>
              <w:t>IR Kolvoort et al. (2020)</w:t>
            </w:r>
          </w:p>
        </w:tc>
        <w:tc>
          <w:tcPr>
            <w:tcW w:w="250" w:type="pct"/>
            <w:vAlign w:val="center"/>
          </w:tcPr>
          <w:p w14:paraId="0845C5A0"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77BB403F" w14:textId="77777777" w:rsidR="001048D9" w:rsidRDefault="00FA67F3">
            <w:pPr>
              <w:jc w:val="center"/>
              <w:rPr>
                <w:rFonts w:ascii="Times New Roman" w:hAnsi="Times New Roman" w:cs="Times New Roman"/>
              </w:rPr>
            </w:pPr>
            <w:r>
              <w:rPr>
                <w:rFonts w:ascii="Times New Roman" w:hAnsi="Times New Roman" w:cs="Times New Roman"/>
              </w:rPr>
              <w:t>Canada</w:t>
            </w:r>
          </w:p>
        </w:tc>
        <w:tc>
          <w:tcPr>
            <w:tcW w:w="374" w:type="pct"/>
            <w:vAlign w:val="center"/>
          </w:tcPr>
          <w:p w14:paraId="659CA8C5"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6037F62" w14:textId="77777777" w:rsidR="001048D9" w:rsidRDefault="00FA67F3">
            <w:pPr>
              <w:jc w:val="center"/>
              <w:rPr>
                <w:rFonts w:ascii="Times New Roman" w:hAnsi="Times New Roman" w:cs="Times New Roman"/>
              </w:rPr>
            </w:pPr>
            <w:r>
              <w:rPr>
                <w:rFonts w:ascii="Times New Roman" w:hAnsi="Times New Roman" w:cs="Times New Roman"/>
              </w:rPr>
              <w:t>31 (17/14)</w:t>
            </w:r>
          </w:p>
        </w:tc>
        <w:tc>
          <w:tcPr>
            <w:tcW w:w="369" w:type="pct"/>
            <w:vAlign w:val="center"/>
          </w:tcPr>
          <w:p w14:paraId="0F3AA912"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874E28B" w14:textId="77777777" w:rsidR="001048D9" w:rsidRDefault="00FA67F3">
            <w:pPr>
              <w:jc w:val="center"/>
              <w:rPr>
                <w:rFonts w:ascii="Times New Roman" w:hAnsi="Times New Roman" w:cs="Times New Roman"/>
              </w:rPr>
            </w:pPr>
            <w:r>
              <w:rPr>
                <w:rFonts w:ascii="Times New Roman" w:hAnsi="Times New Roman" w:cs="Times New Roman"/>
              </w:rPr>
              <w:t>100</w:t>
            </w:r>
          </w:p>
        </w:tc>
        <w:tc>
          <w:tcPr>
            <w:tcW w:w="337" w:type="pct"/>
            <w:vAlign w:val="center"/>
          </w:tcPr>
          <w:p w14:paraId="1723C185"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51C3C8AF"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4BBDF05" w14:textId="77777777" w:rsidTr="001048D9">
        <w:trPr>
          <w:cantSplit/>
        </w:trPr>
        <w:tc>
          <w:tcPr>
            <w:tcW w:w="234" w:type="pct"/>
            <w:vAlign w:val="center"/>
          </w:tcPr>
          <w:p w14:paraId="3924D2D4" w14:textId="77777777" w:rsidR="001048D9" w:rsidRDefault="00FA67F3">
            <w:pPr>
              <w:jc w:val="center"/>
              <w:rPr>
                <w:rFonts w:ascii="Times New Roman" w:hAnsi="Times New Roman" w:cs="Times New Roman"/>
              </w:rPr>
            </w:pPr>
            <w:r>
              <w:rPr>
                <w:rFonts w:ascii="Times New Roman" w:hAnsi="Times New Roman" w:cs="Times New Roman"/>
              </w:rPr>
              <w:t>38</w:t>
            </w:r>
          </w:p>
        </w:tc>
        <w:tc>
          <w:tcPr>
            <w:tcW w:w="1103" w:type="pct"/>
            <w:vAlign w:val="center"/>
          </w:tcPr>
          <w:p w14:paraId="54B8E854" w14:textId="77777777" w:rsidR="001048D9" w:rsidRDefault="00FA67F3">
            <w:pPr>
              <w:jc w:val="center"/>
              <w:rPr>
                <w:rFonts w:ascii="Times New Roman" w:hAnsi="Times New Roman" w:cs="Times New Roman"/>
              </w:rPr>
            </w:pPr>
            <w:r>
              <w:rPr>
                <w:rFonts w:ascii="Times New Roman" w:hAnsi="Times New Roman" w:cs="Times New Roman"/>
              </w:rPr>
              <w:t>Lee_2023_Cognition</w:t>
            </w:r>
          </w:p>
        </w:tc>
        <w:tc>
          <w:tcPr>
            <w:tcW w:w="545" w:type="pct"/>
            <w:vAlign w:val="center"/>
          </w:tcPr>
          <w:p w14:paraId="54B5CC23" w14:textId="77777777" w:rsidR="001048D9" w:rsidRDefault="00FA67F3">
            <w:pPr>
              <w:jc w:val="center"/>
              <w:rPr>
                <w:rFonts w:ascii="Times New Roman" w:hAnsi="Times New Roman" w:cs="Times New Roman"/>
              </w:rPr>
            </w:pPr>
            <w:r>
              <w:rPr>
                <w:rFonts w:ascii="Times New Roman" w:hAnsi="Times New Roman" w:cs="Times New Roman"/>
              </w:rPr>
              <w:t>Lee et al. (2023)</w:t>
            </w:r>
          </w:p>
        </w:tc>
        <w:tc>
          <w:tcPr>
            <w:tcW w:w="250" w:type="pct"/>
            <w:vAlign w:val="center"/>
          </w:tcPr>
          <w:p w14:paraId="5D652A96"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0D1FAE76"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1374A2E9"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C9A8767" w14:textId="77777777" w:rsidR="001048D9" w:rsidRDefault="00FA67F3">
            <w:pPr>
              <w:jc w:val="center"/>
              <w:rPr>
                <w:rFonts w:ascii="Times New Roman" w:hAnsi="Times New Roman" w:cs="Times New Roman"/>
              </w:rPr>
            </w:pPr>
            <w:r>
              <w:rPr>
                <w:rFonts w:ascii="Times New Roman" w:hAnsi="Times New Roman" w:cs="Times New Roman"/>
              </w:rPr>
              <w:t>47</w:t>
            </w:r>
          </w:p>
        </w:tc>
        <w:tc>
          <w:tcPr>
            <w:tcW w:w="369" w:type="pct"/>
            <w:vAlign w:val="center"/>
          </w:tcPr>
          <w:p w14:paraId="4F49748D"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009220F" w14:textId="77777777" w:rsidR="001048D9" w:rsidRDefault="00FA67F3">
            <w:pPr>
              <w:jc w:val="center"/>
              <w:rPr>
                <w:rFonts w:ascii="Times New Roman" w:hAnsi="Times New Roman" w:cs="Times New Roman"/>
              </w:rPr>
            </w:pPr>
            <w:r>
              <w:rPr>
                <w:rFonts w:ascii="Times New Roman" w:hAnsi="Times New Roman" w:cs="Times New Roman"/>
              </w:rPr>
              <w:t>96</w:t>
            </w:r>
          </w:p>
        </w:tc>
        <w:tc>
          <w:tcPr>
            <w:tcW w:w="337" w:type="pct"/>
            <w:vAlign w:val="center"/>
          </w:tcPr>
          <w:p w14:paraId="096C7551"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0DD4C11"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4D501DEC" w14:textId="77777777" w:rsidTr="001048D9">
        <w:trPr>
          <w:cantSplit/>
        </w:trPr>
        <w:tc>
          <w:tcPr>
            <w:tcW w:w="234" w:type="pct"/>
            <w:vAlign w:val="center"/>
          </w:tcPr>
          <w:p w14:paraId="1667C186" w14:textId="77777777" w:rsidR="001048D9" w:rsidRDefault="00FA67F3">
            <w:pPr>
              <w:jc w:val="center"/>
              <w:rPr>
                <w:rFonts w:ascii="Times New Roman" w:hAnsi="Times New Roman" w:cs="Times New Roman"/>
              </w:rPr>
            </w:pPr>
            <w:r>
              <w:rPr>
                <w:rFonts w:ascii="Times New Roman" w:hAnsi="Times New Roman" w:cs="Times New Roman"/>
              </w:rPr>
              <w:t>39</w:t>
            </w:r>
          </w:p>
        </w:tc>
        <w:tc>
          <w:tcPr>
            <w:tcW w:w="1103" w:type="pct"/>
            <w:vAlign w:val="center"/>
          </w:tcPr>
          <w:p w14:paraId="2577EB14" w14:textId="77777777" w:rsidR="001048D9" w:rsidRDefault="00FA67F3">
            <w:pPr>
              <w:jc w:val="center"/>
              <w:rPr>
                <w:rFonts w:ascii="Times New Roman" w:hAnsi="Times New Roman" w:cs="Times New Roman"/>
              </w:rPr>
            </w:pPr>
            <w:r>
              <w:rPr>
                <w:rFonts w:ascii="Times New Roman" w:hAnsi="Times New Roman" w:cs="Times New Roman"/>
              </w:rPr>
              <w:t>Lee_2023_Cognition</w:t>
            </w:r>
          </w:p>
        </w:tc>
        <w:tc>
          <w:tcPr>
            <w:tcW w:w="545" w:type="pct"/>
            <w:vAlign w:val="center"/>
          </w:tcPr>
          <w:p w14:paraId="048216FE" w14:textId="77777777" w:rsidR="001048D9" w:rsidRDefault="00FA67F3">
            <w:pPr>
              <w:jc w:val="center"/>
              <w:rPr>
                <w:rFonts w:ascii="Times New Roman" w:hAnsi="Times New Roman" w:cs="Times New Roman"/>
              </w:rPr>
            </w:pPr>
            <w:r>
              <w:rPr>
                <w:rFonts w:ascii="Times New Roman" w:hAnsi="Times New Roman" w:cs="Times New Roman"/>
              </w:rPr>
              <w:t>Lee et al. (2023)</w:t>
            </w:r>
          </w:p>
        </w:tc>
        <w:tc>
          <w:tcPr>
            <w:tcW w:w="250" w:type="pct"/>
            <w:vAlign w:val="center"/>
          </w:tcPr>
          <w:p w14:paraId="0DB8AEA5"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0110B567"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790BF280"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A6320A5" w14:textId="77777777" w:rsidR="001048D9" w:rsidRDefault="00FA67F3">
            <w:pPr>
              <w:jc w:val="center"/>
              <w:rPr>
                <w:rFonts w:ascii="Times New Roman" w:hAnsi="Times New Roman" w:cs="Times New Roman"/>
              </w:rPr>
            </w:pPr>
            <w:r>
              <w:rPr>
                <w:rFonts w:ascii="Times New Roman" w:hAnsi="Times New Roman" w:cs="Times New Roman"/>
              </w:rPr>
              <w:t>51</w:t>
            </w:r>
          </w:p>
        </w:tc>
        <w:tc>
          <w:tcPr>
            <w:tcW w:w="369" w:type="pct"/>
            <w:vAlign w:val="center"/>
          </w:tcPr>
          <w:p w14:paraId="27E840F8"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4113A92" w14:textId="77777777" w:rsidR="001048D9" w:rsidRDefault="00FA67F3">
            <w:pPr>
              <w:jc w:val="center"/>
              <w:rPr>
                <w:rFonts w:ascii="Times New Roman" w:hAnsi="Times New Roman" w:cs="Times New Roman"/>
              </w:rPr>
            </w:pPr>
            <w:r>
              <w:rPr>
                <w:rFonts w:ascii="Times New Roman" w:hAnsi="Times New Roman" w:cs="Times New Roman"/>
              </w:rPr>
              <w:t>96</w:t>
            </w:r>
          </w:p>
        </w:tc>
        <w:tc>
          <w:tcPr>
            <w:tcW w:w="337" w:type="pct"/>
            <w:vAlign w:val="center"/>
          </w:tcPr>
          <w:p w14:paraId="7400A9A9"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5879A231"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4ACA1A5B" w14:textId="77777777" w:rsidTr="001048D9">
        <w:trPr>
          <w:cantSplit/>
        </w:trPr>
        <w:tc>
          <w:tcPr>
            <w:tcW w:w="234" w:type="pct"/>
            <w:vAlign w:val="center"/>
          </w:tcPr>
          <w:p w14:paraId="1598C4B3" w14:textId="77777777" w:rsidR="001048D9" w:rsidRDefault="00FA67F3">
            <w:pPr>
              <w:jc w:val="center"/>
              <w:rPr>
                <w:rFonts w:ascii="Times New Roman" w:hAnsi="Times New Roman" w:cs="Times New Roman"/>
              </w:rPr>
            </w:pPr>
            <w:r>
              <w:rPr>
                <w:rFonts w:ascii="Times New Roman" w:hAnsi="Times New Roman" w:cs="Times New Roman"/>
              </w:rPr>
              <w:lastRenderedPageBreak/>
              <w:t>40</w:t>
            </w:r>
          </w:p>
        </w:tc>
        <w:tc>
          <w:tcPr>
            <w:tcW w:w="1103" w:type="pct"/>
            <w:vAlign w:val="center"/>
          </w:tcPr>
          <w:p w14:paraId="20BEB1F7" w14:textId="77777777" w:rsidR="001048D9" w:rsidRDefault="00FA67F3">
            <w:pPr>
              <w:jc w:val="center"/>
              <w:rPr>
                <w:rFonts w:ascii="Times New Roman" w:hAnsi="Times New Roman" w:cs="Times New Roman"/>
              </w:rPr>
            </w:pPr>
            <w:r>
              <w:rPr>
                <w:rFonts w:ascii="Times New Roman" w:hAnsi="Times New Roman" w:cs="Times New Roman"/>
              </w:rPr>
              <w:t>Lee_2026_BritJPsy</w:t>
            </w:r>
          </w:p>
        </w:tc>
        <w:tc>
          <w:tcPr>
            <w:tcW w:w="545" w:type="pct"/>
            <w:vAlign w:val="center"/>
          </w:tcPr>
          <w:p w14:paraId="4EBE0747" w14:textId="77777777" w:rsidR="001048D9" w:rsidRDefault="00FA67F3">
            <w:pPr>
              <w:jc w:val="center"/>
              <w:rPr>
                <w:rFonts w:ascii="Times New Roman" w:hAnsi="Times New Roman" w:cs="Times New Roman"/>
              </w:rPr>
            </w:pPr>
            <w:r>
              <w:rPr>
                <w:rFonts w:ascii="Times New Roman" w:hAnsi="Times New Roman" w:cs="Times New Roman"/>
              </w:rPr>
              <w:t>Lee et al. (2026)</w:t>
            </w:r>
          </w:p>
        </w:tc>
        <w:tc>
          <w:tcPr>
            <w:tcW w:w="250" w:type="pct"/>
            <w:vAlign w:val="center"/>
          </w:tcPr>
          <w:p w14:paraId="6B2A119F" w14:textId="77777777" w:rsidR="001048D9" w:rsidRDefault="00FA67F3">
            <w:pPr>
              <w:jc w:val="center"/>
              <w:rPr>
                <w:rFonts w:ascii="Times New Roman" w:hAnsi="Times New Roman" w:cs="Times New Roman"/>
              </w:rPr>
            </w:pPr>
            <w:r>
              <w:rPr>
                <w:rFonts w:ascii="Times New Roman" w:hAnsi="Times New Roman" w:cs="Times New Roman"/>
              </w:rPr>
              <w:t>Exp1a</w:t>
            </w:r>
          </w:p>
        </w:tc>
        <w:tc>
          <w:tcPr>
            <w:tcW w:w="341" w:type="pct"/>
            <w:vAlign w:val="center"/>
          </w:tcPr>
          <w:p w14:paraId="47F2F101"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E149119"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60F4ED7" w14:textId="77777777" w:rsidR="001048D9" w:rsidRDefault="00FA67F3">
            <w:pPr>
              <w:jc w:val="center"/>
              <w:rPr>
                <w:rFonts w:ascii="Times New Roman" w:hAnsi="Times New Roman" w:cs="Times New Roman"/>
              </w:rPr>
            </w:pPr>
            <w:r>
              <w:rPr>
                <w:rFonts w:ascii="Times New Roman" w:hAnsi="Times New Roman" w:cs="Times New Roman"/>
              </w:rPr>
              <w:t>50 (27/23)</w:t>
            </w:r>
          </w:p>
        </w:tc>
        <w:tc>
          <w:tcPr>
            <w:tcW w:w="369" w:type="pct"/>
            <w:vAlign w:val="center"/>
          </w:tcPr>
          <w:p w14:paraId="1450510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840E828"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1D174157"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20327548"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7AC53895" w14:textId="77777777" w:rsidTr="001048D9">
        <w:trPr>
          <w:cantSplit/>
        </w:trPr>
        <w:tc>
          <w:tcPr>
            <w:tcW w:w="234" w:type="pct"/>
            <w:vAlign w:val="center"/>
          </w:tcPr>
          <w:p w14:paraId="4661EEAC" w14:textId="77777777" w:rsidR="001048D9" w:rsidRDefault="00FA67F3">
            <w:pPr>
              <w:jc w:val="center"/>
              <w:rPr>
                <w:rFonts w:ascii="Times New Roman" w:hAnsi="Times New Roman" w:cs="Times New Roman"/>
              </w:rPr>
            </w:pPr>
            <w:r>
              <w:rPr>
                <w:rFonts w:ascii="Times New Roman" w:hAnsi="Times New Roman" w:cs="Times New Roman"/>
              </w:rPr>
              <w:t>41</w:t>
            </w:r>
          </w:p>
        </w:tc>
        <w:tc>
          <w:tcPr>
            <w:tcW w:w="1103" w:type="pct"/>
            <w:vAlign w:val="center"/>
          </w:tcPr>
          <w:p w14:paraId="360E1F9E" w14:textId="77777777" w:rsidR="001048D9" w:rsidRDefault="00FA67F3">
            <w:pPr>
              <w:jc w:val="center"/>
              <w:rPr>
                <w:rFonts w:ascii="Times New Roman" w:hAnsi="Times New Roman" w:cs="Times New Roman"/>
              </w:rPr>
            </w:pPr>
            <w:r>
              <w:rPr>
                <w:rFonts w:ascii="Times New Roman" w:hAnsi="Times New Roman" w:cs="Times New Roman"/>
              </w:rPr>
              <w:t>Lee_2026_BritJPsy</w:t>
            </w:r>
          </w:p>
        </w:tc>
        <w:tc>
          <w:tcPr>
            <w:tcW w:w="545" w:type="pct"/>
            <w:vAlign w:val="center"/>
          </w:tcPr>
          <w:p w14:paraId="56DFAFC9" w14:textId="77777777" w:rsidR="001048D9" w:rsidRDefault="00FA67F3">
            <w:pPr>
              <w:jc w:val="center"/>
              <w:rPr>
                <w:rFonts w:ascii="Times New Roman" w:hAnsi="Times New Roman" w:cs="Times New Roman"/>
              </w:rPr>
            </w:pPr>
            <w:r>
              <w:rPr>
                <w:rFonts w:ascii="Times New Roman" w:hAnsi="Times New Roman" w:cs="Times New Roman"/>
              </w:rPr>
              <w:t>Lee et al. (2026)</w:t>
            </w:r>
          </w:p>
        </w:tc>
        <w:tc>
          <w:tcPr>
            <w:tcW w:w="250" w:type="pct"/>
            <w:vAlign w:val="center"/>
          </w:tcPr>
          <w:p w14:paraId="5E67A57C" w14:textId="77777777" w:rsidR="001048D9" w:rsidRDefault="00FA67F3">
            <w:pPr>
              <w:jc w:val="center"/>
              <w:rPr>
                <w:rFonts w:ascii="Times New Roman" w:hAnsi="Times New Roman" w:cs="Times New Roman"/>
              </w:rPr>
            </w:pPr>
            <w:r>
              <w:rPr>
                <w:rFonts w:ascii="Times New Roman" w:hAnsi="Times New Roman" w:cs="Times New Roman"/>
              </w:rPr>
              <w:t>Exp1b</w:t>
            </w:r>
          </w:p>
        </w:tc>
        <w:tc>
          <w:tcPr>
            <w:tcW w:w="341" w:type="pct"/>
            <w:vAlign w:val="center"/>
          </w:tcPr>
          <w:p w14:paraId="49445C5D"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5E983F37"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1BDFC3F" w14:textId="77777777" w:rsidR="001048D9" w:rsidRDefault="00FA67F3">
            <w:pPr>
              <w:jc w:val="center"/>
              <w:rPr>
                <w:rFonts w:ascii="Times New Roman" w:hAnsi="Times New Roman" w:cs="Times New Roman"/>
              </w:rPr>
            </w:pPr>
            <w:r>
              <w:rPr>
                <w:rFonts w:ascii="Times New Roman" w:hAnsi="Times New Roman" w:cs="Times New Roman"/>
              </w:rPr>
              <w:t>53 (19/34)</w:t>
            </w:r>
          </w:p>
        </w:tc>
        <w:tc>
          <w:tcPr>
            <w:tcW w:w="369" w:type="pct"/>
            <w:vAlign w:val="center"/>
          </w:tcPr>
          <w:p w14:paraId="4082B981"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21361AD"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6C97258D"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7D888E3A"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7EF99492" w14:textId="77777777" w:rsidTr="001048D9">
        <w:trPr>
          <w:cantSplit/>
        </w:trPr>
        <w:tc>
          <w:tcPr>
            <w:tcW w:w="234" w:type="pct"/>
            <w:vAlign w:val="center"/>
          </w:tcPr>
          <w:p w14:paraId="7B18B385" w14:textId="77777777" w:rsidR="001048D9" w:rsidRDefault="00FA67F3">
            <w:pPr>
              <w:jc w:val="center"/>
              <w:rPr>
                <w:rFonts w:ascii="Times New Roman" w:hAnsi="Times New Roman" w:cs="Times New Roman"/>
              </w:rPr>
            </w:pPr>
            <w:r>
              <w:rPr>
                <w:rFonts w:ascii="Times New Roman" w:hAnsi="Times New Roman" w:cs="Times New Roman"/>
              </w:rPr>
              <w:t>42</w:t>
            </w:r>
          </w:p>
        </w:tc>
        <w:tc>
          <w:tcPr>
            <w:tcW w:w="1103" w:type="pct"/>
            <w:vAlign w:val="center"/>
          </w:tcPr>
          <w:p w14:paraId="7DABFE35" w14:textId="77777777" w:rsidR="001048D9" w:rsidRDefault="00FA67F3">
            <w:pPr>
              <w:jc w:val="center"/>
              <w:rPr>
                <w:rFonts w:ascii="Times New Roman" w:hAnsi="Times New Roman" w:cs="Times New Roman"/>
              </w:rPr>
            </w:pPr>
            <w:r>
              <w:rPr>
                <w:rFonts w:ascii="Times New Roman" w:hAnsi="Times New Roman" w:cs="Times New Roman"/>
              </w:rPr>
              <w:t>Lee_2026_BritJPsy</w:t>
            </w:r>
          </w:p>
        </w:tc>
        <w:tc>
          <w:tcPr>
            <w:tcW w:w="545" w:type="pct"/>
            <w:vAlign w:val="center"/>
          </w:tcPr>
          <w:p w14:paraId="4A443210" w14:textId="77777777" w:rsidR="001048D9" w:rsidRDefault="00FA67F3">
            <w:pPr>
              <w:jc w:val="center"/>
              <w:rPr>
                <w:rFonts w:ascii="Times New Roman" w:hAnsi="Times New Roman" w:cs="Times New Roman"/>
              </w:rPr>
            </w:pPr>
            <w:r>
              <w:rPr>
                <w:rFonts w:ascii="Times New Roman" w:hAnsi="Times New Roman" w:cs="Times New Roman"/>
              </w:rPr>
              <w:t>Lee et al. (2026)</w:t>
            </w:r>
          </w:p>
        </w:tc>
        <w:tc>
          <w:tcPr>
            <w:tcW w:w="250" w:type="pct"/>
            <w:vAlign w:val="center"/>
          </w:tcPr>
          <w:p w14:paraId="35415E90"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27D5907B"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714942D"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B8565D9" w14:textId="77777777" w:rsidR="001048D9" w:rsidRDefault="00FA67F3">
            <w:pPr>
              <w:jc w:val="center"/>
              <w:rPr>
                <w:rFonts w:ascii="Times New Roman" w:hAnsi="Times New Roman" w:cs="Times New Roman"/>
              </w:rPr>
            </w:pPr>
            <w:r>
              <w:rPr>
                <w:rFonts w:ascii="Times New Roman" w:hAnsi="Times New Roman" w:cs="Times New Roman"/>
              </w:rPr>
              <w:t>50 (20/28)</w:t>
            </w:r>
          </w:p>
        </w:tc>
        <w:tc>
          <w:tcPr>
            <w:tcW w:w="369" w:type="pct"/>
            <w:vAlign w:val="center"/>
          </w:tcPr>
          <w:p w14:paraId="47A13E6D"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FE4BA89"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54D4D290"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039ED261"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00B09FFA" w14:textId="77777777" w:rsidTr="001048D9">
        <w:trPr>
          <w:cantSplit/>
        </w:trPr>
        <w:tc>
          <w:tcPr>
            <w:tcW w:w="234" w:type="pct"/>
            <w:vAlign w:val="center"/>
          </w:tcPr>
          <w:p w14:paraId="47C5B43A" w14:textId="77777777" w:rsidR="001048D9" w:rsidRDefault="00FA67F3">
            <w:pPr>
              <w:jc w:val="center"/>
              <w:rPr>
                <w:rFonts w:ascii="Times New Roman" w:hAnsi="Times New Roman" w:cs="Times New Roman"/>
              </w:rPr>
            </w:pPr>
            <w:r>
              <w:rPr>
                <w:rFonts w:ascii="Times New Roman" w:hAnsi="Times New Roman" w:cs="Times New Roman"/>
              </w:rPr>
              <w:t>43</w:t>
            </w:r>
          </w:p>
        </w:tc>
        <w:tc>
          <w:tcPr>
            <w:tcW w:w="1103" w:type="pct"/>
            <w:vAlign w:val="center"/>
          </w:tcPr>
          <w:p w14:paraId="069FF369" w14:textId="77777777" w:rsidR="001048D9" w:rsidRDefault="00FA67F3">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4149AA8F" w14:textId="77777777" w:rsidR="001048D9" w:rsidRDefault="00FA67F3">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4220F841"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05E0BA52"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19589410"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634ED18" w14:textId="77777777" w:rsidR="001048D9" w:rsidRDefault="00FA67F3">
            <w:pPr>
              <w:jc w:val="center"/>
              <w:rPr>
                <w:rFonts w:ascii="Times New Roman" w:hAnsi="Times New Roman" w:cs="Times New Roman"/>
              </w:rPr>
            </w:pPr>
            <w:r>
              <w:rPr>
                <w:rFonts w:ascii="Times New Roman" w:hAnsi="Times New Roman" w:cs="Times New Roman"/>
              </w:rPr>
              <w:t>35 (13/22)</w:t>
            </w:r>
          </w:p>
        </w:tc>
        <w:tc>
          <w:tcPr>
            <w:tcW w:w="369" w:type="pct"/>
            <w:vAlign w:val="center"/>
          </w:tcPr>
          <w:p w14:paraId="6778B644"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CF534FC"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vAlign w:val="center"/>
          </w:tcPr>
          <w:p w14:paraId="05FE58B4" w14:textId="77777777" w:rsidR="001048D9" w:rsidRDefault="00FA67F3">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099DAADD"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E37FC7A" w14:textId="77777777" w:rsidTr="001048D9">
        <w:trPr>
          <w:cantSplit/>
        </w:trPr>
        <w:tc>
          <w:tcPr>
            <w:tcW w:w="234" w:type="pct"/>
            <w:vAlign w:val="center"/>
          </w:tcPr>
          <w:p w14:paraId="12F5FC6F" w14:textId="77777777" w:rsidR="001048D9" w:rsidRDefault="00FA67F3">
            <w:pPr>
              <w:jc w:val="center"/>
              <w:rPr>
                <w:rFonts w:ascii="Times New Roman" w:hAnsi="Times New Roman" w:cs="Times New Roman"/>
              </w:rPr>
            </w:pPr>
            <w:r>
              <w:rPr>
                <w:rFonts w:ascii="Times New Roman" w:hAnsi="Times New Roman" w:cs="Times New Roman"/>
              </w:rPr>
              <w:t>44</w:t>
            </w:r>
          </w:p>
        </w:tc>
        <w:tc>
          <w:tcPr>
            <w:tcW w:w="1103" w:type="pct"/>
            <w:vAlign w:val="center"/>
          </w:tcPr>
          <w:p w14:paraId="01E1F42A" w14:textId="77777777" w:rsidR="001048D9" w:rsidRDefault="00FA67F3">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546092F6" w14:textId="77777777" w:rsidR="001048D9" w:rsidRDefault="00FA67F3">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17F2C332"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57372377"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79585EF3"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E3F7E7F" w14:textId="77777777" w:rsidR="001048D9" w:rsidRDefault="00FA67F3">
            <w:pPr>
              <w:jc w:val="center"/>
              <w:rPr>
                <w:rFonts w:ascii="Times New Roman" w:hAnsi="Times New Roman" w:cs="Times New Roman"/>
              </w:rPr>
            </w:pPr>
            <w:r>
              <w:rPr>
                <w:rFonts w:ascii="Times New Roman" w:hAnsi="Times New Roman" w:cs="Times New Roman"/>
              </w:rPr>
              <w:t>38 (22/16)</w:t>
            </w:r>
          </w:p>
        </w:tc>
        <w:tc>
          <w:tcPr>
            <w:tcW w:w="369" w:type="pct"/>
            <w:vAlign w:val="center"/>
          </w:tcPr>
          <w:p w14:paraId="74E4AF77"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42C6690"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vAlign w:val="center"/>
          </w:tcPr>
          <w:p w14:paraId="36675F61" w14:textId="77777777" w:rsidR="001048D9" w:rsidRDefault="00FA67F3">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36C2E780"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A80F3B9" w14:textId="77777777" w:rsidTr="001048D9">
        <w:trPr>
          <w:cantSplit/>
        </w:trPr>
        <w:tc>
          <w:tcPr>
            <w:tcW w:w="234" w:type="pct"/>
            <w:vAlign w:val="center"/>
          </w:tcPr>
          <w:p w14:paraId="74DDD27F" w14:textId="77777777" w:rsidR="001048D9" w:rsidRDefault="00FA67F3">
            <w:pPr>
              <w:jc w:val="center"/>
              <w:rPr>
                <w:rFonts w:ascii="Times New Roman" w:hAnsi="Times New Roman" w:cs="Times New Roman"/>
              </w:rPr>
            </w:pPr>
            <w:r>
              <w:rPr>
                <w:rFonts w:ascii="Times New Roman" w:hAnsi="Times New Roman" w:cs="Times New Roman"/>
              </w:rPr>
              <w:t>45</w:t>
            </w:r>
          </w:p>
        </w:tc>
        <w:tc>
          <w:tcPr>
            <w:tcW w:w="1103" w:type="pct"/>
            <w:vAlign w:val="center"/>
          </w:tcPr>
          <w:p w14:paraId="7CE14DD7" w14:textId="77777777" w:rsidR="001048D9" w:rsidRDefault="00FA67F3">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6A742D1C" w14:textId="77777777" w:rsidR="001048D9" w:rsidRDefault="00FA67F3">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05F37CB1"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9034CE4"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3EA9C8AE"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2848CBC" w14:textId="77777777" w:rsidR="001048D9" w:rsidRDefault="00FA67F3">
            <w:pPr>
              <w:jc w:val="center"/>
              <w:rPr>
                <w:rFonts w:ascii="Times New Roman" w:hAnsi="Times New Roman" w:cs="Times New Roman"/>
              </w:rPr>
            </w:pPr>
            <w:r>
              <w:rPr>
                <w:rFonts w:ascii="Times New Roman" w:hAnsi="Times New Roman" w:cs="Times New Roman"/>
              </w:rPr>
              <w:t>36 (13/23)</w:t>
            </w:r>
          </w:p>
        </w:tc>
        <w:tc>
          <w:tcPr>
            <w:tcW w:w="369" w:type="pct"/>
            <w:vAlign w:val="center"/>
          </w:tcPr>
          <w:p w14:paraId="0217D3C1"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7234337"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vAlign w:val="center"/>
          </w:tcPr>
          <w:p w14:paraId="4ED68659" w14:textId="77777777" w:rsidR="001048D9" w:rsidRDefault="00FA67F3">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16ECEE5C"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7E60A43" w14:textId="77777777" w:rsidTr="001048D9">
        <w:trPr>
          <w:cantSplit/>
        </w:trPr>
        <w:tc>
          <w:tcPr>
            <w:tcW w:w="234" w:type="pct"/>
            <w:vAlign w:val="center"/>
          </w:tcPr>
          <w:p w14:paraId="6012D1CD" w14:textId="77777777" w:rsidR="001048D9" w:rsidRDefault="00FA67F3">
            <w:pPr>
              <w:jc w:val="center"/>
              <w:rPr>
                <w:rFonts w:ascii="Times New Roman" w:hAnsi="Times New Roman" w:cs="Times New Roman"/>
              </w:rPr>
            </w:pPr>
            <w:r>
              <w:rPr>
                <w:rFonts w:ascii="Times New Roman" w:hAnsi="Times New Roman" w:cs="Times New Roman"/>
              </w:rPr>
              <w:t>46</w:t>
            </w:r>
          </w:p>
        </w:tc>
        <w:tc>
          <w:tcPr>
            <w:tcW w:w="1103" w:type="pct"/>
            <w:vAlign w:val="center"/>
          </w:tcPr>
          <w:p w14:paraId="4D079E42" w14:textId="77777777" w:rsidR="001048D9" w:rsidRDefault="00FA67F3">
            <w:pPr>
              <w:jc w:val="center"/>
              <w:rPr>
                <w:rFonts w:ascii="Times New Roman" w:hAnsi="Times New Roman" w:cs="Times New Roman"/>
              </w:rPr>
            </w:pPr>
            <w:r>
              <w:rPr>
                <w:rFonts w:ascii="Times New Roman" w:hAnsi="Times New Roman" w:cs="Times New Roman"/>
              </w:rPr>
              <w:t>Liu_2023_CogRes</w:t>
            </w:r>
          </w:p>
        </w:tc>
        <w:tc>
          <w:tcPr>
            <w:tcW w:w="545" w:type="pct"/>
            <w:vAlign w:val="center"/>
          </w:tcPr>
          <w:p w14:paraId="384F1C53" w14:textId="77777777" w:rsidR="001048D9" w:rsidRDefault="00FA67F3">
            <w:pPr>
              <w:jc w:val="center"/>
              <w:rPr>
                <w:rFonts w:ascii="Times New Roman" w:hAnsi="Times New Roman" w:cs="Times New Roman"/>
              </w:rPr>
            </w:pPr>
            <w:r>
              <w:rPr>
                <w:rFonts w:ascii="Times New Roman" w:hAnsi="Times New Roman" w:cs="Times New Roman"/>
              </w:rPr>
              <w:t>Liu et al. (2023)</w:t>
            </w:r>
          </w:p>
        </w:tc>
        <w:tc>
          <w:tcPr>
            <w:tcW w:w="250" w:type="pct"/>
            <w:vAlign w:val="center"/>
          </w:tcPr>
          <w:p w14:paraId="4DFE6788"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33D69BE8" w14:textId="77777777" w:rsidR="001048D9" w:rsidRDefault="00FA67F3">
            <w:pPr>
              <w:jc w:val="center"/>
              <w:rPr>
                <w:rFonts w:ascii="Times New Roman" w:hAnsi="Times New Roman" w:cs="Times New Roman"/>
              </w:rPr>
            </w:pPr>
            <w:r>
              <w:rPr>
                <w:rFonts w:ascii="Times New Roman" w:hAnsi="Times New Roman" w:cs="Times New Roman"/>
              </w:rPr>
              <w:t>UK</w:t>
            </w:r>
          </w:p>
        </w:tc>
        <w:tc>
          <w:tcPr>
            <w:tcW w:w="374" w:type="pct"/>
            <w:vAlign w:val="center"/>
          </w:tcPr>
          <w:p w14:paraId="4B27E268"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425826D" w14:textId="77777777" w:rsidR="001048D9" w:rsidRDefault="00FA67F3">
            <w:pPr>
              <w:jc w:val="center"/>
              <w:rPr>
                <w:rFonts w:ascii="Times New Roman" w:hAnsi="Times New Roman" w:cs="Times New Roman"/>
              </w:rPr>
            </w:pPr>
            <w:r>
              <w:rPr>
                <w:rFonts w:ascii="Times New Roman" w:hAnsi="Times New Roman" w:cs="Times New Roman"/>
              </w:rPr>
              <w:t>299 (132/161)</w:t>
            </w:r>
          </w:p>
        </w:tc>
        <w:tc>
          <w:tcPr>
            <w:tcW w:w="369" w:type="pct"/>
            <w:vAlign w:val="center"/>
          </w:tcPr>
          <w:p w14:paraId="3E0976D9"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0C214837" w14:textId="77777777" w:rsidR="001048D9" w:rsidRDefault="00FA67F3">
            <w:pPr>
              <w:jc w:val="center"/>
              <w:rPr>
                <w:rFonts w:ascii="Times New Roman" w:hAnsi="Times New Roman" w:cs="Times New Roman"/>
              </w:rPr>
            </w:pPr>
            <w:r>
              <w:rPr>
                <w:rFonts w:ascii="Times New Roman" w:hAnsi="Times New Roman" w:cs="Times New Roman"/>
              </w:rPr>
              <w:t>64</w:t>
            </w:r>
          </w:p>
        </w:tc>
        <w:tc>
          <w:tcPr>
            <w:tcW w:w="337" w:type="pct"/>
            <w:vAlign w:val="center"/>
          </w:tcPr>
          <w:p w14:paraId="73DC103D"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5C67DF15"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665DE533" w14:textId="77777777" w:rsidTr="001048D9">
        <w:trPr>
          <w:cantSplit/>
        </w:trPr>
        <w:tc>
          <w:tcPr>
            <w:tcW w:w="234" w:type="pct"/>
            <w:vAlign w:val="center"/>
          </w:tcPr>
          <w:p w14:paraId="6F2479D0" w14:textId="77777777" w:rsidR="001048D9" w:rsidRDefault="00FA67F3">
            <w:pPr>
              <w:jc w:val="center"/>
              <w:rPr>
                <w:rFonts w:ascii="Times New Roman" w:hAnsi="Times New Roman" w:cs="Times New Roman"/>
              </w:rPr>
            </w:pPr>
            <w:r>
              <w:rPr>
                <w:rFonts w:ascii="Times New Roman" w:hAnsi="Times New Roman" w:cs="Times New Roman"/>
              </w:rPr>
              <w:t>47</w:t>
            </w:r>
          </w:p>
        </w:tc>
        <w:tc>
          <w:tcPr>
            <w:tcW w:w="1103" w:type="pct"/>
            <w:vAlign w:val="center"/>
          </w:tcPr>
          <w:p w14:paraId="656219B8" w14:textId="77777777" w:rsidR="001048D9" w:rsidRDefault="00FA67F3">
            <w:pPr>
              <w:jc w:val="center"/>
              <w:rPr>
                <w:rFonts w:ascii="Times New Roman" w:hAnsi="Times New Roman" w:cs="Times New Roman"/>
              </w:rPr>
            </w:pPr>
            <w:r>
              <w:rPr>
                <w:rFonts w:ascii="Times New Roman" w:hAnsi="Times New Roman" w:cs="Times New Roman"/>
              </w:rPr>
              <w:t>Martinez-Perez_2024_ConsciousCog</w:t>
            </w:r>
          </w:p>
        </w:tc>
        <w:tc>
          <w:tcPr>
            <w:tcW w:w="545" w:type="pct"/>
            <w:vAlign w:val="center"/>
          </w:tcPr>
          <w:p w14:paraId="7F819D1A" w14:textId="77777777" w:rsidR="001048D9" w:rsidRDefault="00FA67F3">
            <w:pPr>
              <w:jc w:val="center"/>
              <w:rPr>
                <w:rFonts w:ascii="Times New Roman" w:hAnsi="Times New Roman" w:cs="Times New Roman"/>
              </w:rPr>
            </w:pPr>
            <w:r>
              <w:rPr>
                <w:rFonts w:ascii="Times New Roman" w:hAnsi="Times New Roman" w:cs="Times New Roman"/>
              </w:rPr>
              <w:t>V Martínez-Pérez et al. (2024)</w:t>
            </w:r>
          </w:p>
        </w:tc>
        <w:tc>
          <w:tcPr>
            <w:tcW w:w="250" w:type="pct"/>
            <w:vAlign w:val="center"/>
          </w:tcPr>
          <w:p w14:paraId="2A74F8EA"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647DF642" w14:textId="77777777" w:rsidR="001048D9" w:rsidRDefault="00FA67F3">
            <w:pPr>
              <w:jc w:val="center"/>
              <w:rPr>
                <w:rFonts w:ascii="Times New Roman" w:hAnsi="Times New Roman" w:cs="Times New Roman"/>
              </w:rPr>
            </w:pPr>
            <w:r>
              <w:rPr>
                <w:rFonts w:ascii="Times New Roman" w:hAnsi="Times New Roman" w:cs="Times New Roman"/>
              </w:rPr>
              <w:t>Spain</w:t>
            </w:r>
          </w:p>
        </w:tc>
        <w:tc>
          <w:tcPr>
            <w:tcW w:w="374" w:type="pct"/>
            <w:vAlign w:val="center"/>
          </w:tcPr>
          <w:p w14:paraId="4F5D263B" w14:textId="77777777" w:rsidR="001048D9" w:rsidRDefault="00FA67F3">
            <w:pPr>
              <w:jc w:val="center"/>
              <w:rPr>
                <w:rFonts w:ascii="Times New Roman" w:hAnsi="Times New Roman" w:cs="Times New Roman"/>
              </w:rPr>
            </w:pPr>
            <w:r>
              <w:rPr>
                <w:rFonts w:ascii="Times New Roman" w:hAnsi="Times New Roman" w:cs="Times New Roman"/>
              </w:rPr>
              <w:t>Spanish</w:t>
            </w:r>
          </w:p>
        </w:tc>
        <w:tc>
          <w:tcPr>
            <w:tcW w:w="364" w:type="pct"/>
            <w:vAlign w:val="center"/>
          </w:tcPr>
          <w:p w14:paraId="4390809F" w14:textId="77777777" w:rsidR="001048D9" w:rsidRDefault="00FA67F3">
            <w:pPr>
              <w:jc w:val="center"/>
              <w:rPr>
                <w:rFonts w:ascii="Times New Roman" w:hAnsi="Times New Roman" w:cs="Times New Roman"/>
              </w:rPr>
            </w:pPr>
            <w:r>
              <w:rPr>
                <w:rFonts w:ascii="Times New Roman" w:hAnsi="Times New Roman" w:cs="Times New Roman"/>
              </w:rPr>
              <w:t>32 (5/27)</w:t>
            </w:r>
          </w:p>
        </w:tc>
        <w:tc>
          <w:tcPr>
            <w:tcW w:w="369" w:type="pct"/>
            <w:vAlign w:val="center"/>
          </w:tcPr>
          <w:p w14:paraId="19A32FC7"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46C9ADE"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757E0B9D"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F90857C"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84A6C65" w14:textId="77777777" w:rsidTr="001048D9">
        <w:trPr>
          <w:cantSplit/>
        </w:trPr>
        <w:tc>
          <w:tcPr>
            <w:tcW w:w="234" w:type="pct"/>
            <w:vAlign w:val="center"/>
          </w:tcPr>
          <w:p w14:paraId="3B2EB8CF" w14:textId="77777777" w:rsidR="001048D9" w:rsidRDefault="00FA67F3">
            <w:pPr>
              <w:jc w:val="center"/>
              <w:rPr>
                <w:rFonts w:ascii="Times New Roman" w:hAnsi="Times New Roman" w:cs="Times New Roman"/>
              </w:rPr>
            </w:pPr>
            <w:r>
              <w:rPr>
                <w:rFonts w:ascii="Times New Roman" w:hAnsi="Times New Roman" w:cs="Times New Roman"/>
              </w:rPr>
              <w:t>48</w:t>
            </w:r>
          </w:p>
        </w:tc>
        <w:tc>
          <w:tcPr>
            <w:tcW w:w="1103" w:type="pct"/>
            <w:vAlign w:val="center"/>
          </w:tcPr>
          <w:p w14:paraId="0A74AA87" w14:textId="77777777" w:rsidR="001048D9" w:rsidRDefault="00FA67F3">
            <w:pPr>
              <w:jc w:val="center"/>
              <w:rPr>
                <w:rFonts w:ascii="Times New Roman" w:hAnsi="Times New Roman" w:cs="Times New Roman"/>
              </w:rPr>
            </w:pPr>
            <w:r>
              <w:rPr>
                <w:rFonts w:ascii="Times New Roman" w:hAnsi="Times New Roman" w:cs="Times New Roman"/>
              </w:rPr>
              <w:t>Mcivor_2021_EJN</w:t>
            </w:r>
          </w:p>
        </w:tc>
        <w:tc>
          <w:tcPr>
            <w:tcW w:w="545" w:type="pct"/>
            <w:vAlign w:val="center"/>
          </w:tcPr>
          <w:p w14:paraId="38BEC1E7" w14:textId="77777777" w:rsidR="001048D9" w:rsidRDefault="00FA67F3">
            <w:pPr>
              <w:jc w:val="center"/>
              <w:rPr>
                <w:rFonts w:ascii="Times New Roman" w:hAnsi="Times New Roman" w:cs="Times New Roman"/>
              </w:rPr>
            </w:pPr>
            <w:r>
              <w:rPr>
                <w:rFonts w:ascii="Times New Roman" w:hAnsi="Times New Roman" w:cs="Times New Roman"/>
              </w:rPr>
              <w:t>L McIvor et al. (2021)</w:t>
            </w:r>
          </w:p>
        </w:tc>
        <w:tc>
          <w:tcPr>
            <w:tcW w:w="250" w:type="pct"/>
            <w:vAlign w:val="center"/>
          </w:tcPr>
          <w:p w14:paraId="092191FD"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7EA4CEE"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296453E"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9EB1BE2" w14:textId="77777777" w:rsidR="001048D9" w:rsidRDefault="00FA67F3">
            <w:pPr>
              <w:jc w:val="center"/>
              <w:rPr>
                <w:rFonts w:ascii="Times New Roman" w:hAnsi="Times New Roman" w:cs="Times New Roman"/>
              </w:rPr>
            </w:pPr>
            <w:r>
              <w:rPr>
                <w:rFonts w:ascii="Times New Roman" w:hAnsi="Times New Roman" w:cs="Times New Roman"/>
              </w:rPr>
              <w:t>20 (6/14)</w:t>
            </w:r>
          </w:p>
        </w:tc>
        <w:tc>
          <w:tcPr>
            <w:tcW w:w="369" w:type="pct"/>
            <w:vAlign w:val="center"/>
          </w:tcPr>
          <w:p w14:paraId="4B99AE6D" w14:textId="77777777" w:rsidR="001048D9" w:rsidRDefault="00FA67F3">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61C57937" w14:textId="77777777" w:rsidR="001048D9" w:rsidRDefault="00FA67F3">
            <w:pPr>
              <w:jc w:val="center"/>
              <w:rPr>
                <w:rFonts w:ascii="Times New Roman" w:hAnsi="Times New Roman" w:cs="Times New Roman"/>
              </w:rPr>
            </w:pPr>
            <w:r>
              <w:rPr>
                <w:rFonts w:ascii="Times New Roman" w:hAnsi="Times New Roman" w:cs="Times New Roman"/>
              </w:rPr>
              <w:t>960</w:t>
            </w:r>
          </w:p>
        </w:tc>
        <w:tc>
          <w:tcPr>
            <w:tcW w:w="337" w:type="pct"/>
            <w:vAlign w:val="center"/>
          </w:tcPr>
          <w:p w14:paraId="6FC82937"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6CE214F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32576F6" w14:textId="77777777" w:rsidTr="001048D9">
        <w:trPr>
          <w:cantSplit/>
        </w:trPr>
        <w:tc>
          <w:tcPr>
            <w:tcW w:w="234" w:type="pct"/>
            <w:vAlign w:val="center"/>
          </w:tcPr>
          <w:p w14:paraId="1A2D2880" w14:textId="77777777" w:rsidR="001048D9" w:rsidRDefault="00FA67F3">
            <w:pPr>
              <w:jc w:val="center"/>
              <w:rPr>
                <w:rFonts w:ascii="Times New Roman" w:hAnsi="Times New Roman" w:cs="Times New Roman"/>
              </w:rPr>
            </w:pPr>
            <w:r>
              <w:rPr>
                <w:rFonts w:ascii="Times New Roman" w:hAnsi="Times New Roman" w:cs="Times New Roman"/>
              </w:rPr>
              <w:t>49</w:t>
            </w:r>
          </w:p>
        </w:tc>
        <w:tc>
          <w:tcPr>
            <w:tcW w:w="1103" w:type="pct"/>
            <w:vAlign w:val="center"/>
          </w:tcPr>
          <w:p w14:paraId="517766C1" w14:textId="77777777" w:rsidR="001048D9" w:rsidRDefault="00FA67F3">
            <w:pPr>
              <w:jc w:val="center"/>
              <w:rPr>
                <w:rFonts w:ascii="Times New Roman" w:hAnsi="Times New Roman" w:cs="Times New Roman"/>
              </w:rPr>
            </w:pPr>
            <w:r>
              <w:rPr>
                <w:rFonts w:ascii="Times New Roman" w:hAnsi="Times New Roman" w:cs="Times New Roman"/>
              </w:rPr>
              <w:t>Mcivor_2021_EJN</w:t>
            </w:r>
          </w:p>
        </w:tc>
        <w:tc>
          <w:tcPr>
            <w:tcW w:w="545" w:type="pct"/>
            <w:vAlign w:val="center"/>
          </w:tcPr>
          <w:p w14:paraId="6CADD30D" w14:textId="77777777" w:rsidR="001048D9" w:rsidRDefault="00FA67F3">
            <w:pPr>
              <w:jc w:val="center"/>
              <w:rPr>
                <w:rFonts w:ascii="Times New Roman" w:hAnsi="Times New Roman" w:cs="Times New Roman"/>
              </w:rPr>
            </w:pPr>
            <w:r>
              <w:rPr>
                <w:rFonts w:ascii="Times New Roman" w:hAnsi="Times New Roman" w:cs="Times New Roman"/>
              </w:rPr>
              <w:t>L McIvor et al. (2021)</w:t>
            </w:r>
          </w:p>
        </w:tc>
        <w:tc>
          <w:tcPr>
            <w:tcW w:w="250" w:type="pct"/>
            <w:vAlign w:val="center"/>
          </w:tcPr>
          <w:p w14:paraId="63868ADD"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3B8A24EA"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DB6FCAD"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0084041" w14:textId="77777777" w:rsidR="001048D9" w:rsidRDefault="00FA67F3">
            <w:pPr>
              <w:jc w:val="center"/>
              <w:rPr>
                <w:rFonts w:ascii="Times New Roman" w:hAnsi="Times New Roman" w:cs="Times New Roman"/>
              </w:rPr>
            </w:pPr>
            <w:r>
              <w:rPr>
                <w:rFonts w:ascii="Times New Roman" w:hAnsi="Times New Roman" w:cs="Times New Roman"/>
              </w:rPr>
              <w:t>20 (2/18)</w:t>
            </w:r>
          </w:p>
        </w:tc>
        <w:tc>
          <w:tcPr>
            <w:tcW w:w="369" w:type="pct"/>
            <w:vAlign w:val="center"/>
          </w:tcPr>
          <w:p w14:paraId="4795DB6C" w14:textId="77777777" w:rsidR="001048D9" w:rsidRDefault="00FA67F3">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5B0FA7F5" w14:textId="77777777" w:rsidR="001048D9" w:rsidRDefault="00FA67F3">
            <w:pPr>
              <w:jc w:val="center"/>
              <w:rPr>
                <w:rFonts w:ascii="Times New Roman" w:hAnsi="Times New Roman" w:cs="Times New Roman"/>
              </w:rPr>
            </w:pPr>
            <w:r>
              <w:rPr>
                <w:rFonts w:ascii="Times New Roman" w:hAnsi="Times New Roman" w:cs="Times New Roman"/>
              </w:rPr>
              <w:t>960</w:t>
            </w:r>
          </w:p>
        </w:tc>
        <w:tc>
          <w:tcPr>
            <w:tcW w:w="337" w:type="pct"/>
            <w:vAlign w:val="center"/>
          </w:tcPr>
          <w:p w14:paraId="02AB4729"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FD5AB9C"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3792A48" w14:textId="77777777" w:rsidTr="001048D9">
        <w:trPr>
          <w:cantSplit/>
        </w:trPr>
        <w:tc>
          <w:tcPr>
            <w:tcW w:w="234" w:type="pct"/>
            <w:vAlign w:val="center"/>
          </w:tcPr>
          <w:p w14:paraId="0F518C85" w14:textId="77777777" w:rsidR="001048D9" w:rsidRDefault="00FA67F3">
            <w:pPr>
              <w:jc w:val="center"/>
              <w:rPr>
                <w:rFonts w:ascii="Times New Roman" w:hAnsi="Times New Roman" w:cs="Times New Roman"/>
              </w:rPr>
            </w:pPr>
            <w:r>
              <w:rPr>
                <w:rFonts w:ascii="Times New Roman" w:hAnsi="Times New Roman" w:cs="Times New Roman"/>
              </w:rPr>
              <w:lastRenderedPageBreak/>
              <w:t>50</w:t>
            </w:r>
          </w:p>
        </w:tc>
        <w:tc>
          <w:tcPr>
            <w:tcW w:w="1103" w:type="pct"/>
            <w:vAlign w:val="center"/>
          </w:tcPr>
          <w:p w14:paraId="468872ED" w14:textId="77777777" w:rsidR="001048D9" w:rsidRDefault="00FA67F3">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7BADD92B" w14:textId="77777777" w:rsidR="001048D9" w:rsidRDefault="00FA67F3">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5771361D"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2D35DB2A" w14:textId="77777777" w:rsidR="001048D9" w:rsidRDefault="00FA67F3">
            <w:pPr>
              <w:jc w:val="center"/>
              <w:rPr>
                <w:rFonts w:ascii="Times New Roman" w:hAnsi="Times New Roman" w:cs="Times New Roman"/>
              </w:rPr>
            </w:pPr>
            <w:r>
              <w:rPr>
                <w:rFonts w:ascii="Times New Roman" w:hAnsi="Times New Roman" w:cs="Times New Roman"/>
              </w:rPr>
              <w:t>Israel</w:t>
            </w:r>
          </w:p>
        </w:tc>
        <w:tc>
          <w:tcPr>
            <w:tcW w:w="374" w:type="pct"/>
            <w:vAlign w:val="center"/>
          </w:tcPr>
          <w:p w14:paraId="0625B1EE" w14:textId="77777777" w:rsidR="001048D9" w:rsidRDefault="00FA67F3">
            <w:pPr>
              <w:jc w:val="center"/>
              <w:rPr>
                <w:rFonts w:ascii="Times New Roman" w:hAnsi="Times New Roman" w:cs="Times New Roman"/>
              </w:rPr>
            </w:pPr>
            <w:r>
              <w:rPr>
                <w:rFonts w:ascii="Times New Roman" w:hAnsi="Times New Roman" w:cs="Times New Roman"/>
              </w:rPr>
              <w:t>Hebrew</w:t>
            </w:r>
          </w:p>
        </w:tc>
        <w:tc>
          <w:tcPr>
            <w:tcW w:w="364" w:type="pct"/>
            <w:vAlign w:val="center"/>
          </w:tcPr>
          <w:p w14:paraId="6F279880" w14:textId="77777777" w:rsidR="001048D9" w:rsidRDefault="00FA67F3">
            <w:pPr>
              <w:jc w:val="center"/>
              <w:rPr>
                <w:rFonts w:ascii="Times New Roman" w:hAnsi="Times New Roman" w:cs="Times New Roman"/>
              </w:rPr>
            </w:pPr>
            <w:r>
              <w:rPr>
                <w:rFonts w:ascii="Times New Roman" w:hAnsi="Times New Roman" w:cs="Times New Roman"/>
              </w:rPr>
              <w:t>13 (3/10)</w:t>
            </w:r>
          </w:p>
        </w:tc>
        <w:tc>
          <w:tcPr>
            <w:tcW w:w="369" w:type="pct"/>
            <w:vAlign w:val="center"/>
          </w:tcPr>
          <w:p w14:paraId="5D126AAC"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6933236"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77FA0067" w14:textId="77777777" w:rsidR="001048D9" w:rsidRDefault="00FA67F3">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4CEE77DD"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490983A" w14:textId="77777777" w:rsidTr="001048D9">
        <w:trPr>
          <w:cantSplit/>
        </w:trPr>
        <w:tc>
          <w:tcPr>
            <w:tcW w:w="234" w:type="pct"/>
            <w:vAlign w:val="center"/>
          </w:tcPr>
          <w:p w14:paraId="0A57F390" w14:textId="77777777" w:rsidR="001048D9" w:rsidRDefault="00FA67F3">
            <w:pPr>
              <w:jc w:val="center"/>
              <w:rPr>
                <w:rFonts w:ascii="Times New Roman" w:hAnsi="Times New Roman" w:cs="Times New Roman"/>
              </w:rPr>
            </w:pPr>
            <w:r>
              <w:rPr>
                <w:rFonts w:ascii="Times New Roman" w:hAnsi="Times New Roman" w:cs="Times New Roman"/>
              </w:rPr>
              <w:t>51</w:t>
            </w:r>
          </w:p>
        </w:tc>
        <w:tc>
          <w:tcPr>
            <w:tcW w:w="1103" w:type="pct"/>
            <w:vAlign w:val="center"/>
          </w:tcPr>
          <w:p w14:paraId="6B2781E6" w14:textId="77777777" w:rsidR="001048D9" w:rsidRDefault="00FA67F3">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65AF434C" w14:textId="77777777" w:rsidR="001048D9" w:rsidRDefault="00FA67F3">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0FB5A66F"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46BEB269" w14:textId="77777777" w:rsidR="001048D9" w:rsidRDefault="00FA67F3">
            <w:pPr>
              <w:jc w:val="center"/>
              <w:rPr>
                <w:rFonts w:ascii="Times New Roman" w:hAnsi="Times New Roman" w:cs="Times New Roman"/>
              </w:rPr>
            </w:pPr>
            <w:r>
              <w:rPr>
                <w:rFonts w:ascii="Times New Roman" w:hAnsi="Times New Roman" w:cs="Times New Roman"/>
              </w:rPr>
              <w:t>Israel</w:t>
            </w:r>
          </w:p>
        </w:tc>
        <w:tc>
          <w:tcPr>
            <w:tcW w:w="374" w:type="pct"/>
            <w:vAlign w:val="center"/>
          </w:tcPr>
          <w:p w14:paraId="1CCF47EE" w14:textId="77777777" w:rsidR="001048D9" w:rsidRDefault="00FA67F3">
            <w:pPr>
              <w:jc w:val="center"/>
              <w:rPr>
                <w:rFonts w:ascii="Times New Roman" w:hAnsi="Times New Roman" w:cs="Times New Roman"/>
              </w:rPr>
            </w:pPr>
            <w:r>
              <w:rPr>
                <w:rFonts w:ascii="Times New Roman" w:hAnsi="Times New Roman" w:cs="Times New Roman"/>
              </w:rPr>
              <w:t>Hebrew</w:t>
            </w:r>
          </w:p>
        </w:tc>
        <w:tc>
          <w:tcPr>
            <w:tcW w:w="364" w:type="pct"/>
            <w:vAlign w:val="center"/>
          </w:tcPr>
          <w:p w14:paraId="57072A82" w14:textId="77777777" w:rsidR="001048D9" w:rsidRDefault="00FA67F3">
            <w:pPr>
              <w:jc w:val="center"/>
              <w:rPr>
                <w:rFonts w:ascii="Times New Roman" w:hAnsi="Times New Roman" w:cs="Times New Roman"/>
              </w:rPr>
            </w:pPr>
            <w:r>
              <w:rPr>
                <w:rFonts w:ascii="Times New Roman" w:hAnsi="Times New Roman" w:cs="Times New Roman"/>
              </w:rPr>
              <w:t>27 (9/18)</w:t>
            </w:r>
          </w:p>
        </w:tc>
        <w:tc>
          <w:tcPr>
            <w:tcW w:w="369" w:type="pct"/>
            <w:vAlign w:val="center"/>
          </w:tcPr>
          <w:p w14:paraId="48F6AE2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A839104"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645F1C8B" w14:textId="77777777" w:rsidR="001048D9" w:rsidRDefault="00FA67F3">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2FD6F563"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4FC139A" w14:textId="77777777" w:rsidTr="001048D9">
        <w:trPr>
          <w:cantSplit/>
        </w:trPr>
        <w:tc>
          <w:tcPr>
            <w:tcW w:w="234" w:type="pct"/>
            <w:vAlign w:val="center"/>
          </w:tcPr>
          <w:p w14:paraId="1A2CCAEE" w14:textId="77777777" w:rsidR="001048D9" w:rsidRDefault="00FA67F3">
            <w:pPr>
              <w:jc w:val="center"/>
              <w:rPr>
                <w:rFonts w:ascii="Times New Roman" w:hAnsi="Times New Roman" w:cs="Times New Roman"/>
              </w:rPr>
            </w:pPr>
            <w:r>
              <w:rPr>
                <w:rFonts w:ascii="Times New Roman" w:hAnsi="Times New Roman" w:cs="Times New Roman"/>
              </w:rPr>
              <w:t>52</w:t>
            </w:r>
          </w:p>
        </w:tc>
        <w:tc>
          <w:tcPr>
            <w:tcW w:w="1103" w:type="pct"/>
            <w:vAlign w:val="center"/>
          </w:tcPr>
          <w:p w14:paraId="4371C87B" w14:textId="77777777" w:rsidR="001048D9" w:rsidRDefault="00FA67F3">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7F24DD1D" w14:textId="77777777" w:rsidR="001048D9" w:rsidRDefault="00FA67F3">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444397D9"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vAlign w:val="center"/>
          </w:tcPr>
          <w:p w14:paraId="7025327A" w14:textId="77777777" w:rsidR="001048D9" w:rsidRDefault="00FA67F3">
            <w:pPr>
              <w:jc w:val="center"/>
              <w:rPr>
                <w:rFonts w:ascii="Times New Roman" w:hAnsi="Times New Roman" w:cs="Times New Roman"/>
              </w:rPr>
            </w:pPr>
            <w:r>
              <w:rPr>
                <w:rFonts w:ascii="Times New Roman" w:hAnsi="Times New Roman" w:cs="Times New Roman"/>
              </w:rPr>
              <w:t>Israel</w:t>
            </w:r>
          </w:p>
        </w:tc>
        <w:tc>
          <w:tcPr>
            <w:tcW w:w="374" w:type="pct"/>
            <w:vAlign w:val="center"/>
          </w:tcPr>
          <w:p w14:paraId="5E0E5992" w14:textId="77777777" w:rsidR="001048D9" w:rsidRDefault="00FA67F3">
            <w:pPr>
              <w:jc w:val="center"/>
              <w:rPr>
                <w:rFonts w:ascii="Times New Roman" w:hAnsi="Times New Roman" w:cs="Times New Roman"/>
              </w:rPr>
            </w:pPr>
            <w:r>
              <w:rPr>
                <w:rFonts w:ascii="Times New Roman" w:hAnsi="Times New Roman" w:cs="Times New Roman"/>
              </w:rPr>
              <w:t>Hebrew</w:t>
            </w:r>
          </w:p>
        </w:tc>
        <w:tc>
          <w:tcPr>
            <w:tcW w:w="364" w:type="pct"/>
            <w:vAlign w:val="center"/>
          </w:tcPr>
          <w:p w14:paraId="678F1B91" w14:textId="77777777" w:rsidR="001048D9" w:rsidRDefault="00FA67F3">
            <w:pPr>
              <w:jc w:val="center"/>
              <w:rPr>
                <w:rFonts w:ascii="Times New Roman" w:hAnsi="Times New Roman" w:cs="Times New Roman"/>
              </w:rPr>
            </w:pPr>
            <w:r>
              <w:rPr>
                <w:rFonts w:ascii="Times New Roman" w:hAnsi="Times New Roman" w:cs="Times New Roman"/>
              </w:rPr>
              <w:t>28 (12/15)</w:t>
            </w:r>
          </w:p>
        </w:tc>
        <w:tc>
          <w:tcPr>
            <w:tcW w:w="369" w:type="pct"/>
            <w:vAlign w:val="center"/>
          </w:tcPr>
          <w:p w14:paraId="7821683B"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4A8A87A"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455432B3" w14:textId="77777777" w:rsidR="001048D9" w:rsidRDefault="00FA67F3">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4A29E9D3"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D1ACA69" w14:textId="77777777" w:rsidTr="001048D9">
        <w:trPr>
          <w:cantSplit/>
        </w:trPr>
        <w:tc>
          <w:tcPr>
            <w:tcW w:w="234" w:type="pct"/>
            <w:vAlign w:val="center"/>
          </w:tcPr>
          <w:p w14:paraId="1588CD85" w14:textId="77777777" w:rsidR="001048D9" w:rsidRDefault="00FA67F3">
            <w:pPr>
              <w:jc w:val="center"/>
              <w:rPr>
                <w:rFonts w:ascii="Times New Roman" w:hAnsi="Times New Roman" w:cs="Times New Roman"/>
              </w:rPr>
            </w:pPr>
            <w:r>
              <w:rPr>
                <w:rFonts w:ascii="Times New Roman" w:hAnsi="Times New Roman" w:cs="Times New Roman"/>
              </w:rPr>
              <w:t>53</w:t>
            </w:r>
          </w:p>
        </w:tc>
        <w:tc>
          <w:tcPr>
            <w:tcW w:w="1103" w:type="pct"/>
            <w:vAlign w:val="center"/>
          </w:tcPr>
          <w:p w14:paraId="3C41213D" w14:textId="77777777" w:rsidR="001048D9" w:rsidRDefault="00FA67F3">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29A4E44C" w14:textId="77777777" w:rsidR="001048D9" w:rsidRDefault="00FA67F3">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35D707DC" w14:textId="77777777" w:rsidR="001048D9" w:rsidRDefault="00FA67F3">
            <w:pPr>
              <w:jc w:val="center"/>
              <w:rPr>
                <w:rFonts w:ascii="Times New Roman" w:hAnsi="Times New Roman" w:cs="Times New Roman"/>
              </w:rPr>
            </w:pPr>
            <w:r>
              <w:rPr>
                <w:rFonts w:ascii="Times New Roman" w:hAnsi="Times New Roman" w:cs="Times New Roman"/>
              </w:rPr>
              <w:t>Exp4</w:t>
            </w:r>
          </w:p>
        </w:tc>
        <w:tc>
          <w:tcPr>
            <w:tcW w:w="341" w:type="pct"/>
            <w:vAlign w:val="center"/>
          </w:tcPr>
          <w:p w14:paraId="15554B01" w14:textId="77777777" w:rsidR="001048D9" w:rsidRDefault="00FA67F3">
            <w:pPr>
              <w:jc w:val="center"/>
              <w:rPr>
                <w:rFonts w:ascii="Times New Roman" w:hAnsi="Times New Roman" w:cs="Times New Roman"/>
              </w:rPr>
            </w:pPr>
            <w:r>
              <w:rPr>
                <w:rFonts w:ascii="Times New Roman" w:hAnsi="Times New Roman" w:cs="Times New Roman"/>
              </w:rPr>
              <w:t>Israel</w:t>
            </w:r>
          </w:p>
        </w:tc>
        <w:tc>
          <w:tcPr>
            <w:tcW w:w="374" w:type="pct"/>
            <w:vAlign w:val="center"/>
          </w:tcPr>
          <w:p w14:paraId="042B352A" w14:textId="77777777" w:rsidR="001048D9" w:rsidRDefault="00FA67F3">
            <w:pPr>
              <w:jc w:val="center"/>
              <w:rPr>
                <w:rFonts w:ascii="Times New Roman" w:hAnsi="Times New Roman" w:cs="Times New Roman"/>
              </w:rPr>
            </w:pPr>
            <w:r>
              <w:rPr>
                <w:rFonts w:ascii="Times New Roman" w:hAnsi="Times New Roman" w:cs="Times New Roman"/>
              </w:rPr>
              <w:t>Hebrew</w:t>
            </w:r>
          </w:p>
        </w:tc>
        <w:tc>
          <w:tcPr>
            <w:tcW w:w="364" w:type="pct"/>
            <w:vAlign w:val="center"/>
          </w:tcPr>
          <w:p w14:paraId="08A350E5" w14:textId="77777777" w:rsidR="001048D9" w:rsidRDefault="00FA67F3">
            <w:pPr>
              <w:jc w:val="center"/>
              <w:rPr>
                <w:rFonts w:ascii="Times New Roman" w:hAnsi="Times New Roman" w:cs="Times New Roman"/>
              </w:rPr>
            </w:pPr>
            <w:r>
              <w:rPr>
                <w:rFonts w:ascii="Times New Roman" w:hAnsi="Times New Roman" w:cs="Times New Roman"/>
              </w:rPr>
              <w:t>27 (9/18)</w:t>
            </w:r>
          </w:p>
        </w:tc>
        <w:tc>
          <w:tcPr>
            <w:tcW w:w="369" w:type="pct"/>
            <w:vAlign w:val="center"/>
          </w:tcPr>
          <w:p w14:paraId="7C63235A"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2501C73"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566018DB" w14:textId="77777777" w:rsidR="001048D9" w:rsidRDefault="00FA67F3">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3FA6626D"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B381BE5" w14:textId="77777777" w:rsidTr="001048D9">
        <w:trPr>
          <w:cantSplit/>
        </w:trPr>
        <w:tc>
          <w:tcPr>
            <w:tcW w:w="234" w:type="pct"/>
            <w:vAlign w:val="center"/>
          </w:tcPr>
          <w:p w14:paraId="37D3FDAE" w14:textId="77777777" w:rsidR="001048D9" w:rsidRDefault="00FA67F3">
            <w:pPr>
              <w:jc w:val="center"/>
              <w:rPr>
                <w:rFonts w:ascii="Times New Roman" w:hAnsi="Times New Roman" w:cs="Times New Roman"/>
              </w:rPr>
            </w:pPr>
            <w:r>
              <w:rPr>
                <w:rFonts w:ascii="Times New Roman" w:hAnsi="Times New Roman" w:cs="Times New Roman"/>
              </w:rPr>
              <w:t>54</w:t>
            </w:r>
          </w:p>
        </w:tc>
        <w:tc>
          <w:tcPr>
            <w:tcW w:w="1103" w:type="pct"/>
            <w:vAlign w:val="center"/>
          </w:tcPr>
          <w:p w14:paraId="5AB7C677" w14:textId="77777777" w:rsidR="001048D9" w:rsidRDefault="00FA67F3">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57459D4B" w14:textId="77777777" w:rsidR="001048D9" w:rsidRDefault="00FA67F3">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24B02CD3"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15B467AE"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44FA4D8F"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517E4E80" w14:textId="77777777" w:rsidR="001048D9" w:rsidRDefault="00FA67F3">
            <w:pPr>
              <w:jc w:val="center"/>
              <w:rPr>
                <w:rFonts w:ascii="Times New Roman" w:hAnsi="Times New Roman" w:cs="Times New Roman"/>
              </w:rPr>
            </w:pPr>
            <w:r>
              <w:rPr>
                <w:rFonts w:ascii="Times New Roman" w:hAnsi="Times New Roman" w:cs="Times New Roman"/>
              </w:rPr>
              <w:t>38 (9/29)</w:t>
            </w:r>
          </w:p>
        </w:tc>
        <w:tc>
          <w:tcPr>
            <w:tcW w:w="369" w:type="pct"/>
            <w:vAlign w:val="center"/>
          </w:tcPr>
          <w:p w14:paraId="75965F63"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4D63F78" w14:textId="77777777" w:rsidR="001048D9" w:rsidRDefault="00FA67F3">
            <w:pPr>
              <w:jc w:val="center"/>
              <w:rPr>
                <w:rFonts w:ascii="Times New Roman" w:hAnsi="Times New Roman" w:cs="Times New Roman"/>
              </w:rPr>
            </w:pPr>
            <w:r>
              <w:rPr>
                <w:rFonts w:ascii="Times New Roman" w:hAnsi="Times New Roman" w:cs="Times New Roman"/>
              </w:rPr>
              <w:t>128</w:t>
            </w:r>
          </w:p>
        </w:tc>
        <w:tc>
          <w:tcPr>
            <w:tcW w:w="337" w:type="pct"/>
            <w:vAlign w:val="center"/>
          </w:tcPr>
          <w:p w14:paraId="4A4DA4A7"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1FB26E24"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6E00C6C" w14:textId="77777777" w:rsidTr="001048D9">
        <w:trPr>
          <w:cantSplit/>
        </w:trPr>
        <w:tc>
          <w:tcPr>
            <w:tcW w:w="234" w:type="pct"/>
            <w:vAlign w:val="center"/>
          </w:tcPr>
          <w:p w14:paraId="5292D83D" w14:textId="77777777" w:rsidR="001048D9" w:rsidRDefault="00FA67F3">
            <w:pPr>
              <w:jc w:val="center"/>
              <w:rPr>
                <w:rFonts w:ascii="Times New Roman" w:hAnsi="Times New Roman" w:cs="Times New Roman"/>
              </w:rPr>
            </w:pPr>
            <w:r>
              <w:rPr>
                <w:rFonts w:ascii="Times New Roman" w:hAnsi="Times New Roman" w:cs="Times New Roman"/>
              </w:rPr>
              <w:t>55</w:t>
            </w:r>
          </w:p>
        </w:tc>
        <w:tc>
          <w:tcPr>
            <w:tcW w:w="1103" w:type="pct"/>
            <w:vAlign w:val="center"/>
          </w:tcPr>
          <w:p w14:paraId="667E70E7" w14:textId="77777777" w:rsidR="001048D9" w:rsidRDefault="00FA67F3">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1BBE3878" w14:textId="77777777" w:rsidR="001048D9" w:rsidRDefault="00FA67F3">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6B89124E"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04903BD1"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2C536F9C"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7ED6D5F" w14:textId="77777777" w:rsidR="001048D9" w:rsidRDefault="00FA67F3">
            <w:pPr>
              <w:jc w:val="center"/>
              <w:rPr>
                <w:rFonts w:ascii="Times New Roman" w:hAnsi="Times New Roman" w:cs="Times New Roman"/>
              </w:rPr>
            </w:pPr>
            <w:r>
              <w:rPr>
                <w:rFonts w:ascii="Times New Roman" w:hAnsi="Times New Roman" w:cs="Times New Roman"/>
              </w:rPr>
              <w:t>32 (2/3)</w:t>
            </w:r>
          </w:p>
        </w:tc>
        <w:tc>
          <w:tcPr>
            <w:tcW w:w="369" w:type="pct"/>
            <w:vAlign w:val="center"/>
          </w:tcPr>
          <w:p w14:paraId="0A8983BF"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88FECA2" w14:textId="77777777" w:rsidR="001048D9" w:rsidRDefault="00FA67F3">
            <w:pPr>
              <w:jc w:val="center"/>
              <w:rPr>
                <w:rFonts w:ascii="Times New Roman" w:hAnsi="Times New Roman" w:cs="Times New Roman"/>
              </w:rPr>
            </w:pPr>
            <w:r>
              <w:rPr>
                <w:rFonts w:ascii="Times New Roman" w:hAnsi="Times New Roman" w:cs="Times New Roman"/>
              </w:rPr>
              <w:t>128</w:t>
            </w:r>
          </w:p>
        </w:tc>
        <w:tc>
          <w:tcPr>
            <w:tcW w:w="337" w:type="pct"/>
            <w:vAlign w:val="center"/>
          </w:tcPr>
          <w:p w14:paraId="2475F02D"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5B8BA259"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51594FE" w14:textId="77777777" w:rsidTr="001048D9">
        <w:trPr>
          <w:cantSplit/>
        </w:trPr>
        <w:tc>
          <w:tcPr>
            <w:tcW w:w="234" w:type="pct"/>
            <w:vAlign w:val="center"/>
          </w:tcPr>
          <w:p w14:paraId="2C4947C7" w14:textId="77777777" w:rsidR="001048D9" w:rsidRDefault="00FA67F3">
            <w:pPr>
              <w:jc w:val="center"/>
              <w:rPr>
                <w:rFonts w:ascii="Times New Roman" w:hAnsi="Times New Roman" w:cs="Times New Roman"/>
              </w:rPr>
            </w:pPr>
            <w:r>
              <w:rPr>
                <w:rFonts w:ascii="Times New Roman" w:hAnsi="Times New Roman" w:cs="Times New Roman"/>
              </w:rPr>
              <w:t>56</w:t>
            </w:r>
          </w:p>
        </w:tc>
        <w:tc>
          <w:tcPr>
            <w:tcW w:w="1103" w:type="pct"/>
            <w:vAlign w:val="center"/>
          </w:tcPr>
          <w:p w14:paraId="12536E25" w14:textId="77777777" w:rsidR="001048D9" w:rsidRDefault="00FA67F3">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25B5348B" w14:textId="77777777" w:rsidR="001048D9" w:rsidRDefault="00FA67F3">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33AD8DB1"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vAlign w:val="center"/>
          </w:tcPr>
          <w:p w14:paraId="242186EF"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35424B2D"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4B4ADAB5" w14:textId="77777777" w:rsidR="001048D9" w:rsidRDefault="00FA67F3">
            <w:pPr>
              <w:jc w:val="center"/>
              <w:rPr>
                <w:rFonts w:ascii="Times New Roman" w:hAnsi="Times New Roman" w:cs="Times New Roman"/>
              </w:rPr>
            </w:pPr>
            <w:r>
              <w:rPr>
                <w:rFonts w:ascii="Times New Roman" w:hAnsi="Times New Roman" w:cs="Times New Roman"/>
              </w:rPr>
              <w:t>36 (7/29)</w:t>
            </w:r>
          </w:p>
        </w:tc>
        <w:tc>
          <w:tcPr>
            <w:tcW w:w="369" w:type="pct"/>
            <w:vAlign w:val="center"/>
          </w:tcPr>
          <w:p w14:paraId="11B53809"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033626B" w14:textId="77777777" w:rsidR="001048D9" w:rsidRDefault="00FA67F3">
            <w:pPr>
              <w:jc w:val="center"/>
              <w:rPr>
                <w:rFonts w:ascii="Times New Roman" w:hAnsi="Times New Roman" w:cs="Times New Roman"/>
              </w:rPr>
            </w:pPr>
            <w:r>
              <w:rPr>
                <w:rFonts w:ascii="Times New Roman" w:hAnsi="Times New Roman" w:cs="Times New Roman"/>
              </w:rPr>
              <w:t>128</w:t>
            </w:r>
          </w:p>
        </w:tc>
        <w:tc>
          <w:tcPr>
            <w:tcW w:w="337" w:type="pct"/>
            <w:vAlign w:val="center"/>
          </w:tcPr>
          <w:p w14:paraId="7E53A910"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6A89D74D"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54741AB" w14:textId="77777777" w:rsidTr="001048D9">
        <w:trPr>
          <w:cantSplit/>
        </w:trPr>
        <w:tc>
          <w:tcPr>
            <w:tcW w:w="234" w:type="pct"/>
            <w:vAlign w:val="center"/>
          </w:tcPr>
          <w:p w14:paraId="68019CF4" w14:textId="77777777" w:rsidR="001048D9" w:rsidRDefault="00FA67F3">
            <w:pPr>
              <w:jc w:val="center"/>
              <w:rPr>
                <w:rFonts w:ascii="Times New Roman" w:hAnsi="Times New Roman" w:cs="Times New Roman"/>
              </w:rPr>
            </w:pPr>
            <w:r>
              <w:rPr>
                <w:rFonts w:ascii="Times New Roman" w:hAnsi="Times New Roman" w:cs="Times New Roman"/>
              </w:rPr>
              <w:t>57</w:t>
            </w:r>
          </w:p>
        </w:tc>
        <w:tc>
          <w:tcPr>
            <w:tcW w:w="1103" w:type="pct"/>
            <w:vAlign w:val="center"/>
          </w:tcPr>
          <w:p w14:paraId="20EF1DD3" w14:textId="77777777" w:rsidR="001048D9" w:rsidRDefault="00FA67F3">
            <w:pPr>
              <w:jc w:val="center"/>
              <w:rPr>
                <w:rFonts w:ascii="Times New Roman" w:hAnsi="Times New Roman" w:cs="Times New Roman"/>
              </w:rPr>
            </w:pPr>
            <w:r>
              <w:rPr>
                <w:rFonts w:ascii="Times New Roman" w:hAnsi="Times New Roman" w:cs="Times New Roman"/>
              </w:rPr>
              <w:t>Orellana-Corrales_2021_APP</w:t>
            </w:r>
          </w:p>
        </w:tc>
        <w:tc>
          <w:tcPr>
            <w:tcW w:w="545" w:type="pct"/>
            <w:vAlign w:val="center"/>
          </w:tcPr>
          <w:p w14:paraId="1057F1AF" w14:textId="77777777" w:rsidR="001048D9" w:rsidRDefault="00FA67F3">
            <w:pPr>
              <w:jc w:val="center"/>
              <w:rPr>
                <w:rFonts w:ascii="Times New Roman" w:hAnsi="Times New Roman" w:cs="Times New Roman"/>
              </w:rPr>
            </w:pPr>
            <w:r>
              <w:rPr>
                <w:rFonts w:ascii="Times New Roman" w:hAnsi="Times New Roman" w:cs="Times New Roman"/>
              </w:rPr>
              <w:t>G Orellana-Corrales et al. (2021)</w:t>
            </w:r>
          </w:p>
        </w:tc>
        <w:tc>
          <w:tcPr>
            <w:tcW w:w="250" w:type="pct"/>
            <w:vAlign w:val="center"/>
          </w:tcPr>
          <w:p w14:paraId="18DF8BBC"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530077DF"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54039847"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8F5B5B5" w14:textId="77777777" w:rsidR="001048D9" w:rsidRDefault="00FA67F3">
            <w:pPr>
              <w:jc w:val="center"/>
              <w:rPr>
                <w:rFonts w:ascii="Times New Roman" w:hAnsi="Times New Roman" w:cs="Times New Roman"/>
              </w:rPr>
            </w:pPr>
            <w:r>
              <w:rPr>
                <w:rFonts w:ascii="Times New Roman" w:hAnsi="Times New Roman" w:cs="Times New Roman"/>
              </w:rPr>
              <w:t>34 (9/25)</w:t>
            </w:r>
          </w:p>
        </w:tc>
        <w:tc>
          <w:tcPr>
            <w:tcW w:w="369" w:type="pct"/>
            <w:vAlign w:val="center"/>
          </w:tcPr>
          <w:p w14:paraId="7548B964"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1FD2CF7" w14:textId="77777777" w:rsidR="001048D9" w:rsidRDefault="00FA67F3">
            <w:pPr>
              <w:jc w:val="center"/>
              <w:rPr>
                <w:rFonts w:ascii="Times New Roman" w:hAnsi="Times New Roman" w:cs="Times New Roman"/>
              </w:rPr>
            </w:pPr>
            <w:r>
              <w:rPr>
                <w:rFonts w:ascii="Times New Roman" w:hAnsi="Times New Roman" w:cs="Times New Roman"/>
              </w:rPr>
              <w:t>128</w:t>
            </w:r>
          </w:p>
        </w:tc>
        <w:tc>
          <w:tcPr>
            <w:tcW w:w="337" w:type="pct"/>
            <w:vAlign w:val="center"/>
          </w:tcPr>
          <w:p w14:paraId="68B2A81D"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8E85D1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75C8CE3" w14:textId="77777777" w:rsidTr="001048D9">
        <w:trPr>
          <w:cantSplit/>
        </w:trPr>
        <w:tc>
          <w:tcPr>
            <w:tcW w:w="234" w:type="pct"/>
            <w:vAlign w:val="center"/>
          </w:tcPr>
          <w:p w14:paraId="49AF3DEC" w14:textId="77777777" w:rsidR="001048D9" w:rsidRDefault="00FA67F3">
            <w:pPr>
              <w:jc w:val="center"/>
              <w:rPr>
                <w:rFonts w:ascii="Times New Roman" w:hAnsi="Times New Roman" w:cs="Times New Roman"/>
              </w:rPr>
            </w:pPr>
            <w:r>
              <w:rPr>
                <w:rFonts w:ascii="Times New Roman" w:hAnsi="Times New Roman" w:cs="Times New Roman"/>
              </w:rPr>
              <w:t>58</w:t>
            </w:r>
          </w:p>
        </w:tc>
        <w:tc>
          <w:tcPr>
            <w:tcW w:w="1103" w:type="pct"/>
            <w:vAlign w:val="center"/>
          </w:tcPr>
          <w:p w14:paraId="62E769DD" w14:textId="77777777" w:rsidR="001048D9" w:rsidRDefault="00FA67F3">
            <w:pPr>
              <w:jc w:val="center"/>
              <w:rPr>
                <w:rFonts w:ascii="Times New Roman" w:hAnsi="Times New Roman" w:cs="Times New Roman"/>
              </w:rPr>
            </w:pPr>
            <w:r>
              <w:rPr>
                <w:rFonts w:ascii="Times New Roman" w:hAnsi="Times New Roman" w:cs="Times New Roman"/>
              </w:rPr>
              <w:t>Orellana-Corrales_2021_APP</w:t>
            </w:r>
          </w:p>
        </w:tc>
        <w:tc>
          <w:tcPr>
            <w:tcW w:w="545" w:type="pct"/>
            <w:vAlign w:val="center"/>
          </w:tcPr>
          <w:p w14:paraId="62D52909" w14:textId="77777777" w:rsidR="001048D9" w:rsidRDefault="00FA67F3">
            <w:pPr>
              <w:jc w:val="center"/>
              <w:rPr>
                <w:rFonts w:ascii="Times New Roman" w:hAnsi="Times New Roman" w:cs="Times New Roman"/>
              </w:rPr>
            </w:pPr>
            <w:r>
              <w:rPr>
                <w:rFonts w:ascii="Times New Roman" w:hAnsi="Times New Roman" w:cs="Times New Roman"/>
              </w:rPr>
              <w:t>G Orellana-Corrales et al. (2021)</w:t>
            </w:r>
          </w:p>
        </w:tc>
        <w:tc>
          <w:tcPr>
            <w:tcW w:w="250" w:type="pct"/>
            <w:vAlign w:val="center"/>
          </w:tcPr>
          <w:p w14:paraId="269431BC"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1E44CF9E"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50DD9D77"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60EEB97E" w14:textId="77777777" w:rsidR="001048D9" w:rsidRDefault="00FA67F3">
            <w:pPr>
              <w:jc w:val="center"/>
              <w:rPr>
                <w:rFonts w:ascii="Times New Roman" w:hAnsi="Times New Roman" w:cs="Times New Roman"/>
              </w:rPr>
            </w:pPr>
            <w:r>
              <w:rPr>
                <w:rFonts w:ascii="Times New Roman" w:hAnsi="Times New Roman" w:cs="Times New Roman"/>
              </w:rPr>
              <w:t>33 (11/23)</w:t>
            </w:r>
          </w:p>
        </w:tc>
        <w:tc>
          <w:tcPr>
            <w:tcW w:w="369" w:type="pct"/>
            <w:vAlign w:val="center"/>
          </w:tcPr>
          <w:p w14:paraId="414EF9C1" w14:textId="77777777" w:rsidR="001048D9" w:rsidRDefault="00FA67F3">
            <w:pPr>
              <w:jc w:val="center"/>
              <w:rPr>
                <w:rFonts w:ascii="Times New Roman" w:hAnsi="Times New Roman" w:cs="Times New Roman"/>
              </w:rPr>
            </w:pPr>
            <w:r>
              <w:rPr>
                <w:rFonts w:ascii="Times New Roman" w:hAnsi="Times New Roman" w:cs="Times New Roman"/>
              </w:rPr>
              <w:t>letter string</w:t>
            </w:r>
          </w:p>
        </w:tc>
        <w:tc>
          <w:tcPr>
            <w:tcW w:w="553" w:type="pct"/>
            <w:vAlign w:val="center"/>
          </w:tcPr>
          <w:p w14:paraId="0DD038EF" w14:textId="77777777" w:rsidR="001048D9" w:rsidRDefault="00FA67F3">
            <w:pPr>
              <w:jc w:val="center"/>
              <w:rPr>
                <w:rFonts w:ascii="Times New Roman" w:hAnsi="Times New Roman" w:cs="Times New Roman"/>
              </w:rPr>
            </w:pPr>
            <w:r>
              <w:rPr>
                <w:rFonts w:ascii="Times New Roman" w:hAnsi="Times New Roman" w:cs="Times New Roman"/>
              </w:rPr>
              <w:t>128</w:t>
            </w:r>
          </w:p>
        </w:tc>
        <w:tc>
          <w:tcPr>
            <w:tcW w:w="337" w:type="pct"/>
            <w:vAlign w:val="center"/>
          </w:tcPr>
          <w:p w14:paraId="0824D7CF"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877CF6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7CABBD8" w14:textId="77777777" w:rsidTr="001048D9">
        <w:trPr>
          <w:cantSplit/>
        </w:trPr>
        <w:tc>
          <w:tcPr>
            <w:tcW w:w="234" w:type="pct"/>
            <w:vAlign w:val="center"/>
          </w:tcPr>
          <w:p w14:paraId="3495E4F0" w14:textId="77777777" w:rsidR="001048D9" w:rsidRDefault="00FA67F3">
            <w:pPr>
              <w:jc w:val="center"/>
              <w:rPr>
                <w:rFonts w:ascii="Times New Roman" w:hAnsi="Times New Roman" w:cs="Times New Roman"/>
              </w:rPr>
            </w:pPr>
            <w:r>
              <w:rPr>
                <w:rFonts w:ascii="Times New Roman" w:hAnsi="Times New Roman" w:cs="Times New Roman"/>
              </w:rPr>
              <w:lastRenderedPageBreak/>
              <w:t>59</w:t>
            </w:r>
          </w:p>
        </w:tc>
        <w:tc>
          <w:tcPr>
            <w:tcW w:w="1103" w:type="pct"/>
            <w:vAlign w:val="center"/>
          </w:tcPr>
          <w:p w14:paraId="757CAA6B" w14:textId="77777777" w:rsidR="001048D9" w:rsidRDefault="00FA67F3">
            <w:pPr>
              <w:jc w:val="center"/>
              <w:rPr>
                <w:rFonts w:ascii="Times New Roman" w:hAnsi="Times New Roman" w:cs="Times New Roman"/>
              </w:rPr>
            </w:pPr>
            <w:r>
              <w:rPr>
                <w:rFonts w:ascii="Times New Roman" w:hAnsi="Times New Roman" w:cs="Times New Roman"/>
              </w:rPr>
              <w:t>Orellana-Corrales_2023_QJEP</w:t>
            </w:r>
          </w:p>
        </w:tc>
        <w:tc>
          <w:tcPr>
            <w:tcW w:w="545" w:type="pct"/>
            <w:vAlign w:val="center"/>
          </w:tcPr>
          <w:p w14:paraId="4AA2C5E7" w14:textId="77777777" w:rsidR="001048D9" w:rsidRDefault="00FA67F3">
            <w:pPr>
              <w:jc w:val="center"/>
              <w:rPr>
                <w:rFonts w:ascii="Times New Roman" w:hAnsi="Times New Roman" w:cs="Times New Roman"/>
              </w:rPr>
            </w:pPr>
            <w:r>
              <w:rPr>
                <w:rFonts w:ascii="Times New Roman" w:hAnsi="Times New Roman" w:cs="Times New Roman"/>
              </w:rPr>
              <w:t>G Orellana-Corrales et al. (2023)</w:t>
            </w:r>
          </w:p>
        </w:tc>
        <w:tc>
          <w:tcPr>
            <w:tcW w:w="250" w:type="pct"/>
            <w:vAlign w:val="center"/>
          </w:tcPr>
          <w:p w14:paraId="618F12A5"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48CB3B14"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37A640C3"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00F5229" w14:textId="77777777" w:rsidR="001048D9" w:rsidRDefault="00FA67F3">
            <w:pPr>
              <w:jc w:val="center"/>
              <w:rPr>
                <w:rFonts w:ascii="Times New Roman" w:hAnsi="Times New Roman" w:cs="Times New Roman"/>
              </w:rPr>
            </w:pPr>
            <w:r>
              <w:rPr>
                <w:rFonts w:ascii="Times New Roman" w:hAnsi="Times New Roman" w:cs="Times New Roman"/>
              </w:rPr>
              <w:t>71 (46/25)</w:t>
            </w:r>
          </w:p>
        </w:tc>
        <w:tc>
          <w:tcPr>
            <w:tcW w:w="369" w:type="pct"/>
            <w:vAlign w:val="center"/>
          </w:tcPr>
          <w:p w14:paraId="66CF8FC9"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3CC0842" w14:textId="77777777" w:rsidR="001048D9" w:rsidRDefault="00FA67F3">
            <w:pPr>
              <w:jc w:val="center"/>
              <w:rPr>
                <w:rFonts w:ascii="Times New Roman" w:hAnsi="Times New Roman" w:cs="Times New Roman"/>
              </w:rPr>
            </w:pPr>
            <w:r>
              <w:rPr>
                <w:rFonts w:ascii="Times New Roman" w:hAnsi="Times New Roman" w:cs="Times New Roman"/>
              </w:rPr>
              <w:t>140</w:t>
            </w:r>
          </w:p>
        </w:tc>
        <w:tc>
          <w:tcPr>
            <w:tcW w:w="337" w:type="pct"/>
            <w:vAlign w:val="center"/>
          </w:tcPr>
          <w:p w14:paraId="0565A538"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278015A2"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45842BF1" w14:textId="77777777" w:rsidTr="001048D9">
        <w:trPr>
          <w:cantSplit/>
        </w:trPr>
        <w:tc>
          <w:tcPr>
            <w:tcW w:w="234" w:type="pct"/>
            <w:vAlign w:val="center"/>
          </w:tcPr>
          <w:p w14:paraId="37953F10" w14:textId="77777777" w:rsidR="001048D9" w:rsidRDefault="00FA67F3">
            <w:pPr>
              <w:jc w:val="center"/>
              <w:rPr>
                <w:rFonts w:ascii="Times New Roman" w:hAnsi="Times New Roman" w:cs="Times New Roman"/>
              </w:rPr>
            </w:pPr>
            <w:r>
              <w:rPr>
                <w:rFonts w:ascii="Times New Roman" w:hAnsi="Times New Roman" w:cs="Times New Roman"/>
              </w:rPr>
              <w:t>60</w:t>
            </w:r>
          </w:p>
        </w:tc>
        <w:tc>
          <w:tcPr>
            <w:tcW w:w="1103" w:type="pct"/>
            <w:vAlign w:val="center"/>
          </w:tcPr>
          <w:p w14:paraId="73A10A5F" w14:textId="77777777" w:rsidR="001048D9" w:rsidRDefault="00FA67F3">
            <w:pPr>
              <w:jc w:val="center"/>
              <w:rPr>
                <w:rFonts w:ascii="Times New Roman" w:hAnsi="Times New Roman" w:cs="Times New Roman"/>
              </w:rPr>
            </w:pPr>
            <w:r>
              <w:rPr>
                <w:rFonts w:ascii="Times New Roman" w:hAnsi="Times New Roman" w:cs="Times New Roman"/>
              </w:rPr>
              <w:t>Orellana-Corrales_2023_QJEP</w:t>
            </w:r>
          </w:p>
        </w:tc>
        <w:tc>
          <w:tcPr>
            <w:tcW w:w="545" w:type="pct"/>
            <w:vAlign w:val="center"/>
          </w:tcPr>
          <w:p w14:paraId="0417DC3F" w14:textId="77777777" w:rsidR="001048D9" w:rsidRDefault="00FA67F3">
            <w:pPr>
              <w:jc w:val="center"/>
              <w:rPr>
                <w:rFonts w:ascii="Times New Roman" w:hAnsi="Times New Roman" w:cs="Times New Roman"/>
              </w:rPr>
            </w:pPr>
            <w:r>
              <w:rPr>
                <w:rFonts w:ascii="Times New Roman" w:hAnsi="Times New Roman" w:cs="Times New Roman"/>
              </w:rPr>
              <w:t>G Orellana-Corrales et al. (2023)</w:t>
            </w:r>
          </w:p>
        </w:tc>
        <w:tc>
          <w:tcPr>
            <w:tcW w:w="250" w:type="pct"/>
            <w:vAlign w:val="center"/>
          </w:tcPr>
          <w:p w14:paraId="22690892"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327A9EE8"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252F0A44"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8A9A055" w14:textId="77777777" w:rsidR="001048D9" w:rsidRDefault="00FA67F3">
            <w:pPr>
              <w:jc w:val="center"/>
              <w:rPr>
                <w:rFonts w:ascii="Times New Roman" w:hAnsi="Times New Roman" w:cs="Times New Roman"/>
              </w:rPr>
            </w:pPr>
            <w:r>
              <w:rPr>
                <w:rFonts w:ascii="Times New Roman" w:hAnsi="Times New Roman" w:cs="Times New Roman"/>
              </w:rPr>
              <w:t>65 (42/23)</w:t>
            </w:r>
          </w:p>
        </w:tc>
        <w:tc>
          <w:tcPr>
            <w:tcW w:w="369" w:type="pct"/>
            <w:vAlign w:val="center"/>
          </w:tcPr>
          <w:p w14:paraId="3E78974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34F38D5" w14:textId="77777777" w:rsidR="001048D9" w:rsidRDefault="00FA67F3">
            <w:pPr>
              <w:jc w:val="center"/>
              <w:rPr>
                <w:rFonts w:ascii="Times New Roman" w:hAnsi="Times New Roman" w:cs="Times New Roman"/>
              </w:rPr>
            </w:pPr>
            <w:r>
              <w:rPr>
                <w:rFonts w:ascii="Times New Roman" w:hAnsi="Times New Roman" w:cs="Times New Roman"/>
              </w:rPr>
              <w:t>140</w:t>
            </w:r>
          </w:p>
        </w:tc>
        <w:tc>
          <w:tcPr>
            <w:tcW w:w="337" w:type="pct"/>
            <w:vAlign w:val="center"/>
          </w:tcPr>
          <w:p w14:paraId="01442145"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2DBCF809"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4AB6BCA7" w14:textId="77777777" w:rsidTr="001048D9">
        <w:trPr>
          <w:cantSplit/>
        </w:trPr>
        <w:tc>
          <w:tcPr>
            <w:tcW w:w="234" w:type="pct"/>
            <w:vAlign w:val="center"/>
          </w:tcPr>
          <w:p w14:paraId="7A968424" w14:textId="77777777" w:rsidR="001048D9" w:rsidRDefault="00FA67F3">
            <w:pPr>
              <w:jc w:val="center"/>
              <w:rPr>
                <w:rFonts w:ascii="Times New Roman" w:hAnsi="Times New Roman" w:cs="Times New Roman"/>
              </w:rPr>
            </w:pPr>
            <w:r>
              <w:rPr>
                <w:rFonts w:ascii="Times New Roman" w:hAnsi="Times New Roman" w:cs="Times New Roman"/>
              </w:rPr>
              <w:t>61</w:t>
            </w:r>
          </w:p>
        </w:tc>
        <w:tc>
          <w:tcPr>
            <w:tcW w:w="1103" w:type="pct"/>
            <w:vAlign w:val="center"/>
          </w:tcPr>
          <w:p w14:paraId="7B585B73" w14:textId="77777777" w:rsidR="001048D9" w:rsidRDefault="00FA67F3">
            <w:pPr>
              <w:jc w:val="center"/>
              <w:rPr>
                <w:rFonts w:ascii="Times New Roman" w:hAnsi="Times New Roman" w:cs="Times New Roman"/>
              </w:rPr>
            </w:pPr>
            <w:r>
              <w:rPr>
                <w:rFonts w:ascii="Times New Roman" w:hAnsi="Times New Roman" w:cs="Times New Roman"/>
              </w:rPr>
              <w:t>Pan_2025_unpub</w:t>
            </w:r>
          </w:p>
        </w:tc>
        <w:tc>
          <w:tcPr>
            <w:tcW w:w="545" w:type="pct"/>
            <w:vAlign w:val="center"/>
          </w:tcPr>
          <w:p w14:paraId="07B94D15" w14:textId="77777777" w:rsidR="001048D9" w:rsidRDefault="00FA67F3">
            <w:pPr>
              <w:jc w:val="center"/>
              <w:rPr>
                <w:rFonts w:ascii="Times New Roman" w:hAnsi="Times New Roman" w:cs="Times New Roman"/>
              </w:rPr>
            </w:pPr>
            <w:r>
              <w:rPr>
                <w:rFonts w:ascii="Times New Roman" w:hAnsi="Times New Roman" w:cs="Times New Roman"/>
              </w:rPr>
              <w:t>Pan (2025)</w:t>
            </w:r>
          </w:p>
        </w:tc>
        <w:tc>
          <w:tcPr>
            <w:tcW w:w="250" w:type="pct"/>
            <w:vAlign w:val="center"/>
          </w:tcPr>
          <w:p w14:paraId="6ACECD4F"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1AA72FC3"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1ADFFA39"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1D8F20E5" w14:textId="77777777" w:rsidR="001048D9" w:rsidRDefault="00FA67F3">
            <w:pPr>
              <w:jc w:val="center"/>
              <w:rPr>
                <w:rFonts w:ascii="Times New Roman" w:hAnsi="Times New Roman" w:cs="Times New Roman"/>
              </w:rPr>
            </w:pPr>
            <w:r>
              <w:rPr>
                <w:rFonts w:ascii="Times New Roman" w:hAnsi="Times New Roman" w:cs="Times New Roman"/>
              </w:rPr>
              <w:t>40</w:t>
            </w:r>
          </w:p>
        </w:tc>
        <w:tc>
          <w:tcPr>
            <w:tcW w:w="369" w:type="pct"/>
            <w:vAlign w:val="center"/>
          </w:tcPr>
          <w:p w14:paraId="16EDAFE9"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7823265" w14:textId="77777777" w:rsidR="001048D9" w:rsidRDefault="001048D9">
            <w:pPr>
              <w:jc w:val="center"/>
              <w:rPr>
                <w:rFonts w:ascii="Times New Roman" w:hAnsi="Times New Roman" w:cs="Times New Roman"/>
              </w:rPr>
            </w:pPr>
          </w:p>
        </w:tc>
        <w:tc>
          <w:tcPr>
            <w:tcW w:w="337" w:type="pct"/>
            <w:vAlign w:val="center"/>
          </w:tcPr>
          <w:p w14:paraId="18D421BD"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1D1F095B" w14:textId="77777777" w:rsidR="001048D9" w:rsidRDefault="001048D9">
            <w:pPr>
              <w:jc w:val="center"/>
              <w:rPr>
                <w:rFonts w:ascii="Times New Roman" w:hAnsi="Times New Roman" w:cs="Times New Roman"/>
              </w:rPr>
            </w:pPr>
          </w:p>
        </w:tc>
      </w:tr>
      <w:tr w:rsidR="001048D9" w14:paraId="765A9479" w14:textId="77777777" w:rsidTr="001048D9">
        <w:trPr>
          <w:cantSplit/>
        </w:trPr>
        <w:tc>
          <w:tcPr>
            <w:tcW w:w="234" w:type="pct"/>
            <w:vAlign w:val="center"/>
          </w:tcPr>
          <w:p w14:paraId="5F702F47" w14:textId="77777777" w:rsidR="001048D9" w:rsidRDefault="00FA67F3">
            <w:pPr>
              <w:jc w:val="center"/>
              <w:rPr>
                <w:rFonts w:ascii="Times New Roman" w:hAnsi="Times New Roman" w:cs="Times New Roman"/>
              </w:rPr>
            </w:pPr>
            <w:r>
              <w:rPr>
                <w:rFonts w:ascii="Times New Roman" w:hAnsi="Times New Roman" w:cs="Times New Roman"/>
              </w:rPr>
              <w:t>62</w:t>
            </w:r>
          </w:p>
        </w:tc>
        <w:tc>
          <w:tcPr>
            <w:tcW w:w="1103" w:type="pct"/>
            <w:vAlign w:val="center"/>
          </w:tcPr>
          <w:p w14:paraId="6DD2A41C" w14:textId="77777777" w:rsidR="001048D9" w:rsidRDefault="00FA67F3">
            <w:pPr>
              <w:jc w:val="center"/>
              <w:rPr>
                <w:rFonts w:ascii="Times New Roman" w:hAnsi="Times New Roman" w:cs="Times New Roman"/>
              </w:rPr>
            </w:pPr>
            <w:r>
              <w:rPr>
                <w:rFonts w:ascii="Times New Roman" w:hAnsi="Times New Roman" w:cs="Times New Roman"/>
              </w:rPr>
              <w:t>Perrykkad_2022_BMCPsych</w:t>
            </w:r>
          </w:p>
        </w:tc>
        <w:tc>
          <w:tcPr>
            <w:tcW w:w="545" w:type="pct"/>
            <w:vAlign w:val="center"/>
          </w:tcPr>
          <w:p w14:paraId="44EEC6E6" w14:textId="77777777" w:rsidR="001048D9" w:rsidRDefault="00FA67F3">
            <w:pPr>
              <w:jc w:val="center"/>
              <w:rPr>
                <w:rFonts w:ascii="Times New Roman" w:hAnsi="Times New Roman" w:cs="Times New Roman"/>
              </w:rPr>
            </w:pPr>
            <w:r>
              <w:rPr>
                <w:rFonts w:ascii="Times New Roman" w:hAnsi="Times New Roman" w:cs="Times New Roman"/>
              </w:rPr>
              <w:t>Perrykkad et al. (2022)</w:t>
            </w:r>
          </w:p>
        </w:tc>
        <w:tc>
          <w:tcPr>
            <w:tcW w:w="250" w:type="pct"/>
            <w:vAlign w:val="center"/>
          </w:tcPr>
          <w:p w14:paraId="175141CB"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2355D33A" w14:textId="77777777" w:rsidR="001048D9" w:rsidRDefault="00FA67F3">
            <w:pPr>
              <w:jc w:val="center"/>
              <w:rPr>
                <w:rFonts w:ascii="Times New Roman" w:hAnsi="Times New Roman" w:cs="Times New Roman"/>
              </w:rPr>
            </w:pPr>
            <w:r>
              <w:rPr>
                <w:rFonts w:ascii="Times New Roman" w:hAnsi="Times New Roman" w:cs="Times New Roman"/>
              </w:rPr>
              <w:t>United States</w:t>
            </w:r>
          </w:p>
        </w:tc>
        <w:tc>
          <w:tcPr>
            <w:tcW w:w="374" w:type="pct"/>
            <w:vAlign w:val="center"/>
          </w:tcPr>
          <w:p w14:paraId="2E9520AD"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A136710" w14:textId="77777777" w:rsidR="001048D9" w:rsidRDefault="00FA67F3">
            <w:pPr>
              <w:jc w:val="center"/>
              <w:rPr>
                <w:rFonts w:ascii="Times New Roman" w:hAnsi="Times New Roman" w:cs="Times New Roman"/>
              </w:rPr>
            </w:pPr>
            <w:r>
              <w:rPr>
                <w:rFonts w:ascii="Times New Roman" w:hAnsi="Times New Roman" w:cs="Times New Roman"/>
              </w:rPr>
              <w:t>334</w:t>
            </w:r>
          </w:p>
        </w:tc>
        <w:tc>
          <w:tcPr>
            <w:tcW w:w="369" w:type="pct"/>
            <w:vAlign w:val="center"/>
          </w:tcPr>
          <w:p w14:paraId="45659EF6"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6902E83"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44554E0D"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7A0293C"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1B55F255" w14:textId="77777777" w:rsidTr="001048D9">
        <w:trPr>
          <w:cantSplit/>
        </w:trPr>
        <w:tc>
          <w:tcPr>
            <w:tcW w:w="234" w:type="pct"/>
            <w:vAlign w:val="center"/>
          </w:tcPr>
          <w:p w14:paraId="0BFED035" w14:textId="77777777" w:rsidR="001048D9" w:rsidRDefault="00FA67F3">
            <w:pPr>
              <w:jc w:val="center"/>
              <w:rPr>
                <w:rFonts w:ascii="Times New Roman" w:hAnsi="Times New Roman" w:cs="Times New Roman"/>
              </w:rPr>
            </w:pPr>
            <w:r>
              <w:rPr>
                <w:rFonts w:ascii="Times New Roman" w:hAnsi="Times New Roman" w:cs="Times New Roman"/>
              </w:rPr>
              <w:t>63</w:t>
            </w:r>
          </w:p>
        </w:tc>
        <w:tc>
          <w:tcPr>
            <w:tcW w:w="1103" w:type="pct"/>
            <w:vAlign w:val="center"/>
          </w:tcPr>
          <w:p w14:paraId="49864A9C" w14:textId="77777777" w:rsidR="001048D9" w:rsidRDefault="00FA67F3">
            <w:pPr>
              <w:jc w:val="center"/>
              <w:rPr>
                <w:rFonts w:ascii="Times New Roman" w:hAnsi="Times New Roman" w:cs="Times New Roman"/>
              </w:rPr>
            </w:pPr>
            <w:r>
              <w:rPr>
                <w:rFonts w:ascii="Times New Roman" w:hAnsi="Times New Roman" w:cs="Times New Roman"/>
              </w:rPr>
              <w:t>Qi_2025_SciData</w:t>
            </w:r>
          </w:p>
        </w:tc>
        <w:tc>
          <w:tcPr>
            <w:tcW w:w="545" w:type="pct"/>
            <w:vAlign w:val="center"/>
          </w:tcPr>
          <w:p w14:paraId="3FE915D8" w14:textId="77777777" w:rsidR="001048D9" w:rsidRDefault="00FA67F3">
            <w:pPr>
              <w:jc w:val="center"/>
              <w:rPr>
                <w:rFonts w:ascii="Times New Roman" w:hAnsi="Times New Roman" w:cs="Times New Roman"/>
              </w:rPr>
            </w:pPr>
            <w:r>
              <w:rPr>
                <w:rFonts w:ascii="Times New Roman" w:hAnsi="Times New Roman" w:cs="Times New Roman"/>
              </w:rPr>
              <w:t>Qi (2025)</w:t>
            </w:r>
          </w:p>
        </w:tc>
        <w:tc>
          <w:tcPr>
            <w:tcW w:w="250" w:type="pct"/>
            <w:vAlign w:val="center"/>
          </w:tcPr>
          <w:p w14:paraId="6BF7CAC5"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1C2AD676"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3272401D"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4126ACE" w14:textId="77777777" w:rsidR="001048D9" w:rsidRDefault="00FA67F3">
            <w:pPr>
              <w:jc w:val="center"/>
              <w:rPr>
                <w:rFonts w:ascii="Times New Roman" w:hAnsi="Times New Roman" w:cs="Times New Roman"/>
              </w:rPr>
            </w:pPr>
            <w:r>
              <w:rPr>
                <w:rFonts w:ascii="Times New Roman" w:hAnsi="Times New Roman" w:cs="Times New Roman"/>
              </w:rPr>
              <w:t>134 (57/77)</w:t>
            </w:r>
          </w:p>
        </w:tc>
        <w:tc>
          <w:tcPr>
            <w:tcW w:w="369" w:type="pct"/>
            <w:vAlign w:val="center"/>
          </w:tcPr>
          <w:p w14:paraId="31984B9C"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A99734B"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2BE8D2FF"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DF356CF"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3DF7ECC" w14:textId="77777777" w:rsidTr="001048D9">
        <w:trPr>
          <w:cantSplit/>
        </w:trPr>
        <w:tc>
          <w:tcPr>
            <w:tcW w:w="234" w:type="pct"/>
            <w:vAlign w:val="center"/>
          </w:tcPr>
          <w:p w14:paraId="4B3E6405" w14:textId="77777777" w:rsidR="001048D9" w:rsidRDefault="00FA67F3">
            <w:pPr>
              <w:jc w:val="center"/>
              <w:rPr>
                <w:rFonts w:ascii="Times New Roman" w:hAnsi="Times New Roman" w:cs="Times New Roman"/>
              </w:rPr>
            </w:pPr>
            <w:r>
              <w:rPr>
                <w:rFonts w:ascii="Times New Roman" w:hAnsi="Times New Roman" w:cs="Times New Roman"/>
              </w:rPr>
              <w:t>64</w:t>
            </w:r>
          </w:p>
        </w:tc>
        <w:tc>
          <w:tcPr>
            <w:tcW w:w="1103" w:type="pct"/>
            <w:vAlign w:val="center"/>
          </w:tcPr>
          <w:p w14:paraId="338FF60C" w14:textId="77777777" w:rsidR="001048D9" w:rsidRDefault="00FA67F3">
            <w:pPr>
              <w:jc w:val="center"/>
              <w:rPr>
                <w:rFonts w:ascii="Times New Roman" w:hAnsi="Times New Roman" w:cs="Times New Roman"/>
              </w:rPr>
            </w:pPr>
            <w:r>
              <w:rPr>
                <w:rFonts w:ascii="Times New Roman" w:hAnsi="Times New Roman" w:cs="Times New Roman"/>
              </w:rPr>
              <w:t>Qian_2020_QJEP</w:t>
            </w:r>
          </w:p>
        </w:tc>
        <w:tc>
          <w:tcPr>
            <w:tcW w:w="545" w:type="pct"/>
            <w:vAlign w:val="center"/>
          </w:tcPr>
          <w:p w14:paraId="34DF0938" w14:textId="77777777" w:rsidR="001048D9" w:rsidRDefault="00FA67F3">
            <w:pPr>
              <w:jc w:val="center"/>
              <w:rPr>
                <w:rFonts w:ascii="Times New Roman" w:hAnsi="Times New Roman" w:cs="Times New Roman"/>
              </w:rPr>
            </w:pPr>
            <w:r>
              <w:rPr>
                <w:rFonts w:ascii="Times New Roman" w:hAnsi="Times New Roman" w:cs="Times New Roman"/>
              </w:rPr>
              <w:t>Qian et al. (2020)</w:t>
            </w:r>
          </w:p>
        </w:tc>
        <w:tc>
          <w:tcPr>
            <w:tcW w:w="250" w:type="pct"/>
            <w:vAlign w:val="center"/>
          </w:tcPr>
          <w:p w14:paraId="6B718188"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7C833696"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50D2262E"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290F9F22" w14:textId="77777777" w:rsidR="001048D9" w:rsidRDefault="00FA67F3">
            <w:pPr>
              <w:jc w:val="center"/>
              <w:rPr>
                <w:rFonts w:ascii="Times New Roman" w:hAnsi="Times New Roman" w:cs="Times New Roman"/>
              </w:rPr>
            </w:pPr>
            <w:r>
              <w:rPr>
                <w:rFonts w:ascii="Times New Roman" w:hAnsi="Times New Roman" w:cs="Times New Roman"/>
              </w:rPr>
              <w:t>24 (9/15)</w:t>
            </w:r>
          </w:p>
        </w:tc>
        <w:tc>
          <w:tcPr>
            <w:tcW w:w="369" w:type="pct"/>
            <w:vAlign w:val="center"/>
          </w:tcPr>
          <w:p w14:paraId="5758AED2"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0379578" w14:textId="77777777" w:rsidR="001048D9" w:rsidRDefault="00FA67F3">
            <w:pPr>
              <w:jc w:val="center"/>
              <w:rPr>
                <w:rFonts w:ascii="Times New Roman" w:hAnsi="Times New Roman" w:cs="Times New Roman"/>
              </w:rPr>
            </w:pPr>
            <w:r>
              <w:rPr>
                <w:rFonts w:ascii="Times New Roman" w:hAnsi="Times New Roman" w:cs="Times New Roman"/>
              </w:rPr>
              <w:t>576</w:t>
            </w:r>
          </w:p>
        </w:tc>
        <w:tc>
          <w:tcPr>
            <w:tcW w:w="337" w:type="pct"/>
            <w:vAlign w:val="center"/>
          </w:tcPr>
          <w:p w14:paraId="6F6DD4A3"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3836C5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2264CBE" w14:textId="77777777" w:rsidTr="001048D9">
        <w:trPr>
          <w:cantSplit/>
        </w:trPr>
        <w:tc>
          <w:tcPr>
            <w:tcW w:w="234" w:type="pct"/>
            <w:vAlign w:val="center"/>
          </w:tcPr>
          <w:p w14:paraId="70103F5C" w14:textId="77777777" w:rsidR="001048D9" w:rsidRDefault="00FA67F3">
            <w:pPr>
              <w:jc w:val="center"/>
              <w:rPr>
                <w:rFonts w:ascii="Times New Roman" w:hAnsi="Times New Roman" w:cs="Times New Roman"/>
              </w:rPr>
            </w:pPr>
            <w:r>
              <w:rPr>
                <w:rFonts w:ascii="Times New Roman" w:hAnsi="Times New Roman" w:cs="Times New Roman"/>
              </w:rPr>
              <w:t>65</w:t>
            </w:r>
          </w:p>
        </w:tc>
        <w:tc>
          <w:tcPr>
            <w:tcW w:w="1103" w:type="pct"/>
            <w:vAlign w:val="center"/>
          </w:tcPr>
          <w:p w14:paraId="3A5B91CD" w14:textId="77777777" w:rsidR="001048D9" w:rsidRDefault="00FA67F3">
            <w:pPr>
              <w:jc w:val="center"/>
              <w:rPr>
                <w:rFonts w:ascii="Times New Roman" w:hAnsi="Times New Roman" w:cs="Times New Roman"/>
              </w:rPr>
            </w:pPr>
            <w:r>
              <w:rPr>
                <w:rFonts w:ascii="Times New Roman" w:hAnsi="Times New Roman" w:cs="Times New Roman"/>
              </w:rPr>
              <w:t>Qian_2020_QJEP</w:t>
            </w:r>
          </w:p>
        </w:tc>
        <w:tc>
          <w:tcPr>
            <w:tcW w:w="545" w:type="pct"/>
            <w:vAlign w:val="center"/>
          </w:tcPr>
          <w:p w14:paraId="65F5362B" w14:textId="77777777" w:rsidR="001048D9" w:rsidRDefault="00FA67F3">
            <w:pPr>
              <w:jc w:val="center"/>
              <w:rPr>
                <w:rFonts w:ascii="Times New Roman" w:hAnsi="Times New Roman" w:cs="Times New Roman"/>
              </w:rPr>
            </w:pPr>
            <w:r>
              <w:rPr>
                <w:rFonts w:ascii="Times New Roman" w:hAnsi="Times New Roman" w:cs="Times New Roman"/>
              </w:rPr>
              <w:t>Qian et al. (2020)</w:t>
            </w:r>
          </w:p>
        </w:tc>
        <w:tc>
          <w:tcPr>
            <w:tcW w:w="250" w:type="pct"/>
            <w:vAlign w:val="center"/>
          </w:tcPr>
          <w:p w14:paraId="0B2C0184"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3242DC07"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49FFBF6D"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35F8BFD" w14:textId="77777777" w:rsidR="001048D9" w:rsidRDefault="00FA67F3">
            <w:pPr>
              <w:jc w:val="center"/>
              <w:rPr>
                <w:rFonts w:ascii="Times New Roman" w:hAnsi="Times New Roman" w:cs="Times New Roman"/>
              </w:rPr>
            </w:pPr>
            <w:r>
              <w:rPr>
                <w:rFonts w:ascii="Times New Roman" w:hAnsi="Times New Roman" w:cs="Times New Roman"/>
              </w:rPr>
              <w:t>25 (7/18)</w:t>
            </w:r>
          </w:p>
        </w:tc>
        <w:tc>
          <w:tcPr>
            <w:tcW w:w="369" w:type="pct"/>
            <w:vAlign w:val="center"/>
          </w:tcPr>
          <w:p w14:paraId="338A6F7C"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0E3A436" w14:textId="77777777" w:rsidR="001048D9" w:rsidRDefault="00FA67F3">
            <w:pPr>
              <w:jc w:val="center"/>
              <w:rPr>
                <w:rFonts w:ascii="Times New Roman" w:hAnsi="Times New Roman" w:cs="Times New Roman"/>
              </w:rPr>
            </w:pPr>
            <w:r>
              <w:rPr>
                <w:rFonts w:ascii="Times New Roman" w:hAnsi="Times New Roman" w:cs="Times New Roman"/>
              </w:rPr>
              <w:t>200</w:t>
            </w:r>
          </w:p>
        </w:tc>
        <w:tc>
          <w:tcPr>
            <w:tcW w:w="337" w:type="pct"/>
            <w:vAlign w:val="center"/>
          </w:tcPr>
          <w:p w14:paraId="181FA65A"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113D926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BF063BF" w14:textId="77777777" w:rsidTr="001048D9">
        <w:trPr>
          <w:cantSplit/>
        </w:trPr>
        <w:tc>
          <w:tcPr>
            <w:tcW w:w="234" w:type="pct"/>
            <w:vAlign w:val="center"/>
          </w:tcPr>
          <w:p w14:paraId="125AC7E7" w14:textId="77777777" w:rsidR="001048D9" w:rsidRDefault="00FA67F3">
            <w:pPr>
              <w:jc w:val="center"/>
              <w:rPr>
                <w:rFonts w:ascii="Times New Roman" w:hAnsi="Times New Roman" w:cs="Times New Roman"/>
              </w:rPr>
            </w:pPr>
            <w:r>
              <w:rPr>
                <w:rFonts w:ascii="Times New Roman" w:hAnsi="Times New Roman" w:cs="Times New Roman"/>
              </w:rPr>
              <w:t>66</w:t>
            </w:r>
          </w:p>
        </w:tc>
        <w:tc>
          <w:tcPr>
            <w:tcW w:w="1103" w:type="pct"/>
            <w:vAlign w:val="center"/>
          </w:tcPr>
          <w:p w14:paraId="3FB3A936" w14:textId="77777777" w:rsidR="001048D9" w:rsidRDefault="00FA67F3">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6A6F4140" w14:textId="77777777" w:rsidR="001048D9" w:rsidRDefault="00FA67F3">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49271CC6"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7C87C0AD"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EF7AA80"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7E54E1DD" w14:textId="77777777" w:rsidR="001048D9" w:rsidRDefault="00FA67F3">
            <w:pPr>
              <w:jc w:val="center"/>
              <w:rPr>
                <w:rFonts w:ascii="Times New Roman" w:hAnsi="Times New Roman" w:cs="Times New Roman"/>
              </w:rPr>
            </w:pPr>
            <w:r>
              <w:rPr>
                <w:rFonts w:ascii="Times New Roman" w:hAnsi="Times New Roman" w:cs="Times New Roman"/>
              </w:rPr>
              <w:t>32</w:t>
            </w:r>
          </w:p>
        </w:tc>
        <w:tc>
          <w:tcPr>
            <w:tcW w:w="369" w:type="pct"/>
            <w:vAlign w:val="center"/>
          </w:tcPr>
          <w:p w14:paraId="1969D4BF"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C1367CD" w14:textId="77777777" w:rsidR="001048D9" w:rsidRDefault="00FA67F3">
            <w:pPr>
              <w:jc w:val="center"/>
              <w:rPr>
                <w:rFonts w:ascii="Times New Roman" w:hAnsi="Times New Roman" w:cs="Times New Roman"/>
              </w:rPr>
            </w:pPr>
            <w:r>
              <w:rPr>
                <w:rFonts w:ascii="Times New Roman" w:hAnsi="Times New Roman" w:cs="Times New Roman"/>
              </w:rPr>
              <w:t>144</w:t>
            </w:r>
          </w:p>
        </w:tc>
        <w:tc>
          <w:tcPr>
            <w:tcW w:w="337" w:type="pct"/>
            <w:vAlign w:val="center"/>
          </w:tcPr>
          <w:p w14:paraId="5F81D0BA" w14:textId="77777777" w:rsidR="001048D9" w:rsidRDefault="00FA67F3">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123164B0"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80AEEA1" w14:textId="77777777" w:rsidTr="001048D9">
        <w:trPr>
          <w:cantSplit/>
        </w:trPr>
        <w:tc>
          <w:tcPr>
            <w:tcW w:w="234" w:type="pct"/>
            <w:vAlign w:val="center"/>
          </w:tcPr>
          <w:p w14:paraId="202F4585" w14:textId="77777777" w:rsidR="001048D9" w:rsidRDefault="00FA67F3">
            <w:pPr>
              <w:jc w:val="center"/>
              <w:rPr>
                <w:rFonts w:ascii="Times New Roman" w:hAnsi="Times New Roman" w:cs="Times New Roman"/>
              </w:rPr>
            </w:pPr>
            <w:r>
              <w:rPr>
                <w:rFonts w:ascii="Times New Roman" w:hAnsi="Times New Roman" w:cs="Times New Roman"/>
              </w:rPr>
              <w:t>67</w:t>
            </w:r>
          </w:p>
        </w:tc>
        <w:tc>
          <w:tcPr>
            <w:tcW w:w="1103" w:type="pct"/>
            <w:vAlign w:val="center"/>
          </w:tcPr>
          <w:p w14:paraId="508ABC75" w14:textId="77777777" w:rsidR="001048D9" w:rsidRDefault="00FA67F3">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756CB6BB" w14:textId="77777777" w:rsidR="001048D9" w:rsidRDefault="00FA67F3">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66AB2927"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4F56BBDF"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4D7239C5"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321F19A7" w14:textId="77777777" w:rsidR="001048D9" w:rsidRDefault="00FA67F3">
            <w:pPr>
              <w:jc w:val="center"/>
              <w:rPr>
                <w:rFonts w:ascii="Times New Roman" w:hAnsi="Times New Roman" w:cs="Times New Roman"/>
              </w:rPr>
            </w:pPr>
            <w:r>
              <w:rPr>
                <w:rFonts w:ascii="Times New Roman" w:hAnsi="Times New Roman" w:cs="Times New Roman"/>
              </w:rPr>
              <w:t>36</w:t>
            </w:r>
          </w:p>
        </w:tc>
        <w:tc>
          <w:tcPr>
            <w:tcW w:w="369" w:type="pct"/>
            <w:vAlign w:val="center"/>
          </w:tcPr>
          <w:p w14:paraId="6E27E266"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B254EE1" w14:textId="77777777" w:rsidR="001048D9" w:rsidRDefault="00FA67F3">
            <w:pPr>
              <w:jc w:val="center"/>
              <w:rPr>
                <w:rFonts w:ascii="Times New Roman" w:hAnsi="Times New Roman" w:cs="Times New Roman"/>
              </w:rPr>
            </w:pPr>
            <w:r>
              <w:rPr>
                <w:rFonts w:ascii="Times New Roman" w:hAnsi="Times New Roman" w:cs="Times New Roman"/>
              </w:rPr>
              <w:t>144</w:t>
            </w:r>
          </w:p>
        </w:tc>
        <w:tc>
          <w:tcPr>
            <w:tcW w:w="337" w:type="pct"/>
            <w:vAlign w:val="center"/>
          </w:tcPr>
          <w:p w14:paraId="314FCFE7" w14:textId="77777777" w:rsidR="001048D9" w:rsidRDefault="00FA67F3">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5DE7934E"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095C7A2" w14:textId="77777777" w:rsidTr="001048D9">
        <w:trPr>
          <w:cantSplit/>
        </w:trPr>
        <w:tc>
          <w:tcPr>
            <w:tcW w:w="234" w:type="pct"/>
            <w:vAlign w:val="center"/>
          </w:tcPr>
          <w:p w14:paraId="7671616A" w14:textId="77777777" w:rsidR="001048D9" w:rsidRDefault="00FA67F3">
            <w:pPr>
              <w:jc w:val="center"/>
              <w:rPr>
                <w:rFonts w:ascii="Times New Roman" w:hAnsi="Times New Roman" w:cs="Times New Roman"/>
              </w:rPr>
            </w:pPr>
            <w:r>
              <w:rPr>
                <w:rFonts w:ascii="Times New Roman" w:hAnsi="Times New Roman" w:cs="Times New Roman"/>
              </w:rPr>
              <w:t>68</w:t>
            </w:r>
          </w:p>
        </w:tc>
        <w:tc>
          <w:tcPr>
            <w:tcW w:w="1103" w:type="pct"/>
            <w:vAlign w:val="center"/>
          </w:tcPr>
          <w:p w14:paraId="76B311EC" w14:textId="77777777" w:rsidR="001048D9" w:rsidRDefault="00FA67F3">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4EC372A9" w14:textId="77777777" w:rsidR="001048D9" w:rsidRDefault="00FA67F3">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3B1294D6"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vAlign w:val="center"/>
          </w:tcPr>
          <w:p w14:paraId="52E4AE9B" w14:textId="77777777" w:rsidR="001048D9" w:rsidRDefault="00FA67F3">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2A0B5A7C" w14:textId="77777777" w:rsidR="001048D9" w:rsidRDefault="00FA67F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09B0949" w14:textId="77777777" w:rsidR="001048D9" w:rsidRDefault="00FA67F3">
            <w:pPr>
              <w:jc w:val="center"/>
              <w:rPr>
                <w:rFonts w:ascii="Times New Roman" w:hAnsi="Times New Roman" w:cs="Times New Roman"/>
              </w:rPr>
            </w:pPr>
            <w:r>
              <w:rPr>
                <w:rFonts w:ascii="Times New Roman" w:hAnsi="Times New Roman" w:cs="Times New Roman"/>
              </w:rPr>
              <w:t>35</w:t>
            </w:r>
          </w:p>
        </w:tc>
        <w:tc>
          <w:tcPr>
            <w:tcW w:w="369" w:type="pct"/>
            <w:vAlign w:val="center"/>
          </w:tcPr>
          <w:p w14:paraId="26BFFEE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EA1AA8C" w14:textId="77777777" w:rsidR="001048D9" w:rsidRDefault="00FA67F3">
            <w:pPr>
              <w:jc w:val="center"/>
              <w:rPr>
                <w:rFonts w:ascii="Times New Roman" w:hAnsi="Times New Roman" w:cs="Times New Roman"/>
              </w:rPr>
            </w:pPr>
            <w:r>
              <w:rPr>
                <w:rFonts w:ascii="Times New Roman" w:hAnsi="Times New Roman" w:cs="Times New Roman"/>
              </w:rPr>
              <w:t>144</w:t>
            </w:r>
          </w:p>
        </w:tc>
        <w:tc>
          <w:tcPr>
            <w:tcW w:w="337" w:type="pct"/>
            <w:vAlign w:val="center"/>
          </w:tcPr>
          <w:p w14:paraId="0B18882A" w14:textId="77777777" w:rsidR="001048D9" w:rsidRDefault="00FA67F3">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472C7BCA"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C772C3E" w14:textId="77777777" w:rsidTr="001048D9">
        <w:trPr>
          <w:cantSplit/>
        </w:trPr>
        <w:tc>
          <w:tcPr>
            <w:tcW w:w="234" w:type="pct"/>
            <w:vAlign w:val="center"/>
          </w:tcPr>
          <w:p w14:paraId="5D183DC2" w14:textId="77777777" w:rsidR="001048D9" w:rsidRDefault="00FA67F3">
            <w:pPr>
              <w:jc w:val="center"/>
              <w:rPr>
                <w:rFonts w:ascii="Times New Roman" w:hAnsi="Times New Roman" w:cs="Times New Roman"/>
              </w:rPr>
            </w:pPr>
            <w:r>
              <w:rPr>
                <w:rFonts w:ascii="Times New Roman" w:hAnsi="Times New Roman" w:cs="Times New Roman"/>
              </w:rPr>
              <w:t>69</w:t>
            </w:r>
          </w:p>
        </w:tc>
        <w:tc>
          <w:tcPr>
            <w:tcW w:w="1103" w:type="pct"/>
            <w:vAlign w:val="center"/>
          </w:tcPr>
          <w:p w14:paraId="06062641" w14:textId="77777777" w:rsidR="001048D9" w:rsidRDefault="00FA67F3">
            <w:pPr>
              <w:jc w:val="center"/>
              <w:rPr>
                <w:rFonts w:ascii="Times New Roman" w:hAnsi="Times New Roman" w:cs="Times New Roman"/>
              </w:rPr>
            </w:pPr>
            <w:r>
              <w:rPr>
                <w:rFonts w:ascii="Times New Roman" w:hAnsi="Times New Roman" w:cs="Times New Roman"/>
              </w:rPr>
              <w:t>Smith_2024_Cortex</w:t>
            </w:r>
          </w:p>
        </w:tc>
        <w:tc>
          <w:tcPr>
            <w:tcW w:w="545" w:type="pct"/>
            <w:vAlign w:val="center"/>
          </w:tcPr>
          <w:p w14:paraId="34F638DF" w14:textId="77777777" w:rsidR="001048D9" w:rsidRDefault="00FA67F3">
            <w:pPr>
              <w:jc w:val="center"/>
              <w:rPr>
                <w:rFonts w:ascii="Times New Roman" w:hAnsi="Times New Roman" w:cs="Times New Roman"/>
              </w:rPr>
            </w:pPr>
            <w:r>
              <w:rPr>
                <w:rFonts w:ascii="Times New Roman" w:hAnsi="Times New Roman" w:cs="Times New Roman"/>
              </w:rPr>
              <w:t>Smith &amp; Ferguson (2024)</w:t>
            </w:r>
          </w:p>
        </w:tc>
        <w:tc>
          <w:tcPr>
            <w:tcW w:w="250" w:type="pct"/>
            <w:vAlign w:val="center"/>
          </w:tcPr>
          <w:p w14:paraId="64F091C2"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7C14BC01" w14:textId="77777777" w:rsidR="001048D9" w:rsidRDefault="00FA67F3">
            <w:pPr>
              <w:jc w:val="center"/>
              <w:rPr>
                <w:rFonts w:ascii="Times New Roman" w:hAnsi="Times New Roman" w:cs="Times New Roman"/>
              </w:rPr>
            </w:pPr>
            <w:r>
              <w:rPr>
                <w:rFonts w:ascii="Times New Roman" w:hAnsi="Times New Roman" w:cs="Times New Roman"/>
              </w:rPr>
              <w:t>UK</w:t>
            </w:r>
          </w:p>
        </w:tc>
        <w:tc>
          <w:tcPr>
            <w:tcW w:w="374" w:type="pct"/>
            <w:vAlign w:val="center"/>
          </w:tcPr>
          <w:p w14:paraId="427D6E38"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0FA3DEC" w14:textId="77777777" w:rsidR="001048D9" w:rsidRDefault="00FA67F3">
            <w:pPr>
              <w:jc w:val="center"/>
              <w:rPr>
                <w:rFonts w:ascii="Times New Roman" w:hAnsi="Times New Roman" w:cs="Times New Roman"/>
              </w:rPr>
            </w:pPr>
            <w:r>
              <w:rPr>
                <w:rFonts w:ascii="Times New Roman" w:hAnsi="Times New Roman" w:cs="Times New Roman"/>
              </w:rPr>
              <w:t>48 (11/5)</w:t>
            </w:r>
          </w:p>
        </w:tc>
        <w:tc>
          <w:tcPr>
            <w:tcW w:w="369" w:type="pct"/>
            <w:vAlign w:val="center"/>
          </w:tcPr>
          <w:p w14:paraId="7B266FEE"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0CA0FE91"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1752B2F5" w14:textId="77777777" w:rsidR="001048D9" w:rsidRDefault="00FA67F3">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5AA80FE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31715FF" w14:textId="77777777" w:rsidTr="001048D9">
        <w:trPr>
          <w:cantSplit/>
        </w:trPr>
        <w:tc>
          <w:tcPr>
            <w:tcW w:w="234" w:type="pct"/>
            <w:vAlign w:val="center"/>
          </w:tcPr>
          <w:p w14:paraId="02E9351F" w14:textId="77777777" w:rsidR="001048D9" w:rsidRDefault="00FA67F3">
            <w:pPr>
              <w:jc w:val="center"/>
              <w:rPr>
                <w:rFonts w:ascii="Times New Roman" w:hAnsi="Times New Roman" w:cs="Times New Roman"/>
              </w:rPr>
            </w:pPr>
            <w:r>
              <w:rPr>
                <w:rFonts w:ascii="Times New Roman" w:hAnsi="Times New Roman" w:cs="Times New Roman"/>
              </w:rPr>
              <w:t>70</w:t>
            </w:r>
          </w:p>
        </w:tc>
        <w:tc>
          <w:tcPr>
            <w:tcW w:w="1103" w:type="pct"/>
            <w:vAlign w:val="center"/>
          </w:tcPr>
          <w:p w14:paraId="47A79DA2" w14:textId="77777777" w:rsidR="001048D9" w:rsidRDefault="00FA67F3">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0457329D" w14:textId="77777777" w:rsidR="001048D9" w:rsidRDefault="00FA67F3">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203D6497"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E48A721"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7440989E"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D2BDA82" w14:textId="77777777" w:rsidR="001048D9" w:rsidRDefault="00FA67F3">
            <w:pPr>
              <w:jc w:val="center"/>
              <w:rPr>
                <w:rFonts w:ascii="Times New Roman" w:hAnsi="Times New Roman" w:cs="Times New Roman"/>
              </w:rPr>
            </w:pPr>
            <w:r>
              <w:rPr>
                <w:rFonts w:ascii="Times New Roman" w:hAnsi="Times New Roman" w:cs="Times New Roman"/>
              </w:rPr>
              <w:t>24</w:t>
            </w:r>
          </w:p>
        </w:tc>
        <w:tc>
          <w:tcPr>
            <w:tcW w:w="369" w:type="pct"/>
            <w:vAlign w:val="center"/>
          </w:tcPr>
          <w:p w14:paraId="466AA9D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5022CEB"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3F81F35C"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7761EEE7"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1136D8CC" w14:textId="77777777" w:rsidTr="001048D9">
        <w:trPr>
          <w:cantSplit/>
        </w:trPr>
        <w:tc>
          <w:tcPr>
            <w:tcW w:w="234" w:type="pct"/>
            <w:vAlign w:val="center"/>
          </w:tcPr>
          <w:p w14:paraId="27B397B4" w14:textId="77777777" w:rsidR="001048D9" w:rsidRDefault="00FA67F3">
            <w:pPr>
              <w:jc w:val="center"/>
              <w:rPr>
                <w:rFonts w:ascii="Times New Roman" w:hAnsi="Times New Roman" w:cs="Times New Roman"/>
              </w:rPr>
            </w:pPr>
            <w:r>
              <w:rPr>
                <w:rFonts w:ascii="Times New Roman" w:hAnsi="Times New Roman" w:cs="Times New Roman"/>
              </w:rPr>
              <w:lastRenderedPageBreak/>
              <w:t>71</w:t>
            </w:r>
          </w:p>
        </w:tc>
        <w:tc>
          <w:tcPr>
            <w:tcW w:w="1103" w:type="pct"/>
            <w:vAlign w:val="center"/>
          </w:tcPr>
          <w:p w14:paraId="2FCF937C" w14:textId="77777777" w:rsidR="001048D9" w:rsidRDefault="00FA67F3">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4959C447" w14:textId="77777777" w:rsidR="001048D9" w:rsidRDefault="00FA67F3">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13CBB588"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08FFDECD"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5B132162"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07F48E50" w14:textId="77777777" w:rsidR="001048D9" w:rsidRDefault="00FA67F3">
            <w:pPr>
              <w:jc w:val="center"/>
              <w:rPr>
                <w:rFonts w:ascii="Times New Roman" w:hAnsi="Times New Roman" w:cs="Times New Roman"/>
              </w:rPr>
            </w:pPr>
            <w:r>
              <w:rPr>
                <w:rFonts w:ascii="Times New Roman" w:hAnsi="Times New Roman" w:cs="Times New Roman"/>
              </w:rPr>
              <w:t>18</w:t>
            </w:r>
          </w:p>
        </w:tc>
        <w:tc>
          <w:tcPr>
            <w:tcW w:w="369" w:type="pct"/>
            <w:vAlign w:val="center"/>
          </w:tcPr>
          <w:p w14:paraId="4C04412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A43F71D"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7C6C0918"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57A5DDB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380CE41" w14:textId="77777777" w:rsidTr="001048D9">
        <w:trPr>
          <w:cantSplit/>
        </w:trPr>
        <w:tc>
          <w:tcPr>
            <w:tcW w:w="234" w:type="pct"/>
            <w:vAlign w:val="center"/>
          </w:tcPr>
          <w:p w14:paraId="0027C981" w14:textId="77777777" w:rsidR="001048D9" w:rsidRDefault="00FA67F3">
            <w:pPr>
              <w:jc w:val="center"/>
              <w:rPr>
                <w:rFonts w:ascii="Times New Roman" w:hAnsi="Times New Roman" w:cs="Times New Roman"/>
              </w:rPr>
            </w:pPr>
            <w:r>
              <w:rPr>
                <w:rFonts w:ascii="Times New Roman" w:hAnsi="Times New Roman" w:cs="Times New Roman"/>
              </w:rPr>
              <w:t>72</w:t>
            </w:r>
          </w:p>
        </w:tc>
        <w:tc>
          <w:tcPr>
            <w:tcW w:w="1103" w:type="pct"/>
            <w:vAlign w:val="center"/>
          </w:tcPr>
          <w:p w14:paraId="116A009B" w14:textId="77777777" w:rsidR="001048D9" w:rsidRDefault="00FA67F3">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2AA5EA44" w14:textId="77777777" w:rsidR="001048D9" w:rsidRDefault="00FA67F3">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3A18FE23"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vAlign w:val="center"/>
          </w:tcPr>
          <w:p w14:paraId="6BDA630C"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3416B780"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68A71F4" w14:textId="77777777" w:rsidR="001048D9" w:rsidRDefault="00FA67F3">
            <w:pPr>
              <w:jc w:val="center"/>
              <w:rPr>
                <w:rFonts w:ascii="Times New Roman" w:hAnsi="Times New Roman" w:cs="Times New Roman"/>
              </w:rPr>
            </w:pPr>
            <w:r>
              <w:rPr>
                <w:rFonts w:ascii="Times New Roman" w:hAnsi="Times New Roman" w:cs="Times New Roman"/>
              </w:rPr>
              <w:t>22</w:t>
            </w:r>
          </w:p>
        </w:tc>
        <w:tc>
          <w:tcPr>
            <w:tcW w:w="369" w:type="pct"/>
            <w:vAlign w:val="center"/>
          </w:tcPr>
          <w:p w14:paraId="68429047"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CA5F08C"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650A1541"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4EDE5C1E"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E7028C7" w14:textId="77777777" w:rsidTr="001048D9">
        <w:trPr>
          <w:cantSplit/>
        </w:trPr>
        <w:tc>
          <w:tcPr>
            <w:tcW w:w="234" w:type="pct"/>
            <w:vAlign w:val="center"/>
          </w:tcPr>
          <w:p w14:paraId="3F7567E8" w14:textId="77777777" w:rsidR="001048D9" w:rsidRDefault="00FA67F3">
            <w:pPr>
              <w:jc w:val="center"/>
              <w:rPr>
                <w:rFonts w:ascii="Times New Roman" w:hAnsi="Times New Roman" w:cs="Times New Roman"/>
              </w:rPr>
            </w:pPr>
            <w:r>
              <w:rPr>
                <w:rFonts w:ascii="Times New Roman" w:hAnsi="Times New Roman" w:cs="Times New Roman"/>
              </w:rPr>
              <w:t>73</w:t>
            </w:r>
          </w:p>
        </w:tc>
        <w:tc>
          <w:tcPr>
            <w:tcW w:w="1103" w:type="pct"/>
            <w:vAlign w:val="center"/>
          </w:tcPr>
          <w:p w14:paraId="16201663" w14:textId="77777777" w:rsidR="001048D9" w:rsidRDefault="00FA67F3">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6807850A" w14:textId="77777777" w:rsidR="001048D9" w:rsidRDefault="00FA67F3">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0387CFDD" w14:textId="77777777" w:rsidR="001048D9" w:rsidRDefault="00FA67F3">
            <w:pPr>
              <w:jc w:val="center"/>
              <w:rPr>
                <w:rFonts w:ascii="Times New Roman" w:hAnsi="Times New Roman" w:cs="Times New Roman"/>
              </w:rPr>
            </w:pPr>
            <w:r>
              <w:rPr>
                <w:rFonts w:ascii="Times New Roman" w:hAnsi="Times New Roman" w:cs="Times New Roman"/>
              </w:rPr>
              <w:t>Exp4</w:t>
            </w:r>
          </w:p>
        </w:tc>
        <w:tc>
          <w:tcPr>
            <w:tcW w:w="341" w:type="pct"/>
            <w:vAlign w:val="center"/>
          </w:tcPr>
          <w:p w14:paraId="0C3E1519"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44BC2252"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007D6D26" w14:textId="77777777" w:rsidR="001048D9" w:rsidRDefault="00FA67F3">
            <w:pPr>
              <w:jc w:val="center"/>
              <w:rPr>
                <w:rFonts w:ascii="Times New Roman" w:hAnsi="Times New Roman" w:cs="Times New Roman"/>
              </w:rPr>
            </w:pPr>
            <w:r>
              <w:rPr>
                <w:rFonts w:ascii="Times New Roman" w:hAnsi="Times New Roman" w:cs="Times New Roman"/>
              </w:rPr>
              <w:t>20</w:t>
            </w:r>
          </w:p>
        </w:tc>
        <w:tc>
          <w:tcPr>
            <w:tcW w:w="369" w:type="pct"/>
            <w:vAlign w:val="center"/>
          </w:tcPr>
          <w:p w14:paraId="66D0F79C"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9B80D56"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vAlign w:val="center"/>
          </w:tcPr>
          <w:p w14:paraId="24E4969A"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70725D3F"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274BC9CB" w14:textId="77777777" w:rsidTr="001048D9">
        <w:trPr>
          <w:cantSplit/>
        </w:trPr>
        <w:tc>
          <w:tcPr>
            <w:tcW w:w="234" w:type="pct"/>
            <w:vAlign w:val="center"/>
          </w:tcPr>
          <w:p w14:paraId="5FD953E6" w14:textId="77777777" w:rsidR="001048D9" w:rsidRDefault="00FA67F3">
            <w:pPr>
              <w:jc w:val="center"/>
              <w:rPr>
                <w:rFonts w:ascii="Times New Roman" w:hAnsi="Times New Roman" w:cs="Times New Roman"/>
              </w:rPr>
            </w:pPr>
            <w:r>
              <w:rPr>
                <w:rFonts w:ascii="Times New Roman" w:hAnsi="Times New Roman" w:cs="Times New Roman"/>
              </w:rPr>
              <w:t>74</w:t>
            </w:r>
          </w:p>
        </w:tc>
        <w:tc>
          <w:tcPr>
            <w:tcW w:w="1103" w:type="pct"/>
            <w:vAlign w:val="center"/>
          </w:tcPr>
          <w:p w14:paraId="2F749744" w14:textId="77777777" w:rsidR="001048D9" w:rsidRDefault="00FA67F3">
            <w:pPr>
              <w:jc w:val="center"/>
              <w:rPr>
                <w:rFonts w:ascii="Times New Roman" w:hAnsi="Times New Roman" w:cs="Times New Roman"/>
              </w:rPr>
            </w:pPr>
            <w:r>
              <w:rPr>
                <w:rFonts w:ascii="Times New Roman" w:hAnsi="Times New Roman" w:cs="Times New Roman"/>
              </w:rPr>
              <w:t>Sui_2014_unpub</w:t>
            </w:r>
          </w:p>
        </w:tc>
        <w:tc>
          <w:tcPr>
            <w:tcW w:w="545" w:type="pct"/>
            <w:vAlign w:val="center"/>
          </w:tcPr>
          <w:p w14:paraId="26DBD715" w14:textId="77777777" w:rsidR="001048D9" w:rsidRDefault="00FA67F3">
            <w:pPr>
              <w:jc w:val="center"/>
              <w:rPr>
                <w:rFonts w:ascii="Times New Roman" w:hAnsi="Times New Roman" w:cs="Times New Roman"/>
              </w:rPr>
            </w:pPr>
            <w:r>
              <w:rPr>
                <w:rFonts w:ascii="Times New Roman" w:hAnsi="Times New Roman" w:cs="Times New Roman"/>
              </w:rPr>
              <w:t>Sui (2014)</w:t>
            </w:r>
          </w:p>
        </w:tc>
        <w:tc>
          <w:tcPr>
            <w:tcW w:w="250" w:type="pct"/>
            <w:vAlign w:val="center"/>
          </w:tcPr>
          <w:p w14:paraId="5AD71020"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0792911E"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1CD5D82F"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52D343F6" w14:textId="77777777" w:rsidR="001048D9" w:rsidRDefault="00FA67F3">
            <w:pPr>
              <w:jc w:val="center"/>
              <w:rPr>
                <w:rFonts w:ascii="Times New Roman" w:hAnsi="Times New Roman" w:cs="Times New Roman"/>
              </w:rPr>
            </w:pPr>
            <w:r>
              <w:rPr>
                <w:rFonts w:ascii="Times New Roman" w:hAnsi="Times New Roman" w:cs="Times New Roman"/>
              </w:rPr>
              <w:t>24</w:t>
            </w:r>
          </w:p>
        </w:tc>
        <w:tc>
          <w:tcPr>
            <w:tcW w:w="369" w:type="pct"/>
            <w:vAlign w:val="center"/>
          </w:tcPr>
          <w:p w14:paraId="0DE319C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C5F8502"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vAlign w:val="center"/>
          </w:tcPr>
          <w:p w14:paraId="577E88A6"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2C4D29DD" w14:textId="77777777" w:rsidR="001048D9" w:rsidRDefault="001048D9">
            <w:pPr>
              <w:jc w:val="center"/>
              <w:rPr>
                <w:rFonts w:ascii="Times New Roman" w:hAnsi="Times New Roman" w:cs="Times New Roman"/>
              </w:rPr>
            </w:pPr>
          </w:p>
        </w:tc>
      </w:tr>
      <w:tr w:rsidR="001048D9" w14:paraId="7BFEE864" w14:textId="77777777" w:rsidTr="001048D9">
        <w:trPr>
          <w:cantSplit/>
        </w:trPr>
        <w:tc>
          <w:tcPr>
            <w:tcW w:w="234" w:type="pct"/>
            <w:vAlign w:val="center"/>
          </w:tcPr>
          <w:p w14:paraId="218947AA" w14:textId="77777777" w:rsidR="001048D9" w:rsidRDefault="00FA67F3">
            <w:pPr>
              <w:jc w:val="center"/>
              <w:rPr>
                <w:rFonts w:ascii="Times New Roman" w:hAnsi="Times New Roman" w:cs="Times New Roman"/>
              </w:rPr>
            </w:pPr>
            <w:r>
              <w:rPr>
                <w:rFonts w:ascii="Times New Roman" w:hAnsi="Times New Roman" w:cs="Times New Roman"/>
              </w:rPr>
              <w:t>75</w:t>
            </w:r>
          </w:p>
        </w:tc>
        <w:tc>
          <w:tcPr>
            <w:tcW w:w="1103" w:type="pct"/>
            <w:vAlign w:val="center"/>
          </w:tcPr>
          <w:p w14:paraId="2A8F1336" w14:textId="77777777" w:rsidR="001048D9" w:rsidRDefault="00FA67F3">
            <w:pPr>
              <w:jc w:val="center"/>
              <w:rPr>
                <w:rFonts w:ascii="Times New Roman" w:hAnsi="Times New Roman" w:cs="Times New Roman"/>
              </w:rPr>
            </w:pPr>
            <w:r>
              <w:rPr>
                <w:rFonts w:ascii="Times New Roman" w:hAnsi="Times New Roman" w:cs="Times New Roman"/>
              </w:rPr>
              <w:t>Sui_2015_unpub</w:t>
            </w:r>
          </w:p>
        </w:tc>
        <w:tc>
          <w:tcPr>
            <w:tcW w:w="545" w:type="pct"/>
            <w:vAlign w:val="center"/>
          </w:tcPr>
          <w:p w14:paraId="4DE0B8E9" w14:textId="77777777" w:rsidR="001048D9" w:rsidRDefault="00FA67F3">
            <w:pPr>
              <w:jc w:val="center"/>
              <w:rPr>
                <w:rFonts w:ascii="Times New Roman" w:hAnsi="Times New Roman" w:cs="Times New Roman"/>
              </w:rPr>
            </w:pPr>
            <w:r>
              <w:rPr>
                <w:rFonts w:ascii="Times New Roman" w:hAnsi="Times New Roman" w:cs="Times New Roman"/>
              </w:rPr>
              <w:t>Sui (2015)</w:t>
            </w:r>
          </w:p>
        </w:tc>
        <w:tc>
          <w:tcPr>
            <w:tcW w:w="250" w:type="pct"/>
            <w:vAlign w:val="center"/>
          </w:tcPr>
          <w:p w14:paraId="4122A89F"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9ABBDC4"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7C9BF884"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0699EAE0" w14:textId="77777777" w:rsidR="001048D9" w:rsidRDefault="00FA67F3">
            <w:pPr>
              <w:jc w:val="center"/>
              <w:rPr>
                <w:rFonts w:ascii="Times New Roman" w:hAnsi="Times New Roman" w:cs="Times New Roman"/>
              </w:rPr>
            </w:pPr>
            <w:r>
              <w:rPr>
                <w:rFonts w:ascii="Times New Roman" w:hAnsi="Times New Roman" w:cs="Times New Roman"/>
              </w:rPr>
              <w:t>20</w:t>
            </w:r>
          </w:p>
        </w:tc>
        <w:tc>
          <w:tcPr>
            <w:tcW w:w="369" w:type="pct"/>
            <w:vAlign w:val="center"/>
          </w:tcPr>
          <w:p w14:paraId="59D43DDC"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E55FA63" w14:textId="77777777" w:rsidR="001048D9" w:rsidRDefault="00FA67F3">
            <w:pPr>
              <w:jc w:val="center"/>
              <w:rPr>
                <w:rFonts w:ascii="Times New Roman" w:hAnsi="Times New Roman" w:cs="Times New Roman"/>
              </w:rPr>
            </w:pPr>
            <w:r>
              <w:rPr>
                <w:rFonts w:ascii="Times New Roman" w:hAnsi="Times New Roman" w:cs="Times New Roman"/>
              </w:rPr>
              <w:t>960</w:t>
            </w:r>
          </w:p>
        </w:tc>
        <w:tc>
          <w:tcPr>
            <w:tcW w:w="337" w:type="pct"/>
            <w:vAlign w:val="center"/>
          </w:tcPr>
          <w:p w14:paraId="03737D2A"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00955588" w14:textId="77777777" w:rsidR="001048D9" w:rsidRDefault="001048D9">
            <w:pPr>
              <w:jc w:val="center"/>
              <w:rPr>
                <w:rFonts w:ascii="Times New Roman" w:hAnsi="Times New Roman" w:cs="Times New Roman"/>
              </w:rPr>
            </w:pPr>
          </w:p>
        </w:tc>
      </w:tr>
      <w:tr w:rsidR="001048D9" w14:paraId="235490CB" w14:textId="77777777" w:rsidTr="001048D9">
        <w:trPr>
          <w:cantSplit/>
        </w:trPr>
        <w:tc>
          <w:tcPr>
            <w:tcW w:w="234" w:type="pct"/>
            <w:vAlign w:val="center"/>
          </w:tcPr>
          <w:p w14:paraId="7D26480D" w14:textId="77777777" w:rsidR="001048D9" w:rsidRDefault="00FA67F3">
            <w:pPr>
              <w:jc w:val="center"/>
              <w:rPr>
                <w:rFonts w:ascii="Times New Roman" w:hAnsi="Times New Roman" w:cs="Times New Roman"/>
              </w:rPr>
            </w:pPr>
            <w:r>
              <w:rPr>
                <w:rFonts w:ascii="Times New Roman" w:hAnsi="Times New Roman" w:cs="Times New Roman"/>
              </w:rPr>
              <w:t>76</w:t>
            </w:r>
          </w:p>
        </w:tc>
        <w:tc>
          <w:tcPr>
            <w:tcW w:w="1103" w:type="pct"/>
            <w:vAlign w:val="center"/>
          </w:tcPr>
          <w:p w14:paraId="40A70C8A" w14:textId="77777777" w:rsidR="001048D9" w:rsidRDefault="00FA67F3">
            <w:pPr>
              <w:jc w:val="center"/>
              <w:rPr>
                <w:rFonts w:ascii="Times New Roman" w:hAnsi="Times New Roman" w:cs="Times New Roman"/>
              </w:rPr>
            </w:pPr>
            <w:r>
              <w:rPr>
                <w:rFonts w:ascii="Times New Roman" w:hAnsi="Times New Roman" w:cs="Times New Roman"/>
              </w:rPr>
              <w:t>Sui_2023_ConsciousCog</w:t>
            </w:r>
          </w:p>
        </w:tc>
        <w:tc>
          <w:tcPr>
            <w:tcW w:w="545" w:type="pct"/>
            <w:vAlign w:val="center"/>
          </w:tcPr>
          <w:p w14:paraId="6398E0AC" w14:textId="77777777" w:rsidR="001048D9" w:rsidRDefault="00FA67F3">
            <w:pPr>
              <w:jc w:val="center"/>
              <w:rPr>
                <w:rFonts w:ascii="Times New Roman" w:hAnsi="Times New Roman" w:cs="Times New Roman"/>
              </w:rPr>
            </w:pPr>
            <w:r>
              <w:rPr>
                <w:rFonts w:ascii="Times New Roman" w:hAnsi="Times New Roman" w:cs="Times New Roman"/>
              </w:rPr>
              <w:t>J Sui et al. (2023)</w:t>
            </w:r>
          </w:p>
        </w:tc>
        <w:tc>
          <w:tcPr>
            <w:tcW w:w="250" w:type="pct"/>
            <w:vAlign w:val="center"/>
          </w:tcPr>
          <w:p w14:paraId="7AF01ED1"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8DB2D30" w14:textId="77777777" w:rsidR="001048D9" w:rsidRDefault="00FA67F3">
            <w:pPr>
              <w:jc w:val="center"/>
              <w:rPr>
                <w:rFonts w:ascii="Times New Roman" w:hAnsi="Times New Roman" w:cs="Times New Roman"/>
              </w:rPr>
            </w:pPr>
            <w:r>
              <w:rPr>
                <w:rFonts w:ascii="Times New Roman" w:hAnsi="Times New Roman" w:cs="Times New Roman"/>
              </w:rPr>
              <w:t>UK</w:t>
            </w:r>
          </w:p>
        </w:tc>
        <w:tc>
          <w:tcPr>
            <w:tcW w:w="374" w:type="pct"/>
            <w:vAlign w:val="center"/>
          </w:tcPr>
          <w:p w14:paraId="3B616E9E"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3DD779F" w14:textId="77777777" w:rsidR="001048D9" w:rsidRDefault="00FA67F3">
            <w:pPr>
              <w:jc w:val="center"/>
              <w:rPr>
                <w:rFonts w:ascii="Times New Roman" w:hAnsi="Times New Roman" w:cs="Times New Roman"/>
              </w:rPr>
            </w:pPr>
            <w:r>
              <w:rPr>
                <w:rFonts w:ascii="Times New Roman" w:hAnsi="Times New Roman" w:cs="Times New Roman"/>
              </w:rPr>
              <w:t>20 (12/8)</w:t>
            </w:r>
          </w:p>
        </w:tc>
        <w:tc>
          <w:tcPr>
            <w:tcW w:w="369" w:type="pct"/>
            <w:vAlign w:val="center"/>
          </w:tcPr>
          <w:p w14:paraId="0242C889"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713E4F8" w14:textId="77777777" w:rsidR="001048D9" w:rsidRDefault="00FA67F3">
            <w:pPr>
              <w:jc w:val="center"/>
              <w:rPr>
                <w:rFonts w:ascii="Times New Roman" w:hAnsi="Times New Roman" w:cs="Times New Roman"/>
              </w:rPr>
            </w:pPr>
            <w:r>
              <w:rPr>
                <w:rFonts w:ascii="Times New Roman" w:hAnsi="Times New Roman" w:cs="Times New Roman"/>
              </w:rPr>
              <w:t>960</w:t>
            </w:r>
          </w:p>
        </w:tc>
        <w:tc>
          <w:tcPr>
            <w:tcW w:w="337" w:type="pct"/>
            <w:vAlign w:val="center"/>
          </w:tcPr>
          <w:p w14:paraId="3143D696" w14:textId="77777777" w:rsidR="001048D9" w:rsidRDefault="00FA67F3">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128C16D4"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6224597" w14:textId="77777777" w:rsidTr="001048D9">
        <w:trPr>
          <w:cantSplit/>
        </w:trPr>
        <w:tc>
          <w:tcPr>
            <w:tcW w:w="234" w:type="pct"/>
            <w:vAlign w:val="center"/>
          </w:tcPr>
          <w:p w14:paraId="7E43840C" w14:textId="77777777" w:rsidR="001048D9" w:rsidRDefault="00FA67F3">
            <w:pPr>
              <w:jc w:val="center"/>
              <w:rPr>
                <w:rFonts w:ascii="Times New Roman" w:hAnsi="Times New Roman" w:cs="Times New Roman"/>
              </w:rPr>
            </w:pPr>
            <w:r>
              <w:rPr>
                <w:rFonts w:ascii="Times New Roman" w:hAnsi="Times New Roman" w:cs="Times New Roman"/>
              </w:rPr>
              <w:t>77</w:t>
            </w:r>
          </w:p>
        </w:tc>
        <w:tc>
          <w:tcPr>
            <w:tcW w:w="1103" w:type="pct"/>
            <w:vAlign w:val="center"/>
          </w:tcPr>
          <w:p w14:paraId="7F2DCB6C" w14:textId="77777777" w:rsidR="001048D9" w:rsidRDefault="00FA67F3">
            <w:pPr>
              <w:jc w:val="center"/>
              <w:rPr>
                <w:rFonts w:ascii="Times New Roman" w:hAnsi="Times New Roman" w:cs="Times New Roman"/>
              </w:rPr>
            </w:pPr>
            <w:r>
              <w:rPr>
                <w:rFonts w:ascii="Times New Roman" w:hAnsi="Times New Roman" w:cs="Times New Roman"/>
              </w:rPr>
              <w:t>Sun_2026_DataExp</w:t>
            </w:r>
          </w:p>
        </w:tc>
        <w:tc>
          <w:tcPr>
            <w:tcW w:w="545" w:type="pct"/>
            <w:vAlign w:val="center"/>
          </w:tcPr>
          <w:p w14:paraId="1AE1F33C" w14:textId="77777777" w:rsidR="001048D9" w:rsidRDefault="00FA67F3">
            <w:pPr>
              <w:jc w:val="center"/>
              <w:rPr>
                <w:rFonts w:ascii="Times New Roman" w:hAnsi="Times New Roman" w:cs="Times New Roman"/>
              </w:rPr>
            </w:pPr>
            <w:r>
              <w:rPr>
                <w:rFonts w:ascii="Times New Roman" w:hAnsi="Times New Roman" w:cs="Times New Roman"/>
              </w:rPr>
              <w:t>Sun et al (2026)</w:t>
            </w:r>
          </w:p>
        </w:tc>
        <w:tc>
          <w:tcPr>
            <w:tcW w:w="250" w:type="pct"/>
            <w:vAlign w:val="center"/>
          </w:tcPr>
          <w:p w14:paraId="693D0828"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656ECBAF"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6688DAA7"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2B392FF5" w14:textId="77777777" w:rsidR="001048D9" w:rsidRDefault="00FA67F3">
            <w:pPr>
              <w:jc w:val="center"/>
              <w:rPr>
                <w:rFonts w:ascii="Times New Roman" w:hAnsi="Times New Roman" w:cs="Times New Roman"/>
              </w:rPr>
            </w:pPr>
            <w:r>
              <w:rPr>
                <w:rFonts w:ascii="Times New Roman" w:hAnsi="Times New Roman" w:cs="Times New Roman"/>
              </w:rPr>
              <w:t>—</w:t>
            </w:r>
          </w:p>
        </w:tc>
        <w:tc>
          <w:tcPr>
            <w:tcW w:w="369" w:type="pct"/>
            <w:vAlign w:val="center"/>
          </w:tcPr>
          <w:p w14:paraId="4BF18413"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B649DFA" w14:textId="77777777" w:rsidR="001048D9" w:rsidRDefault="001048D9">
            <w:pPr>
              <w:jc w:val="center"/>
              <w:rPr>
                <w:rFonts w:ascii="Times New Roman" w:hAnsi="Times New Roman" w:cs="Times New Roman"/>
              </w:rPr>
            </w:pPr>
          </w:p>
        </w:tc>
        <w:tc>
          <w:tcPr>
            <w:tcW w:w="337" w:type="pct"/>
            <w:vAlign w:val="center"/>
          </w:tcPr>
          <w:p w14:paraId="2E0D47D4"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E8958D8" w14:textId="77777777" w:rsidR="001048D9" w:rsidRDefault="001048D9">
            <w:pPr>
              <w:jc w:val="center"/>
              <w:rPr>
                <w:rFonts w:ascii="Times New Roman" w:hAnsi="Times New Roman" w:cs="Times New Roman"/>
              </w:rPr>
            </w:pPr>
          </w:p>
        </w:tc>
      </w:tr>
      <w:tr w:rsidR="001048D9" w14:paraId="1113AC25" w14:textId="77777777" w:rsidTr="001048D9">
        <w:trPr>
          <w:cantSplit/>
        </w:trPr>
        <w:tc>
          <w:tcPr>
            <w:tcW w:w="234" w:type="pct"/>
            <w:vAlign w:val="center"/>
          </w:tcPr>
          <w:p w14:paraId="6BD473A4" w14:textId="77777777" w:rsidR="001048D9" w:rsidRDefault="00FA67F3">
            <w:pPr>
              <w:jc w:val="center"/>
              <w:rPr>
                <w:rFonts w:ascii="Times New Roman" w:hAnsi="Times New Roman" w:cs="Times New Roman"/>
              </w:rPr>
            </w:pPr>
            <w:r>
              <w:rPr>
                <w:rFonts w:ascii="Times New Roman" w:hAnsi="Times New Roman" w:cs="Times New Roman"/>
              </w:rPr>
              <w:t>78</w:t>
            </w:r>
          </w:p>
        </w:tc>
        <w:tc>
          <w:tcPr>
            <w:tcW w:w="1103" w:type="pct"/>
            <w:vAlign w:val="center"/>
          </w:tcPr>
          <w:p w14:paraId="506546D9" w14:textId="77777777" w:rsidR="001048D9" w:rsidRDefault="00FA67F3">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585BDECD" w14:textId="77777777" w:rsidR="001048D9" w:rsidRDefault="00FA67F3">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577F54DC"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4AE75576"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7C66C08"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22B326C" w14:textId="77777777" w:rsidR="001048D9" w:rsidRDefault="00FA67F3">
            <w:pPr>
              <w:jc w:val="center"/>
              <w:rPr>
                <w:rFonts w:ascii="Times New Roman" w:hAnsi="Times New Roman" w:cs="Times New Roman"/>
              </w:rPr>
            </w:pPr>
            <w:r>
              <w:rPr>
                <w:rFonts w:ascii="Times New Roman" w:hAnsi="Times New Roman" w:cs="Times New Roman"/>
              </w:rPr>
              <w:t>20 (6/14)</w:t>
            </w:r>
          </w:p>
        </w:tc>
        <w:tc>
          <w:tcPr>
            <w:tcW w:w="369" w:type="pct"/>
            <w:vAlign w:val="center"/>
          </w:tcPr>
          <w:p w14:paraId="4E39FF99"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20F6A6D" w14:textId="77777777" w:rsidR="001048D9" w:rsidRDefault="00FA67F3">
            <w:pPr>
              <w:jc w:val="center"/>
              <w:rPr>
                <w:rFonts w:ascii="Times New Roman" w:hAnsi="Times New Roman" w:cs="Times New Roman"/>
              </w:rPr>
            </w:pPr>
            <w:r>
              <w:rPr>
                <w:rFonts w:ascii="Times New Roman" w:hAnsi="Times New Roman" w:cs="Times New Roman"/>
              </w:rPr>
              <w:t>200</w:t>
            </w:r>
          </w:p>
        </w:tc>
        <w:tc>
          <w:tcPr>
            <w:tcW w:w="337" w:type="pct"/>
            <w:vAlign w:val="center"/>
          </w:tcPr>
          <w:p w14:paraId="447299E9"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7B874FF7"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2D3D15B5" w14:textId="77777777" w:rsidTr="001048D9">
        <w:trPr>
          <w:cantSplit/>
        </w:trPr>
        <w:tc>
          <w:tcPr>
            <w:tcW w:w="234" w:type="pct"/>
            <w:vAlign w:val="center"/>
          </w:tcPr>
          <w:p w14:paraId="3ABFD332" w14:textId="77777777" w:rsidR="001048D9" w:rsidRDefault="00FA67F3">
            <w:pPr>
              <w:jc w:val="center"/>
              <w:rPr>
                <w:rFonts w:ascii="Times New Roman" w:hAnsi="Times New Roman" w:cs="Times New Roman"/>
              </w:rPr>
            </w:pPr>
            <w:r>
              <w:rPr>
                <w:rFonts w:ascii="Times New Roman" w:hAnsi="Times New Roman" w:cs="Times New Roman"/>
              </w:rPr>
              <w:t>79</w:t>
            </w:r>
          </w:p>
        </w:tc>
        <w:tc>
          <w:tcPr>
            <w:tcW w:w="1103" w:type="pct"/>
            <w:vAlign w:val="center"/>
          </w:tcPr>
          <w:p w14:paraId="6C15F124" w14:textId="77777777" w:rsidR="001048D9" w:rsidRDefault="00FA67F3">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20D0D2F6" w14:textId="77777777" w:rsidR="001048D9" w:rsidRDefault="00FA67F3">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0639FBF7"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7983E8FA"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548DAC24"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A11BB84" w14:textId="77777777" w:rsidR="001048D9" w:rsidRDefault="00FA67F3">
            <w:pPr>
              <w:jc w:val="center"/>
              <w:rPr>
                <w:rFonts w:ascii="Times New Roman" w:hAnsi="Times New Roman" w:cs="Times New Roman"/>
              </w:rPr>
            </w:pPr>
            <w:r>
              <w:rPr>
                <w:rFonts w:ascii="Times New Roman" w:hAnsi="Times New Roman" w:cs="Times New Roman"/>
              </w:rPr>
              <w:t>24 (8/16)</w:t>
            </w:r>
          </w:p>
        </w:tc>
        <w:tc>
          <w:tcPr>
            <w:tcW w:w="369" w:type="pct"/>
            <w:vAlign w:val="center"/>
          </w:tcPr>
          <w:p w14:paraId="75539A01"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3481D83" w14:textId="77777777" w:rsidR="001048D9" w:rsidRDefault="00FA67F3">
            <w:pPr>
              <w:jc w:val="center"/>
              <w:rPr>
                <w:rFonts w:ascii="Times New Roman" w:hAnsi="Times New Roman" w:cs="Times New Roman"/>
              </w:rPr>
            </w:pPr>
            <w:r>
              <w:rPr>
                <w:rFonts w:ascii="Times New Roman" w:hAnsi="Times New Roman" w:cs="Times New Roman"/>
              </w:rPr>
              <w:t>400</w:t>
            </w:r>
          </w:p>
        </w:tc>
        <w:tc>
          <w:tcPr>
            <w:tcW w:w="337" w:type="pct"/>
            <w:vAlign w:val="center"/>
          </w:tcPr>
          <w:p w14:paraId="20A0FBE4"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5AEC1060"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24C50ABE" w14:textId="77777777" w:rsidTr="001048D9">
        <w:trPr>
          <w:cantSplit/>
        </w:trPr>
        <w:tc>
          <w:tcPr>
            <w:tcW w:w="234" w:type="pct"/>
            <w:vAlign w:val="center"/>
          </w:tcPr>
          <w:p w14:paraId="1B768AA3" w14:textId="77777777" w:rsidR="001048D9" w:rsidRDefault="00FA67F3">
            <w:pPr>
              <w:jc w:val="center"/>
              <w:rPr>
                <w:rFonts w:ascii="Times New Roman" w:hAnsi="Times New Roman" w:cs="Times New Roman"/>
              </w:rPr>
            </w:pPr>
            <w:r>
              <w:rPr>
                <w:rFonts w:ascii="Times New Roman" w:hAnsi="Times New Roman" w:cs="Times New Roman"/>
              </w:rPr>
              <w:t>80</w:t>
            </w:r>
          </w:p>
        </w:tc>
        <w:tc>
          <w:tcPr>
            <w:tcW w:w="1103" w:type="pct"/>
            <w:vAlign w:val="center"/>
          </w:tcPr>
          <w:p w14:paraId="2DB14670" w14:textId="77777777" w:rsidR="001048D9" w:rsidRDefault="00FA67F3">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04E80B83" w14:textId="77777777" w:rsidR="001048D9" w:rsidRDefault="00FA67F3">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550E4561"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vAlign w:val="center"/>
          </w:tcPr>
          <w:p w14:paraId="1F887B33" w14:textId="77777777" w:rsidR="001048D9" w:rsidRDefault="00FA67F3">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51EB08A7"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0B7C031" w14:textId="77777777" w:rsidR="001048D9" w:rsidRDefault="00FA67F3">
            <w:pPr>
              <w:jc w:val="center"/>
              <w:rPr>
                <w:rFonts w:ascii="Times New Roman" w:hAnsi="Times New Roman" w:cs="Times New Roman"/>
              </w:rPr>
            </w:pPr>
            <w:r>
              <w:rPr>
                <w:rFonts w:ascii="Times New Roman" w:hAnsi="Times New Roman" w:cs="Times New Roman"/>
              </w:rPr>
              <w:t>25 (7/18)</w:t>
            </w:r>
          </w:p>
        </w:tc>
        <w:tc>
          <w:tcPr>
            <w:tcW w:w="369" w:type="pct"/>
            <w:vAlign w:val="center"/>
          </w:tcPr>
          <w:p w14:paraId="6454E34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79F0B15" w14:textId="77777777" w:rsidR="001048D9" w:rsidRDefault="00FA67F3">
            <w:pPr>
              <w:jc w:val="center"/>
              <w:rPr>
                <w:rFonts w:ascii="Times New Roman" w:hAnsi="Times New Roman" w:cs="Times New Roman"/>
              </w:rPr>
            </w:pPr>
            <w:r>
              <w:rPr>
                <w:rFonts w:ascii="Times New Roman" w:hAnsi="Times New Roman" w:cs="Times New Roman"/>
              </w:rPr>
              <w:t>400</w:t>
            </w:r>
          </w:p>
        </w:tc>
        <w:tc>
          <w:tcPr>
            <w:tcW w:w="337" w:type="pct"/>
            <w:vAlign w:val="center"/>
          </w:tcPr>
          <w:p w14:paraId="1B78EFA2"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098DECE0"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EAA1EE6" w14:textId="77777777" w:rsidTr="001048D9">
        <w:trPr>
          <w:cantSplit/>
        </w:trPr>
        <w:tc>
          <w:tcPr>
            <w:tcW w:w="234" w:type="pct"/>
            <w:vAlign w:val="center"/>
          </w:tcPr>
          <w:p w14:paraId="3639EBCC" w14:textId="77777777" w:rsidR="001048D9" w:rsidRDefault="00FA67F3">
            <w:pPr>
              <w:jc w:val="center"/>
              <w:rPr>
                <w:rFonts w:ascii="Times New Roman" w:hAnsi="Times New Roman" w:cs="Times New Roman"/>
              </w:rPr>
            </w:pPr>
            <w:r>
              <w:rPr>
                <w:rFonts w:ascii="Times New Roman" w:hAnsi="Times New Roman" w:cs="Times New Roman"/>
              </w:rPr>
              <w:t>81</w:t>
            </w:r>
          </w:p>
        </w:tc>
        <w:tc>
          <w:tcPr>
            <w:tcW w:w="1103" w:type="pct"/>
            <w:vAlign w:val="center"/>
          </w:tcPr>
          <w:p w14:paraId="6717C39A" w14:textId="77777777" w:rsidR="001048D9" w:rsidRDefault="00FA67F3">
            <w:pPr>
              <w:jc w:val="center"/>
              <w:rPr>
                <w:rFonts w:ascii="Times New Roman" w:hAnsi="Times New Roman" w:cs="Times New Roman"/>
              </w:rPr>
            </w:pPr>
            <w:r>
              <w:rPr>
                <w:rFonts w:ascii="Times New Roman" w:hAnsi="Times New Roman" w:cs="Times New Roman"/>
              </w:rPr>
              <w:t>Svensson_2023_QJEP</w:t>
            </w:r>
          </w:p>
        </w:tc>
        <w:tc>
          <w:tcPr>
            <w:tcW w:w="545" w:type="pct"/>
            <w:vAlign w:val="center"/>
          </w:tcPr>
          <w:p w14:paraId="15B7EAA0" w14:textId="77777777" w:rsidR="001048D9" w:rsidRDefault="00FA67F3">
            <w:pPr>
              <w:jc w:val="center"/>
              <w:rPr>
                <w:rFonts w:ascii="Times New Roman" w:hAnsi="Times New Roman" w:cs="Times New Roman"/>
              </w:rPr>
            </w:pPr>
            <w:r>
              <w:rPr>
                <w:rFonts w:ascii="Times New Roman" w:hAnsi="Times New Roman" w:cs="Times New Roman"/>
              </w:rPr>
              <w:t>Svensson et al. (2023)</w:t>
            </w:r>
          </w:p>
        </w:tc>
        <w:tc>
          <w:tcPr>
            <w:tcW w:w="250" w:type="pct"/>
            <w:vAlign w:val="center"/>
          </w:tcPr>
          <w:p w14:paraId="4BB0C362"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57445679" w14:textId="77777777" w:rsidR="001048D9" w:rsidRDefault="00FA67F3">
            <w:pPr>
              <w:jc w:val="center"/>
              <w:rPr>
                <w:rFonts w:ascii="Times New Roman" w:hAnsi="Times New Roman" w:cs="Times New Roman"/>
              </w:rPr>
            </w:pPr>
            <w:r>
              <w:rPr>
                <w:rFonts w:ascii="Times New Roman" w:hAnsi="Times New Roman" w:cs="Times New Roman"/>
              </w:rPr>
              <w:t>UK</w:t>
            </w:r>
          </w:p>
        </w:tc>
        <w:tc>
          <w:tcPr>
            <w:tcW w:w="374" w:type="pct"/>
            <w:vAlign w:val="center"/>
          </w:tcPr>
          <w:p w14:paraId="73B651EC"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471AF24" w14:textId="77777777" w:rsidR="001048D9" w:rsidRDefault="00FA67F3">
            <w:pPr>
              <w:jc w:val="center"/>
              <w:rPr>
                <w:rFonts w:ascii="Times New Roman" w:hAnsi="Times New Roman" w:cs="Times New Roman"/>
              </w:rPr>
            </w:pPr>
            <w:r>
              <w:rPr>
                <w:rFonts w:ascii="Times New Roman" w:hAnsi="Times New Roman" w:cs="Times New Roman"/>
              </w:rPr>
              <w:t>65 (20/45)</w:t>
            </w:r>
          </w:p>
        </w:tc>
        <w:tc>
          <w:tcPr>
            <w:tcW w:w="369" w:type="pct"/>
            <w:vAlign w:val="center"/>
          </w:tcPr>
          <w:p w14:paraId="0858BAD8"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F049DE0" w14:textId="77777777" w:rsidR="001048D9" w:rsidRDefault="00FA67F3">
            <w:pPr>
              <w:jc w:val="center"/>
              <w:rPr>
                <w:rFonts w:ascii="Times New Roman" w:hAnsi="Times New Roman" w:cs="Times New Roman"/>
              </w:rPr>
            </w:pPr>
            <w:r>
              <w:rPr>
                <w:rFonts w:ascii="Times New Roman" w:hAnsi="Times New Roman" w:cs="Times New Roman"/>
              </w:rPr>
              <w:t>120</w:t>
            </w:r>
          </w:p>
        </w:tc>
        <w:tc>
          <w:tcPr>
            <w:tcW w:w="337" w:type="pct"/>
            <w:vAlign w:val="center"/>
          </w:tcPr>
          <w:p w14:paraId="7F29770F" w14:textId="77777777" w:rsidR="001048D9" w:rsidRDefault="00FA67F3">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74C96EBC" w14:textId="77777777" w:rsidR="001048D9" w:rsidRDefault="00FA67F3">
            <w:pPr>
              <w:jc w:val="center"/>
              <w:rPr>
                <w:rFonts w:ascii="Times New Roman" w:hAnsi="Times New Roman" w:cs="Times New Roman"/>
              </w:rPr>
            </w:pPr>
            <w:r>
              <w:rPr>
                <w:rFonts w:ascii="Times New Roman" w:hAnsi="Times New Roman" w:cs="Times New Roman"/>
              </w:rPr>
              <w:t>Online Experiment</w:t>
            </w:r>
          </w:p>
        </w:tc>
      </w:tr>
      <w:tr w:rsidR="001048D9" w14:paraId="3F116ED1" w14:textId="77777777" w:rsidTr="001048D9">
        <w:trPr>
          <w:cantSplit/>
        </w:trPr>
        <w:tc>
          <w:tcPr>
            <w:tcW w:w="234" w:type="pct"/>
            <w:vAlign w:val="center"/>
          </w:tcPr>
          <w:p w14:paraId="0F706075" w14:textId="77777777" w:rsidR="001048D9" w:rsidRDefault="00FA67F3">
            <w:pPr>
              <w:jc w:val="center"/>
              <w:rPr>
                <w:rFonts w:ascii="Times New Roman" w:hAnsi="Times New Roman" w:cs="Times New Roman"/>
              </w:rPr>
            </w:pPr>
            <w:r>
              <w:rPr>
                <w:rFonts w:ascii="Times New Roman" w:hAnsi="Times New Roman" w:cs="Times New Roman"/>
              </w:rPr>
              <w:t>82</w:t>
            </w:r>
          </w:p>
        </w:tc>
        <w:tc>
          <w:tcPr>
            <w:tcW w:w="1103" w:type="pct"/>
            <w:vAlign w:val="center"/>
          </w:tcPr>
          <w:p w14:paraId="65312891" w14:textId="77777777" w:rsidR="001048D9" w:rsidRDefault="00FA67F3">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29EE2821" w14:textId="77777777" w:rsidR="001048D9" w:rsidRDefault="00FA67F3">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30865195"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2BF48192" w14:textId="77777777" w:rsidR="001048D9" w:rsidRDefault="00FA67F3">
            <w:pPr>
              <w:jc w:val="center"/>
              <w:rPr>
                <w:rFonts w:ascii="Times New Roman" w:hAnsi="Times New Roman" w:cs="Times New Roman"/>
              </w:rPr>
            </w:pPr>
            <w:r>
              <w:rPr>
                <w:rFonts w:ascii="Times New Roman" w:hAnsi="Times New Roman" w:cs="Times New Roman"/>
              </w:rPr>
              <w:t>Italy</w:t>
            </w:r>
          </w:p>
        </w:tc>
        <w:tc>
          <w:tcPr>
            <w:tcW w:w="374" w:type="pct"/>
            <w:vAlign w:val="center"/>
          </w:tcPr>
          <w:p w14:paraId="5E1B799B" w14:textId="77777777" w:rsidR="001048D9" w:rsidRDefault="00FA67F3">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5F1518A8" w14:textId="77777777" w:rsidR="001048D9" w:rsidRDefault="00FA67F3">
            <w:pPr>
              <w:jc w:val="center"/>
              <w:rPr>
                <w:rFonts w:ascii="Times New Roman" w:hAnsi="Times New Roman" w:cs="Times New Roman"/>
              </w:rPr>
            </w:pPr>
            <w:r>
              <w:rPr>
                <w:rFonts w:ascii="Times New Roman" w:hAnsi="Times New Roman" w:cs="Times New Roman"/>
              </w:rPr>
              <w:t>30 (14/16)</w:t>
            </w:r>
          </w:p>
        </w:tc>
        <w:tc>
          <w:tcPr>
            <w:tcW w:w="369" w:type="pct"/>
            <w:vAlign w:val="center"/>
          </w:tcPr>
          <w:p w14:paraId="475FCDB5" w14:textId="77777777" w:rsidR="001048D9" w:rsidRDefault="00FA67F3">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41636914" w14:textId="77777777" w:rsidR="001048D9" w:rsidRDefault="00FA67F3">
            <w:pPr>
              <w:jc w:val="center"/>
              <w:rPr>
                <w:rFonts w:ascii="Times New Roman" w:hAnsi="Times New Roman" w:cs="Times New Roman"/>
              </w:rPr>
            </w:pPr>
            <w:r>
              <w:rPr>
                <w:rFonts w:ascii="Times New Roman" w:hAnsi="Times New Roman" w:cs="Times New Roman"/>
              </w:rPr>
              <w:t>480</w:t>
            </w:r>
          </w:p>
        </w:tc>
        <w:tc>
          <w:tcPr>
            <w:tcW w:w="337" w:type="pct"/>
            <w:vAlign w:val="center"/>
          </w:tcPr>
          <w:p w14:paraId="1DC2F351"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5AFD361A" w14:textId="77777777" w:rsidR="001048D9" w:rsidRDefault="00FA67F3">
            <w:pPr>
              <w:jc w:val="center"/>
              <w:rPr>
                <w:rFonts w:ascii="Times New Roman" w:hAnsi="Times New Roman" w:cs="Times New Roman"/>
              </w:rPr>
            </w:pPr>
            <w:r>
              <w:rPr>
                <w:rFonts w:ascii="Times New Roman" w:hAnsi="Times New Roman" w:cs="Times New Roman"/>
              </w:rPr>
              <w:t>Mixed (Lab + Online)</w:t>
            </w:r>
          </w:p>
        </w:tc>
      </w:tr>
      <w:tr w:rsidR="001048D9" w14:paraId="0155E4D8" w14:textId="77777777" w:rsidTr="001048D9">
        <w:trPr>
          <w:cantSplit/>
        </w:trPr>
        <w:tc>
          <w:tcPr>
            <w:tcW w:w="234" w:type="pct"/>
            <w:vAlign w:val="center"/>
          </w:tcPr>
          <w:p w14:paraId="1AD52CEF" w14:textId="77777777" w:rsidR="001048D9" w:rsidRDefault="00FA67F3">
            <w:pPr>
              <w:jc w:val="center"/>
              <w:rPr>
                <w:rFonts w:ascii="Times New Roman" w:hAnsi="Times New Roman" w:cs="Times New Roman"/>
              </w:rPr>
            </w:pPr>
            <w:r>
              <w:rPr>
                <w:rFonts w:ascii="Times New Roman" w:hAnsi="Times New Roman" w:cs="Times New Roman"/>
              </w:rPr>
              <w:lastRenderedPageBreak/>
              <w:t>83</w:t>
            </w:r>
          </w:p>
        </w:tc>
        <w:tc>
          <w:tcPr>
            <w:tcW w:w="1103" w:type="pct"/>
            <w:vAlign w:val="center"/>
          </w:tcPr>
          <w:p w14:paraId="7F297A9A" w14:textId="77777777" w:rsidR="001048D9" w:rsidRDefault="00FA67F3">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75516578" w14:textId="77777777" w:rsidR="001048D9" w:rsidRDefault="00FA67F3">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4EAEB2CA"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1F0DD583" w14:textId="77777777" w:rsidR="001048D9" w:rsidRDefault="00FA67F3">
            <w:pPr>
              <w:jc w:val="center"/>
              <w:rPr>
                <w:rFonts w:ascii="Times New Roman" w:hAnsi="Times New Roman" w:cs="Times New Roman"/>
              </w:rPr>
            </w:pPr>
            <w:r>
              <w:rPr>
                <w:rFonts w:ascii="Times New Roman" w:hAnsi="Times New Roman" w:cs="Times New Roman"/>
              </w:rPr>
              <w:t>Italy</w:t>
            </w:r>
          </w:p>
        </w:tc>
        <w:tc>
          <w:tcPr>
            <w:tcW w:w="374" w:type="pct"/>
            <w:vAlign w:val="center"/>
          </w:tcPr>
          <w:p w14:paraId="70C4CC2B" w14:textId="77777777" w:rsidR="001048D9" w:rsidRDefault="00FA67F3">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48D975B2" w14:textId="77777777" w:rsidR="001048D9" w:rsidRDefault="00FA67F3">
            <w:pPr>
              <w:jc w:val="center"/>
              <w:rPr>
                <w:rFonts w:ascii="Times New Roman" w:hAnsi="Times New Roman" w:cs="Times New Roman"/>
              </w:rPr>
            </w:pPr>
            <w:r>
              <w:rPr>
                <w:rFonts w:ascii="Times New Roman" w:hAnsi="Times New Roman" w:cs="Times New Roman"/>
              </w:rPr>
              <w:t>52 (11/36)</w:t>
            </w:r>
          </w:p>
        </w:tc>
        <w:tc>
          <w:tcPr>
            <w:tcW w:w="369" w:type="pct"/>
            <w:vAlign w:val="center"/>
          </w:tcPr>
          <w:p w14:paraId="5985130A" w14:textId="77777777" w:rsidR="001048D9" w:rsidRDefault="00FA67F3">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61385D9E"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4A6C6152"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3ADE6859" w14:textId="77777777" w:rsidR="001048D9" w:rsidRDefault="00FA67F3">
            <w:pPr>
              <w:jc w:val="center"/>
              <w:rPr>
                <w:rFonts w:ascii="Times New Roman" w:hAnsi="Times New Roman" w:cs="Times New Roman"/>
              </w:rPr>
            </w:pPr>
            <w:r>
              <w:rPr>
                <w:rFonts w:ascii="Times New Roman" w:hAnsi="Times New Roman" w:cs="Times New Roman"/>
              </w:rPr>
              <w:t>Mixed (Lab + Online)</w:t>
            </w:r>
          </w:p>
        </w:tc>
      </w:tr>
      <w:tr w:rsidR="001048D9" w14:paraId="62DE9718" w14:textId="77777777" w:rsidTr="001048D9">
        <w:trPr>
          <w:cantSplit/>
        </w:trPr>
        <w:tc>
          <w:tcPr>
            <w:tcW w:w="234" w:type="pct"/>
            <w:vAlign w:val="center"/>
          </w:tcPr>
          <w:p w14:paraId="5738E305" w14:textId="77777777" w:rsidR="001048D9" w:rsidRDefault="00FA67F3">
            <w:pPr>
              <w:jc w:val="center"/>
              <w:rPr>
                <w:rFonts w:ascii="Times New Roman" w:hAnsi="Times New Roman" w:cs="Times New Roman"/>
              </w:rPr>
            </w:pPr>
            <w:r>
              <w:rPr>
                <w:rFonts w:ascii="Times New Roman" w:hAnsi="Times New Roman" w:cs="Times New Roman"/>
              </w:rPr>
              <w:t>84</w:t>
            </w:r>
          </w:p>
        </w:tc>
        <w:tc>
          <w:tcPr>
            <w:tcW w:w="1103" w:type="pct"/>
            <w:vAlign w:val="center"/>
          </w:tcPr>
          <w:p w14:paraId="3C6A2BA2" w14:textId="77777777" w:rsidR="001048D9" w:rsidRDefault="00FA67F3">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5018AB9C" w14:textId="77777777" w:rsidR="001048D9" w:rsidRDefault="00FA67F3">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5D7C5DA1"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0720E127" w14:textId="77777777" w:rsidR="001048D9" w:rsidRDefault="00FA67F3">
            <w:pPr>
              <w:jc w:val="center"/>
              <w:rPr>
                <w:rFonts w:ascii="Times New Roman" w:hAnsi="Times New Roman" w:cs="Times New Roman"/>
              </w:rPr>
            </w:pPr>
            <w:r>
              <w:rPr>
                <w:rFonts w:ascii="Times New Roman" w:hAnsi="Times New Roman" w:cs="Times New Roman"/>
              </w:rPr>
              <w:t>Italy</w:t>
            </w:r>
          </w:p>
        </w:tc>
        <w:tc>
          <w:tcPr>
            <w:tcW w:w="374" w:type="pct"/>
            <w:vAlign w:val="center"/>
          </w:tcPr>
          <w:p w14:paraId="136A4BB8" w14:textId="77777777" w:rsidR="001048D9" w:rsidRDefault="00FA67F3">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6FE78E4F" w14:textId="77777777" w:rsidR="001048D9" w:rsidRDefault="00FA67F3">
            <w:pPr>
              <w:jc w:val="center"/>
              <w:rPr>
                <w:rFonts w:ascii="Times New Roman" w:hAnsi="Times New Roman" w:cs="Times New Roman"/>
              </w:rPr>
            </w:pPr>
            <w:r>
              <w:rPr>
                <w:rFonts w:ascii="Times New Roman" w:hAnsi="Times New Roman" w:cs="Times New Roman"/>
              </w:rPr>
              <w:t>52 (5/42)</w:t>
            </w:r>
          </w:p>
        </w:tc>
        <w:tc>
          <w:tcPr>
            <w:tcW w:w="369" w:type="pct"/>
            <w:vAlign w:val="center"/>
          </w:tcPr>
          <w:p w14:paraId="214B5CF2" w14:textId="77777777" w:rsidR="001048D9" w:rsidRDefault="00FA67F3">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63396749"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2C3C3E47"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E2DECB5" w14:textId="77777777" w:rsidR="001048D9" w:rsidRDefault="00FA67F3">
            <w:pPr>
              <w:jc w:val="center"/>
              <w:rPr>
                <w:rFonts w:ascii="Times New Roman" w:hAnsi="Times New Roman" w:cs="Times New Roman"/>
              </w:rPr>
            </w:pPr>
            <w:r>
              <w:rPr>
                <w:rFonts w:ascii="Times New Roman" w:hAnsi="Times New Roman" w:cs="Times New Roman"/>
              </w:rPr>
              <w:t>Mixed (Lab + Online)</w:t>
            </w:r>
          </w:p>
        </w:tc>
      </w:tr>
      <w:tr w:rsidR="001048D9" w14:paraId="664179B1" w14:textId="77777777" w:rsidTr="001048D9">
        <w:trPr>
          <w:cantSplit/>
        </w:trPr>
        <w:tc>
          <w:tcPr>
            <w:tcW w:w="234" w:type="pct"/>
            <w:vAlign w:val="center"/>
          </w:tcPr>
          <w:p w14:paraId="10576E88" w14:textId="77777777" w:rsidR="001048D9" w:rsidRDefault="00FA67F3">
            <w:pPr>
              <w:jc w:val="center"/>
              <w:rPr>
                <w:rFonts w:ascii="Times New Roman" w:hAnsi="Times New Roman" w:cs="Times New Roman"/>
              </w:rPr>
            </w:pPr>
            <w:r>
              <w:rPr>
                <w:rFonts w:ascii="Times New Roman" w:hAnsi="Times New Roman" w:cs="Times New Roman"/>
              </w:rPr>
              <w:t>85</w:t>
            </w:r>
          </w:p>
        </w:tc>
        <w:tc>
          <w:tcPr>
            <w:tcW w:w="1103" w:type="pct"/>
            <w:vAlign w:val="center"/>
          </w:tcPr>
          <w:p w14:paraId="0537FFB9" w14:textId="77777777" w:rsidR="001048D9" w:rsidRDefault="00FA67F3">
            <w:pPr>
              <w:jc w:val="center"/>
              <w:rPr>
                <w:rFonts w:ascii="Times New Roman" w:hAnsi="Times New Roman" w:cs="Times New Roman"/>
              </w:rPr>
            </w:pPr>
            <w:r>
              <w:rPr>
                <w:rFonts w:ascii="Times New Roman" w:hAnsi="Times New Roman" w:cs="Times New Roman"/>
              </w:rPr>
              <w:t>Vicovaro_2024_PeerJ</w:t>
            </w:r>
          </w:p>
        </w:tc>
        <w:tc>
          <w:tcPr>
            <w:tcW w:w="545" w:type="pct"/>
            <w:vAlign w:val="center"/>
          </w:tcPr>
          <w:p w14:paraId="505A050B" w14:textId="77777777" w:rsidR="001048D9" w:rsidRDefault="00FA67F3">
            <w:pPr>
              <w:jc w:val="center"/>
              <w:rPr>
                <w:rFonts w:ascii="Times New Roman" w:hAnsi="Times New Roman" w:cs="Times New Roman"/>
              </w:rPr>
            </w:pPr>
            <w:r>
              <w:rPr>
                <w:rFonts w:ascii="Times New Roman" w:hAnsi="Times New Roman" w:cs="Times New Roman"/>
              </w:rPr>
              <w:t>Vicovaro et al. (2024)</w:t>
            </w:r>
          </w:p>
        </w:tc>
        <w:tc>
          <w:tcPr>
            <w:tcW w:w="250" w:type="pct"/>
            <w:vAlign w:val="center"/>
          </w:tcPr>
          <w:p w14:paraId="2880509D"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5DA153CD" w14:textId="77777777" w:rsidR="001048D9" w:rsidRDefault="00FA67F3">
            <w:pPr>
              <w:jc w:val="center"/>
              <w:rPr>
                <w:rFonts w:ascii="Times New Roman" w:hAnsi="Times New Roman" w:cs="Times New Roman"/>
              </w:rPr>
            </w:pPr>
            <w:r>
              <w:rPr>
                <w:rFonts w:ascii="Times New Roman" w:hAnsi="Times New Roman" w:cs="Times New Roman"/>
              </w:rPr>
              <w:t>Italy</w:t>
            </w:r>
          </w:p>
        </w:tc>
        <w:tc>
          <w:tcPr>
            <w:tcW w:w="374" w:type="pct"/>
            <w:vAlign w:val="center"/>
          </w:tcPr>
          <w:p w14:paraId="1118C53A"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E530F2B" w14:textId="77777777" w:rsidR="001048D9" w:rsidRDefault="00FA67F3">
            <w:pPr>
              <w:jc w:val="center"/>
              <w:rPr>
                <w:rFonts w:ascii="Times New Roman" w:hAnsi="Times New Roman" w:cs="Times New Roman"/>
              </w:rPr>
            </w:pPr>
            <w:r>
              <w:rPr>
                <w:rFonts w:ascii="Times New Roman" w:hAnsi="Times New Roman" w:cs="Times New Roman"/>
              </w:rPr>
              <w:t>64 (26/38)</w:t>
            </w:r>
          </w:p>
        </w:tc>
        <w:tc>
          <w:tcPr>
            <w:tcW w:w="369" w:type="pct"/>
            <w:vAlign w:val="center"/>
          </w:tcPr>
          <w:p w14:paraId="5379E14D"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5C52A68"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77F88CAD"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1539D23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19925EE" w14:textId="77777777" w:rsidTr="001048D9">
        <w:trPr>
          <w:cantSplit/>
        </w:trPr>
        <w:tc>
          <w:tcPr>
            <w:tcW w:w="234" w:type="pct"/>
            <w:vAlign w:val="center"/>
          </w:tcPr>
          <w:p w14:paraId="78E6579C" w14:textId="77777777" w:rsidR="001048D9" w:rsidRDefault="00FA67F3">
            <w:pPr>
              <w:jc w:val="center"/>
              <w:rPr>
                <w:rFonts w:ascii="Times New Roman" w:hAnsi="Times New Roman" w:cs="Times New Roman"/>
              </w:rPr>
            </w:pPr>
            <w:r>
              <w:rPr>
                <w:rFonts w:ascii="Times New Roman" w:hAnsi="Times New Roman" w:cs="Times New Roman"/>
              </w:rPr>
              <w:t>86</w:t>
            </w:r>
          </w:p>
        </w:tc>
        <w:tc>
          <w:tcPr>
            <w:tcW w:w="1103" w:type="pct"/>
            <w:vAlign w:val="center"/>
          </w:tcPr>
          <w:p w14:paraId="37BBF37C" w14:textId="77777777" w:rsidR="001048D9" w:rsidRDefault="00FA67F3">
            <w:pPr>
              <w:jc w:val="center"/>
              <w:rPr>
                <w:rFonts w:ascii="Times New Roman" w:hAnsi="Times New Roman" w:cs="Times New Roman"/>
              </w:rPr>
            </w:pPr>
            <w:r>
              <w:rPr>
                <w:rFonts w:ascii="Times New Roman" w:hAnsi="Times New Roman" w:cs="Times New Roman"/>
              </w:rPr>
              <w:t>Vicovaro_2024_PeerJ</w:t>
            </w:r>
          </w:p>
        </w:tc>
        <w:tc>
          <w:tcPr>
            <w:tcW w:w="545" w:type="pct"/>
            <w:vAlign w:val="center"/>
          </w:tcPr>
          <w:p w14:paraId="4078A09B" w14:textId="77777777" w:rsidR="001048D9" w:rsidRDefault="00FA67F3">
            <w:pPr>
              <w:jc w:val="center"/>
              <w:rPr>
                <w:rFonts w:ascii="Times New Roman" w:hAnsi="Times New Roman" w:cs="Times New Roman"/>
              </w:rPr>
            </w:pPr>
            <w:r>
              <w:rPr>
                <w:rFonts w:ascii="Times New Roman" w:hAnsi="Times New Roman" w:cs="Times New Roman"/>
              </w:rPr>
              <w:t>Vicovaro et al. (2024)</w:t>
            </w:r>
          </w:p>
        </w:tc>
        <w:tc>
          <w:tcPr>
            <w:tcW w:w="250" w:type="pct"/>
            <w:vAlign w:val="center"/>
          </w:tcPr>
          <w:p w14:paraId="6EB63BDD"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60237A28" w14:textId="77777777" w:rsidR="001048D9" w:rsidRDefault="00FA67F3">
            <w:pPr>
              <w:jc w:val="center"/>
              <w:rPr>
                <w:rFonts w:ascii="Times New Roman" w:hAnsi="Times New Roman" w:cs="Times New Roman"/>
              </w:rPr>
            </w:pPr>
            <w:r>
              <w:rPr>
                <w:rFonts w:ascii="Times New Roman" w:hAnsi="Times New Roman" w:cs="Times New Roman"/>
              </w:rPr>
              <w:t>Italy</w:t>
            </w:r>
          </w:p>
        </w:tc>
        <w:tc>
          <w:tcPr>
            <w:tcW w:w="374" w:type="pct"/>
            <w:vAlign w:val="center"/>
          </w:tcPr>
          <w:p w14:paraId="4C122786"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F831518" w14:textId="77777777" w:rsidR="001048D9" w:rsidRDefault="00FA67F3">
            <w:pPr>
              <w:jc w:val="center"/>
              <w:rPr>
                <w:rFonts w:ascii="Times New Roman" w:hAnsi="Times New Roman" w:cs="Times New Roman"/>
              </w:rPr>
            </w:pPr>
            <w:r>
              <w:rPr>
                <w:rFonts w:ascii="Times New Roman" w:hAnsi="Times New Roman" w:cs="Times New Roman"/>
              </w:rPr>
              <w:t>64 (16/48)</w:t>
            </w:r>
          </w:p>
        </w:tc>
        <w:tc>
          <w:tcPr>
            <w:tcW w:w="369" w:type="pct"/>
            <w:vAlign w:val="center"/>
          </w:tcPr>
          <w:p w14:paraId="12CD3C9F"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69B5FD3" w14:textId="77777777" w:rsidR="001048D9" w:rsidRDefault="00FA67F3">
            <w:pPr>
              <w:jc w:val="center"/>
              <w:rPr>
                <w:rFonts w:ascii="Times New Roman" w:hAnsi="Times New Roman" w:cs="Times New Roman"/>
              </w:rPr>
            </w:pPr>
            <w:r>
              <w:rPr>
                <w:rFonts w:ascii="Times New Roman" w:hAnsi="Times New Roman" w:cs="Times New Roman"/>
              </w:rPr>
              <w:t>240</w:t>
            </w:r>
          </w:p>
        </w:tc>
        <w:tc>
          <w:tcPr>
            <w:tcW w:w="337" w:type="pct"/>
            <w:vAlign w:val="center"/>
          </w:tcPr>
          <w:p w14:paraId="71B8071A"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3BF56E66"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2C1449BA" w14:textId="77777777" w:rsidTr="001048D9">
        <w:trPr>
          <w:cantSplit/>
        </w:trPr>
        <w:tc>
          <w:tcPr>
            <w:tcW w:w="234" w:type="pct"/>
            <w:vAlign w:val="center"/>
          </w:tcPr>
          <w:p w14:paraId="7B51045B" w14:textId="77777777" w:rsidR="001048D9" w:rsidRDefault="00FA67F3">
            <w:pPr>
              <w:jc w:val="center"/>
              <w:rPr>
                <w:rFonts w:ascii="Times New Roman" w:hAnsi="Times New Roman" w:cs="Times New Roman"/>
              </w:rPr>
            </w:pPr>
            <w:r>
              <w:rPr>
                <w:rFonts w:ascii="Times New Roman" w:hAnsi="Times New Roman" w:cs="Times New Roman"/>
              </w:rPr>
              <w:t>87</w:t>
            </w:r>
          </w:p>
        </w:tc>
        <w:tc>
          <w:tcPr>
            <w:tcW w:w="1103" w:type="pct"/>
            <w:vAlign w:val="center"/>
          </w:tcPr>
          <w:p w14:paraId="6E2122A6" w14:textId="77777777" w:rsidR="001048D9" w:rsidRDefault="00FA67F3">
            <w:pPr>
              <w:jc w:val="center"/>
              <w:rPr>
                <w:rFonts w:ascii="Times New Roman" w:hAnsi="Times New Roman" w:cs="Times New Roman"/>
              </w:rPr>
            </w:pPr>
            <w:r>
              <w:rPr>
                <w:rFonts w:ascii="Times New Roman" w:hAnsi="Times New Roman" w:cs="Times New Roman"/>
              </w:rPr>
              <w:t>Wang_2016_JEPHPP</w:t>
            </w:r>
          </w:p>
        </w:tc>
        <w:tc>
          <w:tcPr>
            <w:tcW w:w="545" w:type="pct"/>
            <w:vAlign w:val="center"/>
          </w:tcPr>
          <w:p w14:paraId="083B236F" w14:textId="77777777" w:rsidR="001048D9" w:rsidRDefault="00FA67F3">
            <w:pPr>
              <w:jc w:val="center"/>
              <w:rPr>
                <w:rFonts w:ascii="Times New Roman" w:hAnsi="Times New Roman" w:cs="Times New Roman"/>
              </w:rPr>
            </w:pPr>
            <w:r>
              <w:rPr>
                <w:rFonts w:ascii="Times New Roman" w:hAnsi="Times New Roman" w:cs="Times New Roman"/>
              </w:rPr>
              <w:t>Wang et al. (2016)</w:t>
            </w:r>
          </w:p>
        </w:tc>
        <w:tc>
          <w:tcPr>
            <w:tcW w:w="250" w:type="pct"/>
            <w:vAlign w:val="center"/>
          </w:tcPr>
          <w:p w14:paraId="5FCB06CE"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0AD0F07E"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0CA6DB95"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8429361" w14:textId="77777777" w:rsidR="001048D9" w:rsidRDefault="00FA67F3">
            <w:pPr>
              <w:jc w:val="center"/>
              <w:rPr>
                <w:rFonts w:ascii="Times New Roman" w:hAnsi="Times New Roman" w:cs="Times New Roman"/>
              </w:rPr>
            </w:pPr>
            <w:r>
              <w:rPr>
                <w:rFonts w:ascii="Times New Roman" w:hAnsi="Times New Roman" w:cs="Times New Roman"/>
              </w:rPr>
              <w:t>21 (3/18)</w:t>
            </w:r>
          </w:p>
        </w:tc>
        <w:tc>
          <w:tcPr>
            <w:tcW w:w="369" w:type="pct"/>
            <w:vAlign w:val="center"/>
          </w:tcPr>
          <w:p w14:paraId="2D1CEF8B"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A1E7259" w14:textId="77777777" w:rsidR="001048D9" w:rsidRDefault="00FA67F3">
            <w:pPr>
              <w:jc w:val="center"/>
              <w:rPr>
                <w:rFonts w:ascii="Times New Roman" w:hAnsi="Times New Roman" w:cs="Times New Roman"/>
              </w:rPr>
            </w:pPr>
            <w:r>
              <w:rPr>
                <w:rFonts w:ascii="Times New Roman" w:hAnsi="Times New Roman" w:cs="Times New Roman"/>
              </w:rPr>
              <w:t>648</w:t>
            </w:r>
          </w:p>
        </w:tc>
        <w:tc>
          <w:tcPr>
            <w:tcW w:w="337" w:type="pct"/>
            <w:vAlign w:val="center"/>
          </w:tcPr>
          <w:p w14:paraId="0D15ABC8" w14:textId="77777777" w:rsidR="001048D9" w:rsidRDefault="00FA67F3">
            <w:pPr>
              <w:jc w:val="center"/>
              <w:rPr>
                <w:rFonts w:ascii="Times New Roman" w:hAnsi="Times New Roman" w:cs="Times New Roman"/>
              </w:rPr>
            </w:pPr>
            <w:r>
              <w:rPr>
                <w:rFonts w:ascii="Times New Roman" w:hAnsi="Times New Roman" w:cs="Times New Roman"/>
              </w:rPr>
              <w:t>CC BY 3.0</w:t>
            </w:r>
          </w:p>
        </w:tc>
        <w:tc>
          <w:tcPr>
            <w:tcW w:w="525" w:type="pct"/>
            <w:vAlign w:val="center"/>
          </w:tcPr>
          <w:p w14:paraId="136BDD45" w14:textId="77777777" w:rsidR="001048D9" w:rsidRDefault="001048D9">
            <w:pPr>
              <w:jc w:val="center"/>
              <w:rPr>
                <w:rFonts w:ascii="Times New Roman" w:hAnsi="Times New Roman" w:cs="Times New Roman"/>
              </w:rPr>
            </w:pPr>
          </w:p>
        </w:tc>
      </w:tr>
      <w:tr w:rsidR="001048D9" w14:paraId="313BCE42" w14:textId="77777777" w:rsidTr="001048D9">
        <w:trPr>
          <w:cantSplit/>
        </w:trPr>
        <w:tc>
          <w:tcPr>
            <w:tcW w:w="234" w:type="pct"/>
            <w:vAlign w:val="center"/>
          </w:tcPr>
          <w:p w14:paraId="215D3E1D" w14:textId="77777777" w:rsidR="001048D9" w:rsidRDefault="00FA67F3">
            <w:pPr>
              <w:jc w:val="center"/>
              <w:rPr>
                <w:rFonts w:ascii="Times New Roman" w:hAnsi="Times New Roman" w:cs="Times New Roman"/>
              </w:rPr>
            </w:pPr>
            <w:r>
              <w:rPr>
                <w:rFonts w:ascii="Times New Roman" w:hAnsi="Times New Roman" w:cs="Times New Roman"/>
              </w:rPr>
              <w:t>88</w:t>
            </w:r>
          </w:p>
        </w:tc>
        <w:tc>
          <w:tcPr>
            <w:tcW w:w="1103" w:type="pct"/>
            <w:vAlign w:val="center"/>
          </w:tcPr>
          <w:p w14:paraId="11249456" w14:textId="77777777" w:rsidR="001048D9" w:rsidRDefault="00FA67F3">
            <w:pPr>
              <w:jc w:val="center"/>
              <w:rPr>
                <w:rFonts w:ascii="Times New Roman" w:hAnsi="Times New Roman" w:cs="Times New Roman"/>
              </w:rPr>
            </w:pPr>
            <w:r>
              <w:rPr>
                <w:rFonts w:ascii="Times New Roman" w:hAnsi="Times New Roman" w:cs="Times New Roman"/>
              </w:rPr>
              <w:t>Wang_2016_JEPHPP</w:t>
            </w:r>
          </w:p>
        </w:tc>
        <w:tc>
          <w:tcPr>
            <w:tcW w:w="545" w:type="pct"/>
            <w:vAlign w:val="center"/>
          </w:tcPr>
          <w:p w14:paraId="435B6AC1" w14:textId="77777777" w:rsidR="001048D9" w:rsidRDefault="00FA67F3">
            <w:pPr>
              <w:jc w:val="center"/>
              <w:rPr>
                <w:rFonts w:ascii="Times New Roman" w:hAnsi="Times New Roman" w:cs="Times New Roman"/>
              </w:rPr>
            </w:pPr>
            <w:r>
              <w:rPr>
                <w:rFonts w:ascii="Times New Roman" w:hAnsi="Times New Roman" w:cs="Times New Roman"/>
              </w:rPr>
              <w:t>Wang et al. (2016)</w:t>
            </w:r>
          </w:p>
        </w:tc>
        <w:tc>
          <w:tcPr>
            <w:tcW w:w="250" w:type="pct"/>
            <w:vAlign w:val="center"/>
          </w:tcPr>
          <w:p w14:paraId="251B3AD8"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20AD23F2"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vAlign w:val="center"/>
          </w:tcPr>
          <w:p w14:paraId="2D48CC96"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CDD6FE1" w14:textId="77777777" w:rsidR="001048D9" w:rsidRDefault="00FA67F3">
            <w:pPr>
              <w:jc w:val="center"/>
              <w:rPr>
                <w:rFonts w:ascii="Times New Roman" w:hAnsi="Times New Roman" w:cs="Times New Roman"/>
              </w:rPr>
            </w:pPr>
            <w:r>
              <w:rPr>
                <w:rFonts w:ascii="Times New Roman" w:hAnsi="Times New Roman" w:cs="Times New Roman"/>
              </w:rPr>
              <w:t>25 (10/15)</w:t>
            </w:r>
          </w:p>
        </w:tc>
        <w:tc>
          <w:tcPr>
            <w:tcW w:w="369" w:type="pct"/>
            <w:vAlign w:val="center"/>
          </w:tcPr>
          <w:p w14:paraId="3619FF54"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E650545" w14:textId="77777777" w:rsidR="001048D9" w:rsidRDefault="00FA67F3">
            <w:pPr>
              <w:jc w:val="center"/>
              <w:rPr>
                <w:rFonts w:ascii="Times New Roman" w:hAnsi="Times New Roman" w:cs="Times New Roman"/>
              </w:rPr>
            </w:pPr>
            <w:r>
              <w:rPr>
                <w:rFonts w:ascii="Times New Roman" w:hAnsi="Times New Roman" w:cs="Times New Roman"/>
              </w:rPr>
              <w:t>648</w:t>
            </w:r>
          </w:p>
        </w:tc>
        <w:tc>
          <w:tcPr>
            <w:tcW w:w="337" w:type="pct"/>
            <w:vAlign w:val="center"/>
          </w:tcPr>
          <w:p w14:paraId="2487F40C" w14:textId="77777777" w:rsidR="001048D9" w:rsidRDefault="00FA67F3">
            <w:pPr>
              <w:jc w:val="center"/>
              <w:rPr>
                <w:rFonts w:ascii="Times New Roman" w:hAnsi="Times New Roman" w:cs="Times New Roman"/>
              </w:rPr>
            </w:pPr>
            <w:r>
              <w:rPr>
                <w:rFonts w:ascii="Times New Roman" w:hAnsi="Times New Roman" w:cs="Times New Roman"/>
              </w:rPr>
              <w:t>CC BY 3.0</w:t>
            </w:r>
          </w:p>
        </w:tc>
        <w:tc>
          <w:tcPr>
            <w:tcW w:w="525" w:type="pct"/>
            <w:vAlign w:val="center"/>
          </w:tcPr>
          <w:p w14:paraId="0EAA2AE2" w14:textId="77777777" w:rsidR="001048D9" w:rsidRDefault="001048D9">
            <w:pPr>
              <w:jc w:val="center"/>
              <w:rPr>
                <w:rFonts w:ascii="Times New Roman" w:hAnsi="Times New Roman" w:cs="Times New Roman"/>
              </w:rPr>
            </w:pPr>
          </w:p>
        </w:tc>
      </w:tr>
      <w:tr w:rsidR="001048D9" w14:paraId="0E99D9CB" w14:textId="77777777" w:rsidTr="001048D9">
        <w:trPr>
          <w:cantSplit/>
        </w:trPr>
        <w:tc>
          <w:tcPr>
            <w:tcW w:w="234" w:type="pct"/>
            <w:vAlign w:val="center"/>
          </w:tcPr>
          <w:p w14:paraId="5E648F9E" w14:textId="77777777" w:rsidR="001048D9" w:rsidRDefault="00FA67F3">
            <w:pPr>
              <w:jc w:val="center"/>
              <w:rPr>
                <w:rFonts w:ascii="Times New Roman" w:hAnsi="Times New Roman" w:cs="Times New Roman"/>
              </w:rPr>
            </w:pPr>
            <w:r>
              <w:rPr>
                <w:rFonts w:ascii="Times New Roman" w:hAnsi="Times New Roman" w:cs="Times New Roman"/>
              </w:rPr>
              <w:t>89</w:t>
            </w:r>
          </w:p>
        </w:tc>
        <w:tc>
          <w:tcPr>
            <w:tcW w:w="1103" w:type="pct"/>
            <w:vAlign w:val="center"/>
          </w:tcPr>
          <w:p w14:paraId="52E691D7" w14:textId="77777777" w:rsidR="001048D9" w:rsidRDefault="00FA67F3">
            <w:pPr>
              <w:jc w:val="center"/>
              <w:rPr>
                <w:rFonts w:ascii="Times New Roman" w:hAnsi="Times New Roman" w:cs="Times New Roman"/>
              </w:rPr>
            </w:pPr>
            <w:r>
              <w:rPr>
                <w:rFonts w:ascii="Times New Roman" w:hAnsi="Times New Roman" w:cs="Times New Roman"/>
              </w:rPr>
              <w:t>Wozniak_2018_PLOS</w:t>
            </w:r>
          </w:p>
        </w:tc>
        <w:tc>
          <w:tcPr>
            <w:tcW w:w="545" w:type="pct"/>
            <w:vAlign w:val="center"/>
          </w:tcPr>
          <w:p w14:paraId="7275BF17" w14:textId="77777777" w:rsidR="001048D9" w:rsidRDefault="00FA67F3">
            <w:pPr>
              <w:jc w:val="center"/>
              <w:rPr>
                <w:rFonts w:ascii="Times New Roman" w:hAnsi="Times New Roman" w:cs="Times New Roman"/>
              </w:rPr>
            </w:pPr>
            <w:r>
              <w:rPr>
                <w:rFonts w:ascii="Times New Roman" w:hAnsi="Times New Roman" w:cs="Times New Roman"/>
              </w:rPr>
              <w:t>Wozniak et al. (2018)</w:t>
            </w:r>
          </w:p>
        </w:tc>
        <w:tc>
          <w:tcPr>
            <w:tcW w:w="250" w:type="pct"/>
            <w:vAlign w:val="center"/>
          </w:tcPr>
          <w:p w14:paraId="2A30DB54"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2F5AF6AA"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4FB5A6BB"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6CA3F03" w14:textId="77777777" w:rsidR="001048D9" w:rsidRDefault="00FA67F3">
            <w:pPr>
              <w:jc w:val="center"/>
              <w:rPr>
                <w:rFonts w:ascii="Times New Roman" w:hAnsi="Times New Roman" w:cs="Times New Roman"/>
              </w:rPr>
            </w:pPr>
            <w:r>
              <w:rPr>
                <w:rFonts w:ascii="Times New Roman" w:hAnsi="Times New Roman" w:cs="Times New Roman"/>
              </w:rPr>
              <w:t>18 (9/9)</w:t>
            </w:r>
          </w:p>
        </w:tc>
        <w:tc>
          <w:tcPr>
            <w:tcW w:w="369" w:type="pct"/>
            <w:vAlign w:val="center"/>
          </w:tcPr>
          <w:p w14:paraId="17DFF8DC"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065ACE31" w14:textId="77777777" w:rsidR="001048D9" w:rsidRDefault="00FA67F3">
            <w:pPr>
              <w:jc w:val="center"/>
              <w:rPr>
                <w:rFonts w:ascii="Times New Roman" w:hAnsi="Times New Roman" w:cs="Times New Roman"/>
              </w:rPr>
            </w:pPr>
            <w:r>
              <w:rPr>
                <w:rFonts w:ascii="Times New Roman" w:hAnsi="Times New Roman" w:cs="Times New Roman"/>
              </w:rPr>
              <w:t>672</w:t>
            </w:r>
          </w:p>
        </w:tc>
        <w:tc>
          <w:tcPr>
            <w:tcW w:w="337" w:type="pct"/>
            <w:vAlign w:val="center"/>
          </w:tcPr>
          <w:p w14:paraId="64A4DF1A"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40FD638"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7DA7F07" w14:textId="77777777" w:rsidTr="001048D9">
        <w:trPr>
          <w:cantSplit/>
        </w:trPr>
        <w:tc>
          <w:tcPr>
            <w:tcW w:w="234" w:type="pct"/>
            <w:vAlign w:val="center"/>
          </w:tcPr>
          <w:p w14:paraId="3F45041B" w14:textId="77777777" w:rsidR="001048D9" w:rsidRDefault="00FA67F3">
            <w:pPr>
              <w:jc w:val="center"/>
              <w:rPr>
                <w:rFonts w:ascii="Times New Roman" w:hAnsi="Times New Roman" w:cs="Times New Roman"/>
              </w:rPr>
            </w:pPr>
            <w:r>
              <w:rPr>
                <w:rFonts w:ascii="Times New Roman" w:hAnsi="Times New Roman" w:cs="Times New Roman"/>
              </w:rPr>
              <w:t>90</w:t>
            </w:r>
          </w:p>
        </w:tc>
        <w:tc>
          <w:tcPr>
            <w:tcW w:w="1103" w:type="pct"/>
            <w:vAlign w:val="center"/>
          </w:tcPr>
          <w:p w14:paraId="55BB64F6" w14:textId="77777777" w:rsidR="001048D9" w:rsidRDefault="00FA67F3">
            <w:pPr>
              <w:jc w:val="center"/>
              <w:rPr>
                <w:rFonts w:ascii="Times New Roman" w:hAnsi="Times New Roman" w:cs="Times New Roman"/>
              </w:rPr>
            </w:pPr>
            <w:r>
              <w:rPr>
                <w:rFonts w:ascii="Times New Roman" w:hAnsi="Times New Roman" w:cs="Times New Roman"/>
              </w:rPr>
              <w:t>Wozniak_2018_PLOS</w:t>
            </w:r>
          </w:p>
        </w:tc>
        <w:tc>
          <w:tcPr>
            <w:tcW w:w="545" w:type="pct"/>
            <w:vAlign w:val="center"/>
          </w:tcPr>
          <w:p w14:paraId="111D1374" w14:textId="77777777" w:rsidR="001048D9" w:rsidRDefault="00FA67F3">
            <w:pPr>
              <w:jc w:val="center"/>
              <w:rPr>
                <w:rFonts w:ascii="Times New Roman" w:hAnsi="Times New Roman" w:cs="Times New Roman"/>
              </w:rPr>
            </w:pPr>
            <w:r>
              <w:rPr>
                <w:rFonts w:ascii="Times New Roman" w:hAnsi="Times New Roman" w:cs="Times New Roman"/>
              </w:rPr>
              <w:t>Wozniak et al. (2018)</w:t>
            </w:r>
          </w:p>
        </w:tc>
        <w:tc>
          <w:tcPr>
            <w:tcW w:w="250" w:type="pct"/>
            <w:vAlign w:val="center"/>
          </w:tcPr>
          <w:p w14:paraId="237FF3B4"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7EB4FA75"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7FF951F0"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AC952B6" w14:textId="77777777" w:rsidR="001048D9" w:rsidRDefault="00FA67F3">
            <w:pPr>
              <w:jc w:val="center"/>
              <w:rPr>
                <w:rFonts w:ascii="Times New Roman" w:hAnsi="Times New Roman" w:cs="Times New Roman"/>
              </w:rPr>
            </w:pPr>
            <w:r>
              <w:rPr>
                <w:rFonts w:ascii="Times New Roman" w:hAnsi="Times New Roman" w:cs="Times New Roman"/>
              </w:rPr>
              <w:t>18 (9/9)</w:t>
            </w:r>
          </w:p>
        </w:tc>
        <w:tc>
          <w:tcPr>
            <w:tcW w:w="369" w:type="pct"/>
            <w:vAlign w:val="center"/>
          </w:tcPr>
          <w:p w14:paraId="3876C099"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3EC77510" w14:textId="77777777" w:rsidR="001048D9" w:rsidRDefault="00FA67F3">
            <w:pPr>
              <w:jc w:val="center"/>
              <w:rPr>
                <w:rFonts w:ascii="Times New Roman" w:hAnsi="Times New Roman" w:cs="Times New Roman"/>
              </w:rPr>
            </w:pPr>
            <w:r>
              <w:rPr>
                <w:rFonts w:ascii="Times New Roman" w:hAnsi="Times New Roman" w:cs="Times New Roman"/>
              </w:rPr>
              <w:t>672</w:t>
            </w:r>
          </w:p>
        </w:tc>
        <w:tc>
          <w:tcPr>
            <w:tcW w:w="337" w:type="pct"/>
            <w:vAlign w:val="center"/>
          </w:tcPr>
          <w:p w14:paraId="04E2CB98"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0BA94576"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9761AB2" w14:textId="77777777" w:rsidTr="001048D9">
        <w:trPr>
          <w:cantSplit/>
        </w:trPr>
        <w:tc>
          <w:tcPr>
            <w:tcW w:w="234" w:type="pct"/>
            <w:vAlign w:val="center"/>
          </w:tcPr>
          <w:p w14:paraId="14483478" w14:textId="77777777" w:rsidR="001048D9" w:rsidRDefault="00FA67F3">
            <w:pPr>
              <w:jc w:val="center"/>
              <w:rPr>
                <w:rFonts w:ascii="Times New Roman" w:hAnsi="Times New Roman" w:cs="Times New Roman"/>
              </w:rPr>
            </w:pPr>
            <w:r>
              <w:rPr>
                <w:rFonts w:ascii="Times New Roman" w:hAnsi="Times New Roman" w:cs="Times New Roman"/>
              </w:rPr>
              <w:t>91</w:t>
            </w:r>
          </w:p>
        </w:tc>
        <w:tc>
          <w:tcPr>
            <w:tcW w:w="1103" w:type="pct"/>
            <w:vAlign w:val="center"/>
          </w:tcPr>
          <w:p w14:paraId="31119C10" w14:textId="77777777" w:rsidR="001048D9" w:rsidRDefault="00FA67F3">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0B9CDBB2" w14:textId="77777777" w:rsidR="001048D9" w:rsidRDefault="00FA67F3">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1BA4F2E4"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vAlign w:val="center"/>
          </w:tcPr>
          <w:p w14:paraId="2206C349" w14:textId="77777777" w:rsidR="001048D9" w:rsidRDefault="00FA67F3">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787E92AB"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ACDB171" w14:textId="77777777" w:rsidR="001048D9" w:rsidRDefault="00FA67F3">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301D17B0"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67229A65" w14:textId="77777777" w:rsidR="001048D9" w:rsidRDefault="00FA67F3">
            <w:pPr>
              <w:jc w:val="center"/>
              <w:rPr>
                <w:rFonts w:ascii="Times New Roman" w:hAnsi="Times New Roman" w:cs="Times New Roman"/>
              </w:rPr>
            </w:pPr>
            <w:r>
              <w:rPr>
                <w:rFonts w:ascii="Times New Roman" w:hAnsi="Times New Roman" w:cs="Times New Roman"/>
              </w:rPr>
              <w:t>270</w:t>
            </w:r>
          </w:p>
        </w:tc>
        <w:tc>
          <w:tcPr>
            <w:tcW w:w="337" w:type="pct"/>
            <w:vAlign w:val="center"/>
          </w:tcPr>
          <w:p w14:paraId="3589FE44"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09EC4DEC"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8CC5570" w14:textId="77777777" w:rsidTr="001048D9">
        <w:trPr>
          <w:cantSplit/>
        </w:trPr>
        <w:tc>
          <w:tcPr>
            <w:tcW w:w="234" w:type="pct"/>
            <w:vAlign w:val="center"/>
          </w:tcPr>
          <w:p w14:paraId="52EAEED6" w14:textId="77777777" w:rsidR="001048D9" w:rsidRDefault="00FA67F3">
            <w:pPr>
              <w:jc w:val="center"/>
              <w:rPr>
                <w:rFonts w:ascii="Times New Roman" w:hAnsi="Times New Roman" w:cs="Times New Roman"/>
              </w:rPr>
            </w:pPr>
            <w:r>
              <w:rPr>
                <w:rFonts w:ascii="Times New Roman" w:hAnsi="Times New Roman" w:cs="Times New Roman"/>
              </w:rPr>
              <w:t>92</w:t>
            </w:r>
          </w:p>
        </w:tc>
        <w:tc>
          <w:tcPr>
            <w:tcW w:w="1103" w:type="pct"/>
            <w:vAlign w:val="center"/>
          </w:tcPr>
          <w:p w14:paraId="19D96F39" w14:textId="77777777" w:rsidR="001048D9" w:rsidRDefault="00FA67F3">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458C8B43" w14:textId="77777777" w:rsidR="001048D9" w:rsidRDefault="00FA67F3">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3BC773F7"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vAlign w:val="center"/>
          </w:tcPr>
          <w:p w14:paraId="6DB89069" w14:textId="77777777" w:rsidR="001048D9" w:rsidRDefault="00FA67F3">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5C890980"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03E48FF" w14:textId="77777777" w:rsidR="001048D9" w:rsidRDefault="00FA67F3">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40831BC7"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00CD8387" w14:textId="77777777" w:rsidR="001048D9" w:rsidRDefault="00FA67F3">
            <w:pPr>
              <w:jc w:val="center"/>
              <w:rPr>
                <w:rFonts w:ascii="Times New Roman" w:hAnsi="Times New Roman" w:cs="Times New Roman"/>
              </w:rPr>
            </w:pPr>
            <w:r>
              <w:rPr>
                <w:rFonts w:ascii="Times New Roman" w:hAnsi="Times New Roman" w:cs="Times New Roman"/>
              </w:rPr>
              <w:t>270</w:t>
            </w:r>
          </w:p>
        </w:tc>
        <w:tc>
          <w:tcPr>
            <w:tcW w:w="337" w:type="pct"/>
            <w:vAlign w:val="center"/>
          </w:tcPr>
          <w:p w14:paraId="673B8A89"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723EA85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8F80045" w14:textId="77777777" w:rsidTr="001048D9">
        <w:trPr>
          <w:cantSplit/>
        </w:trPr>
        <w:tc>
          <w:tcPr>
            <w:tcW w:w="234" w:type="pct"/>
            <w:vAlign w:val="center"/>
          </w:tcPr>
          <w:p w14:paraId="01F68913" w14:textId="77777777" w:rsidR="001048D9" w:rsidRDefault="00FA67F3">
            <w:pPr>
              <w:jc w:val="center"/>
              <w:rPr>
                <w:rFonts w:ascii="Times New Roman" w:hAnsi="Times New Roman" w:cs="Times New Roman"/>
              </w:rPr>
            </w:pPr>
            <w:r>
              <w:rPr>
                <w:rFonts w:ascii="Times New Roman" w:hAnsi="Times New Roman" w:cs="Times New Roman"/>
              </w:rPr>
              <w:t>93</w:t>
            </w:r>
          </w:p>
        </w:tc>
        <w:tc>
          <w:tcPr>
            <w:tcW w:w="1103" w:type="pct"/>
            <w:vAlign w:val="center"/>
          </w:tcPr>
          <w:p w14:paraId="69F55A24" w14:textId="77777777" w:rsidR="001048D9" w:rsidRDefault="00FA67F3">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049018C9" w14:textId="77777777" w:rsidR="001048D9" w:rsidRDefault="00FA67F3">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27138B3F"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vAlign w:val="center"/>
          </w:tcPr>
          <w:p w14:paraId="33D1BA84" w14:textId="77777777" w:rsidR="001048D9" w:rsidRDefault="00FA67F3">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0FED3080"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96A4A1C" w14:textId="77777777" w:rsidR="001048D9" w:rsidRDefault="00FA67F3">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1DA9E313" w14:textId="77777777" w:rsidR="001048D9" w:rsidRDefault="00FA67F3">
            <w:pPr>
              <w:jc w:val="center"/>
              <w:rPr>
                <w:rFonts w:ascii="Times New Roman" w:hAnsi="Times New Roman" w:cs="Times New Roman"/>
              </w:rPr>
            </w:pPr>
            <w:r>
              <w:rPr>
                <w:rFonts w:ascii="Times New Roman" w:hAnsi="Times New Roman" w:cs="Times New Roman"/>
              </w:rPr>
              <w:t>face</w:t>
            </w:r>
          </w:p>
        </w:tc>
        <w:tc>
          <w:tcPr>
            <w:tcW w:w="553" w:type="pct"/>
            <w:vAlign w:val="center"/>
          </w:tcPr>
          <w:p w14:paraId="19790DA5" w14:textId="77777777" w:rsidR="001048D9" w:rsidRDefault="00FA67F3">
            <w:pPr>
              <w:jc w:val="center"/>
              <w:rPr>
                <w:rFonts w:ascii="Times New Roman" w:hAnsi="Times New Roman" w:cs="Times New Roman"/>
              </w:rPr>
            </w:pPr>
            <w:r>
              <w:rPr>
                <w:rFonts w:ascii="Times New Roman" w:hAnsi="Times New Roman" w:cs="Times New Roman"/>
              </w:rPr>
              <w:t>270</w:t>
            </w:r>
          </w:p>
        </w:tc>
        <w:tc>
          <w:tcPr>
            <w:tcW w:w="337" w:type="pct"/>
            <w:vAlign w:val="center"/>
          </w:tcPr>
          <w:p w14:paraId="540D4031"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vAlign w:val="center"/>
          </w:tcPr>
          <w:p w14:paraId="1B647C0F"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672860FD" w14:textId="77777777" w:rsidTr="001048D9">
        <w:trPr>
          <w:cantSplit/>
        </w:trPr>
        <w:tc>
          <w:tcPr>
            <w:tcW w:w="234" w:type="pct"/>
            <w:tcBorders>
              <w:bottom w:val="single" w:sz="4" w:space="0" w:color="auto"/>
            </w:tcBorders>
            <w:vAlign w:val="center"/>
          </w:tcPr>
          <w:p w14:paraId="5D2F5971" w14:textId="77777777" w:rsidR="001048D9" w:rsidRDefault="00FA67F3">
            <w:pPr>
              <w:jc w:val="center"/>
              <w:rPr>
                <w:rFonts w:ascii="Times New Roman" w:hAnsi="Times New Roman" w:cs="Times New Roman"/>
              </w:rPr>
            </w:pPr>
            <w:r>
              <w:rPr>
                <w:rFonts w:ascii="Times New Roman" w:hAnsi="Times New Roman" w:cs="Times New Roman"/>
              </w:rPr>
              <w:t>94</w:t>
            </w:r>
          </w:p>
        </w:tc>
        <w:tc>
          <w:tcPr>
            <w:tcW w:w="1103" w:type="pct"/>
            <w:tcBorders>
              <w:bottom w:val="single" w:sz="4" w:space="0" w:color="auto"/>
            </w:tcBorders>
            <w:vAlign w:val="center"/>
          </w:tcPr>
          <w:p w14:paraId="7C871FFC" w14:textId="77777777" w:rsidR="001048D9" w:rsidRDefault="00FA67F3">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66E301E0" w14:textId="77777777" w:rsidR="001048D9" w:rsidRDefault="00FA67F3">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2DCBEDFB"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0375767A"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4C4ED3F4"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072602DF" w14:textId="77777777" w:rsidR="001048D9" w:rsidRDefault="00FA67F3">
            <w:pPr>
              <w:jc w:val="center"/>
              <w:rPr>
                <w:rFonts w:ascii="Times New Roman" w:hAnsi="Times New Roman" w:cs="Times New Roman"/>
              </w:rPr>
            </w:pPr>
            <w:r>
              <w:rPr>
                <w:rFonts w:ascii="Times New Roman" w:hAnsi="Times New Roman" w:cs="Times New Roman"/>
              </w:rPr>
              <w:t>18 (7/11)</w:t>
            </w:r>
          </w:p>
        </w:tc>
        <w:tc>
          <w:tcPr>
            <w:tcW w:w="369" w:type="pct"/>
            <w:tcBorders>
              <w:bottom w:val="single" w:sz="4" w:space="0" w:color="auto"/>
            </w:tcBorders>
            <w:vAlign w:val="center"/>
          </w:tcPr>
          <w:p w14:paraId="5848E693"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7FC26CC4"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tcBorders>
              <w:bottom w:val="single" w:sz="4" w:space="0" w:color="auto"/>
            </w:tcBorders>
            <w:vAlign w:val="center"/>
          </w:tcPr>
          <w:p w14:paraId="60D39376"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2FCD043D"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80CFABC" w14:textId="77777777" w:rsidTr="001048D9">
        <w:trPr>
          <w:cantSplit/>
        </w:trPr>
        <w:tc>
          <w:tcPr>
            <w:tcW w:w="234" w:type="pct"/>
            <w:tcBorders>
              <w:bottom w:val="single" w:sz="4" w:space="0" w:color="auto"/>
            </w:tcBorders>
            <w:vAlign w:val="center"/>
          </w:tcPr>
          <w:p w14:paraId="131DB908" w14:textId="77777777" w:rsidR="001048D9" w:rsidRDefault="00FA67F3">
            <w:pPr>
              <w:jc w:val="center"/>
              <w:rPr>
                <w:rFonts w:ascii="Times New Roman" w:hAnsi="Times New Roman" w:cs="Times New Roman"/>
              </w:rPr>
            </w:pPr>
            <w:r>
              <w:rPr>
                <w:rFonts w:ascii="Times New Roman" w:hAnsi="Times New Roman" w:cs="Times New Roman"/>
              </w:rPr>
              <w:t>95</w:t>
            </w:r>
          </w:p>
        </w:tc>
        <w:tc>
          <w:tcPr>
            <w:tcW w:w="1103" w:type="pct"/>
            <w:tcBorders>
              <w:bottom w:val="single" w:sz="4" w:space="0" w:color="auto"/>
            </w:tcBorders>
            <w:vAlign w:val="center"/>
          </w:tcPr>
          <w:p w14:paraId="765029B1" w14:textId="77777777" w:rsidR="001048D9" w:rsidRDefault="00FA67F3">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7C5C5792" w14:textId="77777777" w:rsidR="001048D9" w:rsidRDefault="00FA67F3">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7D986802"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5ADB0B30"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20491106"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2E1ECBD4" w14:textId="77777777" w:rsidR="001048D9" w:rsidRDefault="00FA67F3">
            <w:pPr>
              <w:jc w:val="center"/>
              <w:rPr>
                <w:rFonts w:ascii="Times New Roman" w:hAnsi="Times New Roman" w:cs="Times New Roman"/>
              </w:rPr>
            </w:pPr>
            <w:r>
              <w:rPr>
                <w:rFonts w:ascii="Times New Roman" w:hAnsi="Times New Roman" w:cs="Times New Roman"/>
              </w:rPr>
              <w:t>18 (6/12)</w:t>
            </w:r>
          </w:p>
        </w:tc>
        <w:tc>
          <w:tcPr>
            <w:tcW w:w="369" w:type="pct"/>
            <w:tcBorders>
              <w:bottom w:val="single" w:sz="4" w:space="0" w:color="auto"/>
            </w:tcBorders>
            <w:vAlign w:val="center"/>
          </w:tcPr>
          <w:p w14:paraId="6E7E43C7"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7CFB193C"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tcBorders>
              <w:bottom w:val="single" w:sz="4" w:space="0" w:color="auto"/>
            </w:tcBorders>
            <w:vAlign w:val="center"/>
          </w:tcPr>
          <w:p w14:paraId="4803FB06"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5BC1E221"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76B94A52" w14:textId="77777777" w:rsidTr="001048D9">
        <w:trPr>
          <w:cantSplit/>
        </w:trPr>
        <w:tc>
          <w:tcPr>
            <w:tcW w:w="234" w:type="pct"/>
            <w:tcBorders>
              <w:bottom w:val="single" w:sz="4" w:space="0" w:color="auto"/>
            </w:tcBorders>
            <w:vAlign w:val="center"/>
          </w:tcPr>
          <w:p w14:paraId="64FBC39B" w14:textId="77777777" w:rsidR="001048D9" w:rsidRDefault="00FA67F3">
            <w:pPr>
              <w:jc w:val="center"/>
              <w:rPr>
                <w:rFonts w:ascii="Times New Roman" w:hAnsi="Times New Roman" w:cs="Times New Roman"/>
              </w:rPr>
            </w:pPr>
            <w:r>
              <w:rPr>
                <w:rFonts w:ascii="Times New Roman" w:hAnsi="Times New Roman" w:cs="Times New Roman"/>
              </w:rPr>
              <w:lastRenderedPageBreak/>
              <w:t>96</w:t>
            </w:r>
          </w:p>
        </w:tc>
        <w:tc>
          <w:tcPr>
            <w:tcW w:w="1103" w:type="pct"/>
            <w:tcBorders>
              <w:bottom w:val="single" w:sz="4" w:space="0" w:color="auto"/>
            </w:tcBorders>
            <w:vAlign w:val="center"/>
          </w:tcPr>
          <w:p w14:paraId="298BEBD3" w14:textId="77777777" w:rsidR="001048D9" w:rsidRDefault="00FA67F3">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77E2C14F" w14:textId="77777777" w:rsidR="001048D9" w:rsidRDefault="00FA67F3">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511EF4BA"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tcBorders>
              <w:bottom w:val="single" w:sz="4" w:space="0" w:color="auto"/>
            </w:tcBorders>
            <w:vAlign w:val="center"/>
          </w:tcPr>
          <w:p w14:paraId="2B9F5552" w14:textId="77777777" w:rsidR="001048D9" w:rsidRDefault="00FA67F3">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1A98E4C9"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768DBD1F" w14:textId="77777777" w:rsidR="001048D9" w:rsidRDefault="00FA67F3">
            <w:pPr>
              <w:jc w:val="center"/>
              <w:rPr>
                <w:rFonts w:ascii="Times New Roman" w:hAnsi="Times New Roman" w:cs="Times New Roman"/>
              </w:rPr>
            </w:pPr>
            <w:r>
              <w:rPr>
                <w:rFonts w:ascii="Times New Roman" w:hAnsi="Times New Roman" w:cs="Times New Roman"/>
              </w:rPr>
              <w:t>18 (0/18)</w:t>
            </w:r>
          </w:p>
        </w:tc>
        <w:tc>
          <w:tcPr>
            <w:tcW w:w="369" w:type="pct"/>
            <w:tcBorders>
              <w:bottom w:val="single" w:sz="4" w:space="0" w:color="auto"/>
            </w:tcBorders>
            <w:vAlign w:val="center"/>
          </w:tcPr>
          <w:p w14:paraId="369D40C1"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9C9F492" w14:textId="77777777" w:rsidR="001048D9" w:rsidRDefault="00FA67F3">
            <w:pPr>
              <w:jc w:val="center"/>
              <w:rPr>
                <w:rFonts w:ascii="Times New Roman" w:hAnsi="Times New Roman" w:cs="Times New Roman"/>
              </w:rPr>
            </w:pPr>
            <w:r>
              <w:rPr>
                <w:rFonts w:ascii="Times New Roman" w:hAnsi="Times New Roman" w:cs="Times New Roman"/>
              </w:rPr>
              <w:t>720</w:t>
            </w:r>
          </w:p>
        </w:tc>
        <w:tc>
          <w:tcPr>
            <w:tcW w:w="337" w:type="pct"/>
            <w:tcBorders>
              <w:bottom w:val="single" w:sz="4" w:space="0" w:color="auto"/>
            </w:tcBorders>
            <w:vAlign w:val="center"/>
          </w:tcPr>
          <w:p w14:paraId="63B85150" w14:textId="77777777" w:rsidR="001048D9" w:rsidRDefault="00FA67F3">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311466D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D9919E0" w14:textId="77777777" w:rsidTr="001048D9">
        <w:trPr>
          <w:cantSplit/>
        </w:trPr>
        <w:tc>
          <w:tcPr>
            <w:tcW w:w="234" w:type="pct"/>
            <w:tcBorders>
              <w:bottom w:val="single" w:sz="4" w:space="0" w:color="auto"/>
            </w:tcBorders>
            <w:vAlign w:val="center"/>
          </w:tcPr>
          <w:p w14:paraId="3D65294B" w14:textId="77777777" w:rsidR="001048D9" w:rsidRDefault="00FA67F3">
            <w:pPr>
              <w:jc w:val="center"/>
              <w:rPr>
                <w:rFonts w:ascii="Times New Roman" w:hAnsi="Times New Roman" w:cs="Times New Roman"/>
              </w:rPr>
            </w:pPr>
            <w:r>
              <w:rPr>
                <w:rFonts w:ascii="Times New Roman" w:hAnsi="Times New Roman" w:cs="Times New Roman"/>
              </w:rPr>
              <w:t>97</w:t>
            </w:r>
          </w:p>
        </w:tc>
        <w:tc>
          <w:tcPr>
            <w:tcW w:w="1103" w:type="pct"/>
            <w:tcBorders>
              <w:bottom w:val="single" w:sz="4" w:space="0" w:color="auto"/>
            </w:tcBorders>
            <w:vAlign w:val="center"/>
          </w:tcPr>
          <w:p w14:paraId="6CEE05AC" w14:textId="77777777" w:rsidR="001048D9" w:rsidRDefault="00FA67F3">
            <w:pPr>
              <w:jc w:val="center"/>
              <w:rPr>
                <w:rFonts w:ascii="Times New Roman" w:hAnsi="Times New Roman" w:cs="Times New Roman"/>
              </w:rPr>
            </w:pPr>
            <w:r>
              <w:rPr>
                <w:rFonts w:ascii="Times New Roman" w:hAnsi="Times New Roman" w:cs="Times New Roman"/>
              </w:rPr>
              <w:t>Xu_2022_CurrPsych</w:t>
            </w:r>
          </w:p>
        </w:tc>
        <w:tc>
          <w:tcPr>
            <w:tcW w:w="545" w:type="pct"/>
            <w:tcBorders>
              <w:bottom w:val="single" w:sz="4" w:space="0" w:color="auto"/>
            </w:tcBorders>
            <w:vAlign w:val="center"/>
          </w:tcPr>
          <w:p w14:paraId="025C991D" w14:textId="77777777" w:rsidR="001048D9" w:rsidRDefault="00FA67F3">
            <w:pPr>
              <w:jc w:val="center"/>
              <w:rPr>
                <w:rFonts w:ascii="Times New Roman" w:hAnsi="Times New Roman" w:cs="Times New Roman"/>
              </w:rPr>
            </w:pPr>
            <w:r>
              <w:rPr>
                <w:rFonts w:ascii="Times New Roman" w:hAnsi="Times New Roman" w:cs="Times New Roman"/>
              </w:rPr>
              <w:t>Xu et al. (2022)</w:t>
            </w:r>
          </w:p>
        </w:tc>
        <w:tc>
          <w:tcPr>
            <w:tcW w:w="250" w:type="pct"/>
            <w:tcBorders>
              <w:bottom w:val="single" w:sz="4" w:space="0" w:color="auto"/>
            </w:tcBorders>
            <w:vAlign w:val="center"/>
          </w:tcPr>
          <w:p w14:paraId="356AAA4E"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581431BA"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19C490AD"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24EF0A1A" w14:textId="77777777" w:rsidR="001048D9" w:rsidRDefault="00FA67F3">
            <w:pPr>
              <w:jc w:val="center"/>
              <w:rPr>
                <w:rFonts w:ascii="Times New Roman" w:hAnsi="Times New Roman" w:cs="Times New Roman"/>
              </w:rPr>
            </w:pPr>
            <w:r>
              <w:rPr>
                <w:rFonts w:ascii="Times New Roman" w:hAnsi="Times New Roman" w:cs="Times New Roman"/>
              </w:rPr>
              <w:t>55 (27/28)</w:t>
            </w:r>
          </w:p>
        </w:tc>
        <w:tc>
          <w:tcPr>
            <w:tcW w:w="369" w:type="pct"/>
            <w:tcBorders>
              <w:bottom w:val="single" w:sz="4" w:space="0" w:color="auto"/>
            </w:tcBorders>
            <w:vAlign w:val="center"/>
          </w:tcPr>
          <w:p w14:paraId="01634557"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5867CF6E"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218D8AFA" w14:textId="77777777" w:rsidR="001048D9" w:rsidRDefault="00FA67F3">
            <w:pPr>
              <w:jc w:val="center"/>
              <w:rPr>
                <w:rFonts w:ascii="Times New Roman" w:hAnsi="Times New Roman" w:cs="Times New Roman"/>
              </w:rPr>
            </w:pPr>
            <w:r>
              <w:rPr>
                <w:rFonts w:ascii="Times New Roman" w:hAnsi="Times New Roman" w:cs="Times New Roman"/>
              </w:rPr>
              <w:t>On request</w:t>
            </w:r>
          </w:p>
        </w:tc>
        <w:tc>
          <w:tcPr>
            <w:tcW w:w="525" w:type="pct"/>
            <w:tcBorders>
              <w:bottom w:val="single" w:sz="4" w:space="0" w:color="auto"/>
            </w:tcBorders>
            <w:vAlign w:val="center"/>
          </w:tcPr>
          <w:p w14:paraId="4E1959DC"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D6CBD60" w14:textId="77777777" w:rsidTr="001048D9">
        <w:trPr>
          <w:cantSplit/>
        </w:trPr>
        <w:tc>
          <w:tcPr>
            <w:tcW w:w="234" w:type="pct"/>
            <w:tcBorders>
              <w:bottom w:val="single" w:sz="4" w:space="0" w:color="auto"/>
            </w:tcBorders>
            <w:vAlign w:val="center"/>
          </w:tcPr>
          <w:p w14:paraId="35826EC2" w14:textId="77777777" w:rsidR="001048D9" w:rsidRDefault="00FA67F3">
            <w:pPr>
              <w:jc w:val="center"/>
              <w:rPr>
                <w:rFonts w:ascii="Times New Roman" w:hAnsi="Times New Roman" w:cs="Times New Roman"/>
              </w:rPr>
            </w:pPr>
            <w:r>
              <w:rPr>
                <w:rFonts w:ascii="Times New Roman" w:hAnsi="Times New Roman" w:cs="Times New Roman"/>
              </w:rPr>
              <w:t>98</w:t>
            </w:r>
          </w:p>
        </w:tc>
        <w:tc>
          <w:tcPr>
            <w:tcW w:w="1103" w:type="pct"/>
            <w:tcBorders>
              <w:bottom w:val="single" w:sz="4" w:space="0" w:color="auto"/>
            </w:tcBorders>
            <w:vAlign w:val="center"/>
          </w:tcPr>
          <w:p w14:paraId="67DFCDC8" w14:textId="77777777" w:rsidR="001048D9" w:rsidRDefault="00FA67F3">
            <w:pPr>
              <w:jc w:val="center"/>
              <w:rPr>
                <w:rFonts w:ascii="Times New Roman" w:hAnsi="Times New Roman" w:cs="Times New Roman"/>
              </w:rPr>
            </w:pPr>
            <w:r>
              <w:rPr>
                <w:rFonts w:ascii="Times New Roman" w:hAnsi="Times New Roman" w:cs="Times New Roman"/>
              </w:rPr>
              <w:t>Xu_2022_CurrPsych</w:t>
            </w:r>
          </w:p>
        </w:tc>
        <w:tc>
          <w:tcPr>
            <w:tcW w:w="545" w:type="pct"/>
            <w:tcBorders>
              <w:bottom w:val="single" w:sz="4" w:space="0" w:color="auto"/>
            </w:tcBorders>
            <w:vAlign w:val="center"/>
          </w:tcPr>
          <w:p w14:paraId="0FE67289" w14:textId="77777777" w:rsidR="001048D9" w:rsidRDefault="00FA67F3">
            <w:pPr>
              <w:jc w:val="center"/>
              <w:rPr>
                <w:rFonts w:ascii="Times New Roman" w:hAnsi="Times New Roman" w:cs="Times New Roman"/>
              </w:rPr>
            </w:pPr>
            <w:r>
              <w:rPr>
                <w:rFonts w:ascii="Times New Roman" w:hAnsi="Times New Roman" w:cs="Times New Roman"/>
              </w:rPr>
              <w:t>Xu et al. (2022)</w:t>
            </w:r>
          </w:p>
        </w:tc>
        <w:tc>
          <w:tcPr>
            <w:tcW w:w="250" w:type="pct"/>
            <w:tcBorders>
              <w:bottom w:val="single" w:sz="4" w:space="0" w:color="auto"/>
            </w:tcBorders>
            <w:vAlign w:val="center"/>
          </w:tcPr>
          <w:p w14:paraId="16C4B56F"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137117A1"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74A426B8"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586E59A1" w14:textId="77777777" w:rsidR="001048D9" w:rsidRDefault="00FA67F3">
            <w:pPr>
              <w:jc w:val="center"/>
              <w:rPr>
                <w:rFonts w:ascii="Times New Roman" w:hAnsi="Times New Roman" w:cs="Times New Roman"/>
              </w:rPr>
            </w:pPr>
            <w:r>
              <w:rPr>
                <w:rFonts w:ascii="Times New Roman" w:hAnsi="Times New Roman" w:cs="Times New Roman"/>
              </w:rPr>
              <w:t>50 (24/26)</w:t>
            </w:r>
          </w:p>
        </w:tc>
        <w:tc>
          <w:tcPr>
            <w:tcW w:w="369" w:type="pct"/>
            <w:tcBorders>
              <w:bottom w:val="single" w:sz="4" w:space="0" w:color="auto"/>
            </w:tcBorders>
            <w:vAlign w:val="center"/>
          </w:tcPr>
          <w:p w14:paraId="1C7147D6"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0DDA81F"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12877CC4" w14:textId="77777777" w:rsidR="001048D9" w:rsidRDefault="00FA67F3">
            <w:pPr>
              <w:jc w:val="center"/>
              <w:rPr>
                <w:rFonts w:ascii="Times New Roman" w:hAnsi="Times New Roman" w:cs="Times New Roman"/>
              </w:rPr>
            </w:pPr>
            <w:r>
              <w:rPr>
                <w:rFonts w:ascii="Times New Roman" w:hAnsi="Times New Roman" w:cs="Times New Roman"/>
              </w:rPr>
              <w:t>On request</w:t>
            </w:r>
          </w:p>
        </w:tc>
        <w:tc>
          <w:tcPr>
            <w:tcW w:w="525" w:type="pct"/>
            <w:tcBorders>
              <w:bottom w:val="single" w:sz="4" w:space="0" w:color="auto"/>
            </w:tcBorders>
            <w:vAlign w:val="center"/>
          </w:tcPr>
          <w:p w14:paraId="72CA13F6"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08EDEB8" w14:textId="77777777" w:rsidTr="001048D9">
        <w:trPr>
          <w:cantSplit/>
        </w:trPr>
        <w:tc>
          <w:tcPr>
            <w:tcW w:w="234" w:type="pct"/>
            <w:tcBorders>
              <w:bottom w:val="single" w:sz="4" w:space="0" w:color="auto"/>
            </w:tcBorders>
            <w:vAlign w:val="center"/>
          </w:tcPr>
          <w:p w14:paraId="5FA9F333" w14:textId="77777777" w:rsidR="001048D9" w:rsidRDefault="00FA67F3">
            <w:pPr>
              <w:jc w:val="center"/>
              <w:rPr>
                <w:rFonts w:ascii="Times New Roman" w:hAnsi="Times New Roman" w:cs="Times New Roman"/>
              </w:rPr>
            </w:pPr>
            <w:r>
              <w:rPr>
                <w:rFonts w:ascii="Times New Roman" w:hAnsi="Times New Roman" w:cs="Times New Roman"/>
              </w:rPr>
              <w:t>99</w:t>
            </w:r>
          </w:p>
        </w:tc>
        <w:tc>
          <w:tcPr>
            <w:tcW w:w="1103" w:type="pct"/>
            <w:tcBorders>
              <w:bottom w:val="single" w:sz="4" w:space="0" w:color="auto"/>
            </w:tcBorders>
            <w:vAlign w:val="center"/>
          </w:tcPr>
          <w:p w14:paraId="15E3D7E0" w14:textId="77777777" w:rsidR="001048D9" w:rsidRDefault="00FA67F3">
            <w:pPr>
              <w:jc w:val="center"/>
              <w:rPr>
                <w:rFonts w:ascii="Times New Roman" w:hAnsi="Times New Roman" w:cs="Times New Roman"/>
              </w:rPr>
            </w:pPr>
            <w:r>
              <w:rPr>
                <w:rFonts w:ascii="Times New Roman" w:hAnsi="Times New Roman" w:cs="Times New Roman"/>
              </w:rPr>
              <w:t>Zhang_2023_NeuroImage</w:t>
            </w:r>
          </w:p>
        </w:tc>
        <w:tc>
          <w:tcPr>
            <w:tcW w:w="545" w:type="pct"/>
            <w:tcBorders>
              <w:bottom w:val="single" w:sz="4" w:space="0" w:color="auto"/>
            </w:tcBorders>
            <w:vAlign w:val="center"/>
          </w:tcPr>
          <w:p w14:paraId="60DD78E0" w14:textId="77777777" w:rsidR="001048D9" w:rsidRDefault="00FA67F3">
            <w:pPr>
              <w:jc w:val="center"/>
              <w:rPr>
                <w:rFonts w:ascii="Times New Roman" w:hAnsi="Times New Roman" w:cs="Times New Roman"/>
              </w:rPr>
            </w:pPr>
            <w:r>
              <w:rPr>
                <w:rFonts w:ascii="Times New Roman" w:hAnsi="Times New Roman" w:cs="Times New Roman"/>
              </w:rPr>
              <w:t>Yongfa Zhang et al. (2023)</w:t>
            </w:r>
          </w:p>
        </w:tc>
        <w:tc>
          <w:tcPr>
            <w:tcW w:w="250" w:type="pct"/>
            <w:tcBorders>
              <w:bottom w:val="single" w:sz="4" w:space="0" w:color="auto"/>
            </w:tcBorders>
            <w:vAlign w:val="center"/>
          </w:tcPr>
          <w:p w14:paraId="2B7314AD"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78ECE884"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33A10E95" w14:textId="77777777" w:rsidR="001048D9" w:rsidRDefault="00FA67F3">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44B94312" w14:textId="77777777" w:rsidR="001048D9" w:rsidRDefault="00FA67F3">
            <w:pPr>
              <w:jc w:val="center"/>
              <w:rPr>
                <w:rFonts w:ascii="Times New Roman" w:hAnsi="Times New Roman" w:cs="Times New Roman"/>
              </w:rPr>
            </w:pPr>
            <w:r>
              <w:rPr>
                <w:rFonts w:ascii="Times New Roman" w:hAnsi="Times New Roman" w:cs="Times New Roman"/>
              </w:rPr>
              <w:t>346 (172/174)</w:t>
            </w:r>
          </w:p>
        </w:tc>
        <w:tc>
          <w:tcPr>
            <w:tcW w:w="369" w:type="pct"/>
            <w:tcBorders>
              <w:bottom w:val="single" w:sz="4" w:space="0" w:color="auto"/>
            </w:tcBorders>
            <w:vAlign w:val="center"/>
          </w:tcPr>
          <w:p w14:paraId="124ED452"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75340BE7" w14:textId="77777777" w:rsidR="001048D9" w:rsidRDefault="00FA67F3">
            <w:pPr>
              <w:jc w:val="center"/>
              <w:rPr>
                <w:rFonts w:ascii="Times New Roman" w:hAnsi="Times New Roman" w:cs="Times New Roman"/>
              </w:rPr>
            </w:pPr>
            <w:r>
              <w:rPr>
                <w:rFonts w:ascii="Times New Roman" w:hAnsi="Times New Roman" w:cs="Times New Roman"/>
              </w:rPr>
              <w:t>96</w:t>
            </w:r>
          </w:p>
        </w:tc>
        <w:tc>
          <w:tcPr>
            <w:tcW w:w="337" w:type="pct"/>
            <w:tcBorders>
              <w:bottom w:val="single" w:sz="4" w:space="0" w:color="auto"/>
            </w:tcBorders>
            <w:vAlign w:val="center"/>
          </w:tcPr>
          <w:p w14:paraId="68B98D02" w14:textId="77777777" w:rsidR="001048D9" w:rsidRDefault="00FA67F3">
            <w:pPr>
              <w:jc w:val="center"/>
              <w:rPr>
                <w:rFonts w:ascii="Times New Roman" w:hAnsi="Times New Roman" w:cs="Times New Roman"/>
              </w:rPr>
            </w:pPr>
            <w:r>
              <w:rPr>
                <w:rFonts w:ascii="Times New Roman" w:hAnsi="Times New Roman" w:cs="Times New Roman"/>
              </w:rPr>
              <w:t>CC BY-NC-ND</w:t>
            </w:r>
          </w:p>
        </w:tc>
        <w:tc>
          <w:tcPr>
            <w:tcW w:w="525" w:type="pct"/>
            <w:tcBorders>
              <w:bottom w:val="single" w:sz="4" w:space="0" w:color="auto"/>
            </w:tcBorders>
            <w:vAlign w:val="center"/>
          </w:tcPr>
          <w:p w14:paraId="31637BBD"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BCF6064" w14:textId="77777777" w:rsidTr="001048D9">
        <w:trPr>
          <w:cantSplit/>
        </w:trPr>
        <w:tc>
          <w:tcPr>
            <w:tcW w:w="234" w:type="pct"/>
            <w:tcBorders>
              <w:bottom w:val="single" w:sz="4" w:space="0" w:color="auto"/>
            </w:tcBorders>
            <w:vAlign w:val="center"/>
          </w:tcPr>
          <w:p w14:paraId="1403299D" w14:textId="77777777" w:rsidR="001048D9" w:rsidRDefault="00FA67F3">
            <w:pPr>
              <w:jc w:val="center"/>
              <w:rPr>
                <w:rFonts w:ascii="Times New Roman" w:hAnsi="Times New Roman" w:cs="Times New Roman"/>
              </w:rPr>
            </w:pPr>
            <w:r>
              <w:rPr>
                <w:rFonts w:ascii="Times New Roman" w:hAnsi="Times New Roman" w:cs="Times New Roman"/>
              </w:rPr>
              <w:t>100</w:t>
            </w:r>
          </w:p>
        </w:tc>
        <w:tc>
          <w:tcPr>
            <w:tcW w:w="1103" w:type="pct"/>
            <w:tcBorders>
              <w:bottom w:val="single" w:sz="4" w:space="0" w:color="auto"/>
            </w:tcBorders>
            <w:vAlign w:val="center"/>
          </w:tcPr>
          <w:p w14:paraId="58602DAC" w14:textId="77777777" w:rsidR="001048D9" w:rsidRDefault="00FA67F3">
            <w:pPr>
              <w:jc w:val="center"/>
              <w:rPr>
                <w:rFonts w:ascii="Times New Roman" w:hAnsi="Times New Roman" w:cs="Times New Roman"/>
              </w:rPr>
            </w:pPr>
            <w:r>
              <w:rPr>
                <w:rFonts w:ascii="Times New Roman" w:hAnsi="Times New Roman" w:cs="Times New Roman"/>
              </w:rPr>
              <w:t>Zhang_2024_PsychJ</w:t>
            </w:r>
          </w:p>
        </w:tc>
        <w:tc>
          <w:tcPr>
            <w:tcW w:w="545" w:type="pct"/>
            <w:tcBorders>
              <w:bottom w:val="single" w:sz="4" w:space="0" w:color="auto"/>
            </w:tcBorders>
            <w:vAlign w:val="center"/>
          </w:tcPr>
          <w:p w14:paraId="7CC4FDD1" w14:textId="77777777" w:rsidR="001048D9" w:rsidRDefault="00FA67F3">
            <w:pPr>
              <w:jc w:val="center"/>
              <w:rPr>
                <w:rFonts w:ascii="Times New Roman" w:hAnsi="Times New Roman" w:cs="Times New Roman"/>
              </w:rPr>
            </w:pPr>
            <w:r>
              <w:rPr>
                <w:rFonts w:ascii="Times New Roman" w:hAnsi="Times New Roman" w:cs="Times New Roman"/>
              </w:rPr>
              <w:t>Zhang et al. (2024)</w:t>
            </w:r>
          </w:p>
        </w:tc>
        <w:tc>
          <w:tcPr>
            <w:tcW w:w="250" w:type="pct"/>
            <w:tcBorders>
              <w:bottom w:val="single" w:sz="4" w:space="0" w:color="auto"/>
            </w:tcBorders>
            <w:vAlign w:val="center"/>
          </w:tcPr>
          <w:p w14:paraId="2C4A2F11"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34FC67A2"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52207E21"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43938E61" w14:textId="77777777" w:rsidR="001048D9" w:rsidRDefault="00FA67F3">
            <w:pPr>
              <w:jc w:val="center"/>
              <w:rPr>
                <w:rFonts w:ascii="Times New Roman" w:hAnsi="Times New Roman" w:cs="Times New Roman"/>
              </w:rPr>
            </w:pPr>
            <w:r>
              <w:rPr>
                <w:rFonts w:ascii="Times New Roman" w:hAnsi="Times New Roman" w:cs="Times New Roman"/>
              </w:rPr>
              <w:t>43</w:t>
            </w:r>
          </w:p>
        </w:tc>
        <w:tc>
          <w:tcPr>
            <w:tcW w:w="369" w:type="pct"/>
            <w:tcBorders>
              <w:bottom w:val="single" w:sz="4" w:space="0" w:color="auto"/>
            </w:tcBorders>
            <w:vAlign w:val="center"/>
          </w:tcPr>
          <w:p w14:paraId="0ECA09A4"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77E0895A" w14:textId="77777777" w:rsidR="001048D9" w:rsidRDefault="00FA67F3">
            <w:pPr>
              <w:jc w:val="center"/>
              <w:rPr>
                <w:rFonts w:ascii="Times New Roman" w:hAnsi="Times New Roman" w:cs="Times New Roman"/>
              </w:rPr>
            </w:pPr>
            <w:r>
              <w:rPr>
                <w:rFonts w:ascii="Times New Roman" w:hAnsi="Times New Roman" w:cs="Times New Roman"/>
              </w:rPr>
              <w:t>216</w:t>
            </w:r>
          </w:p>
        </w:tc>
        <w:tc>
          <w:tcPr>
            <w:tcW w:w="337" w:type="pct"/>
            <w:tcBorders>
              <w:bottom w:val="single" w:sz="4" w:space="0" w:color="auto"/>
            </w:tcBorders>
            <w:vAlign w:val="center"/>
          </w:tcPr>
          <w:p w14:paraId="7C024B69"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7F13F5F3"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41A76969" w14:textId="77777777" w:rsidTr="001048D9">
        <w:trPr>
          <w:cantSplit/>
        </w:trPr>
        <w:tc>
          <w:tcPr>
            <w:tcW w:w="234" w:type="pct"/>
            <w:tcBorders>
              <w:bottom w:val="single" w:sz="4" w:space="0" w:color="auto"/>
            </w:tcBorders>
            <w:vAlign w:val="center"/>
          </w:tcPr>
          <w:p w14:paraId="1DB1B293" w14:textId="77777777" w:rsidR="001048D9" w:rsidRDefault="00FA67F3">
            <w:pPr>
              <w:jc w:val="center"/>
              <w:rPr>
                <w:rFonts w:ascii="Times New Roman" w:hAnsi="Times New Roman" w:cs="Times New Roman"/>
              </w:rPr>
            </w:pPr>
            <w:r>
              <w:rPr>
                <w:rFonts w:ascii="Times New Roman" w:hAnsi="Times New Roman" w:cs="Times New Roman"/>
              </w:rPr>
              <w:t>101</w:t>
            </w:r>
          </w:p>
        </w:tc>
        <w:tc>
          <w:tcPr>
            <w:tcW w:w="1103" w:type="pct"/>
            <w:tcBorders>
              <w:bottom w:val="single" w:sz="4" w:space="0" w:color="auto"/>
            </w:tcBorders>
            <w:vAlign w:val="center"/>
          </w:tcPr>
          <w:p w14:paraId="451C6780" w14:textId="77777777" w:rsidR="001048D9" w:rsidRDefault="00FA67F3">
            <w:pPr>
              <w:jc w:val="center"/>
              <w:rPr>
                <w:rFonts w:ascii="Times New Roman" w:hAnsi="Times New Roman" w:cs="Times New Roman"/>
              </w:rPr>
            </w:pPr>
            <w:r>
              <w:rPr>
                <w:rFonts w:ascii="Times New Roman" w:hAnsi="Times New Roman" w:cs="Times New Roman"/>
              </w:rPr>
              <w:t>Zhang_2024_PsychJ</w:t>
            </w:r>
          </w:p>
        </w:tc>
        <w:tc>
          <w:tcPr>
            <w:tcW w:w="545" w:type="pct"/>
            <w:tcBorders>
              <w:bottom w:val="single" w:sz="4" w:space="0" w:color="auto"/>
            </w:tcBorders>
            <w:vAlign w:val="center"/>
          </w:tcPr>
          <w:p w14:paraId="6DBB78E2" w14:textId="77777777" w:rsidR="001048D9" w:rsidRDefault="00FA67F3">
            <w:pPr>
              <w:jc w:val="center"/>
              <w:rPr>
                <w:rFonts w:ascii="Times New Roman" w:hAnsi="Times New Roman" w:cs="Times New Roman"/>
              </w:rPr>
            </w:pPr>
            <w:r>
              <w:rPr>
                <w:rFonts w:ascii="Times New Roman" w:hAnsi="Times New Roman" w:cs="Times New Roman"/>
              </w:rPr>
              <w:t>Zhang et al. (2024)</w:t>
            </w:r>
          </w:p>
        </w:tc>
        <w:tc>
          <w:tcPr>
            <w:tcW w:w="250" w:type="pct"/>
            <w:tcBorders>
              <w:bottom w:val="single" w:sz="4" w:space="0" w:color="auto"/>
            </w:tcBorders>
            <w:vAlign w:val="center"/>
          </w:tcPr>
          <w:p w14:paraId="4C1958B5"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036CF318"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05B6A34F"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4AA3BB08" w14:textId="77777777" w:rsidR="001048D9" w:rsidRDefault="00FA67F3">
            <w:pPr>
              <w:jc w:val="center"/>
              <w:rPr>
                <w:rFonts w:ascii="Times New Roman" w:hAnsi="Times New Roman" w:cs="Times New Roman"/>
              </w:rPr>
            </w:pPr>
            <w:r>
              <w:rPr>
                <w:rFonts w:ascii="Times New Roman" w:hAnsi="Times New Roman" w:cs="Times New Roman"/>
              </w:rPr>
              <w:t>36</w:t>
            </w:r>
          </w:p>
        </w:tc>
        <w:tc>
          <w:tcPr>
            <w:tcW w:w="369" w:type="pct"/>
            <w:tcBorders>
              <w:bottom w:val="single" w:sz="4" w:space="0" w:color="auto"/>
            </w:tcBorders>
            <w:vAlign w:val="center"/>
          </w:tcPr>
          <w:p w14:paraId="064AF7A1"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050A872D" w14:textId="77777777" w:rsidR="001048D9" w:rsidRDefault="00FA67F3">
            <w:pPr>
              <w:jc w:val="center"/>
              <w:rPr>
                <w:rFonts w:ascii="Times New Roman" w:hAnsi="Times New Roman" w:cs="Times New Roman"/>
              </w:rPr>
            </w:pPr>
            <w:r>
              <w:rPr>
                <w:rFonts w:ascii="Times New Roman" w:hAnsi="Times New Roman" w:cs="Times New Roman"/>
              </w:rPr>
              <w:t>120</w:t>
            </w:r>
          </w:p>
        </w:tc>
        <w:tc>
          <w:tcPr>
            <w:tcW w:w="337" w:type="pct"/>
            <w:tcBorders>
              <w:bottom w:val="single" w:sz="4" w:space="0" w:color="auto"/>
            </w:tcBorders>
            <w:vAlign w:val="center"/>
          </w:tcPr>
          <w:p w14:paraId="7FF078D9"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4759232E"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DEE17BF" w14:textId="77777777" w:rsidTr="001048D9">
        <w:trPr>
          <w:cantSplit/>
        </w:trPr>
        <w:tc>
          <w:tcPr>
            <w:tcW w:w="234" w:type="pct"/>
            <w:tcBorders>
              <w:bottom w:val="single" w:sz="4" w:space="0" w:color="auto"/>
            </w:tcBorders>
            <w:vAlign w:val="center"/>
          </w:tcPr>
          <w:p w14:paraId="4E83C8D8" w14:textId="77777777" w:rsidR="001048D9" w:rsidRDefault="00FA67F3">
            <w:pPr>
              <w:jc w:val="center"/>
              <w:rPr>
                <w:rFonts w:ascii="Times New Roman" w:hAnsi="Times New Roman" w:cs="Times New Roman"/>
              </w:rPr>
            </w:pPr>
            <w:r>
              <w:rPr>
                <w:rFonts w:ascii="Times New Roman" w:hAnsi="Times New Roman" w:cs="Times New Roman"/>
              </w:rPr>
              <w:t>102</w:t>
            </w:r>
          </w:p>
        </w:tc>
        <w:tc>
          <w:tcPr>
            <w:tcW w:w="1103" w:type="pct"/>
            <w:tcBorders>
              <w:bottom w:val="single" w:sz="4" w:space="0" w:color="auto"/>
            </w:tcBorders>
            <w:vAlign w:val="center"/>
          </w:tcPr>
          <w:p w14:paraId="30BCEF4B" w14:textId="77777777" w:rsidR="001048D9" w:rsidRDefault="00FA67F3">
            <w:pPr>
              <w:jc w:val="center"/>
              <w:rPr>
                <w:rFonts w:ascii="Times New Roman" w:hAnsi="Times New Roman" w:cs="Times New Roman"/>
              </w:rPr>
            </w:pPr>
            <w:r>
              <w:rPr>
                <w:rFonts w:ascii="Times New Roman" w:hAnsi="Times New Roman" w:cs="Times New Roman"/>
              </w:rPr>
              <w:t>Zhang_2026_JNeurosci</w:t>
            </w:r>
          </w:p>
        </w:tc>
        <w:tc>
          <w:tcPr>
            <w:tcW w:w="545" w:type="pct"/>
            <w:tcBorders>
              <w:bottom w:val="single" w:sz="4" w:space="0" w:color="auto"/>
            </w:tcBorders>
            <w:vAlign w:val="center"/>
          </w:tcPr>
          <w:p w14:paraId="5B34EE81" w14:textId="77777777" w:rsidR="001048D9" w:rsidRDefault="00FA67F3">
            <w:pPr>
              <w:jc w:val="center"/>
              <w:rPr>
                <w:rFonts w:ascii="Times New Roman" w:hAnsi="Times New Roman" w:cs="Times New Roman"/>
              </w:rPr>
            </w:pPr>
            <w:r>
              <w:rPr>
                <w:rFonts w:ascii="Times New Roman" w:hAnsi="Times New Roman" w:cs="Times New Roman"/>
              </w:rPr>
              <w:t>Zhang (2026)</w:t>
            </w:r>
          </w:p>
        </w:tc>
        <w:tc>
          <w:tcPr>
            <w:tcW w:w="250" w:type="pct"/>
            <w:tcBorders>
              <w:bottom w:val="single" w:sz="4" w:space="0" w:color="auto"/>
            </w:tcBorders>
            <w:vAlign w:val="center"/>
          </w:tcPr>
          <w:p w14:paraId="18AEB809"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01D6FDB3"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2FCF79FF"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4587E76F" w14:textId="77777777" w:rsidR="001048D9" w:rsidRDefault="00FA67F3">
            <w:pPr>
              <w:jc w:val="center"/>
              <w:rPr>
                <w:rFonts w:ascii="Times New Roman" w:hAnsi="Times New Roman" w:cs="Times New Roman"/>
              </w:rPr>
            </w:pPr>
            <w:r>
              <w:rPr>
                <w:rFonts w:ascii="Times New Roman" w:hAnsi="Times New Roman" w:cs="Times New Roman"/>
              </w:rPr>
              <w:t>59 (27/32)</w:t>
            </w:r>
          </w:p>
        </w:tc>
        <w:tc>
          <w:tcPr>
            <w:tcW w:w="369" w:type="pct"/>
            <w:tcBorders>
              <w:bottom w:val="single" w:sz="4" w:space="0" w:color="auto"/>
            </w:tcBorders>
            <w:vAlign w:val="center"/>
          </w:tcPr>
          <w:p w14:paraId="09C655DC"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8D885CF" w14:textId="77777777" w:rsidR="001048D9" w:rsidRDefault="00FA67F3">
            <w:pPr>
              <w:jc w:val="center"/>
              <w:rPr>
                <w:rFonts w:ascii="Times New Roman" w:hAnsi="Times New Roman" w:cs="Times New Roman"/>
              </w:rPr>
            </w:pPr>
            <w:r>
              <w:rPr>
                <w:rFonts w:ascii="Times New Roman" w:hAnsi="Times New Roman" w:cs="Times New Roman"/>
              </w:rPr>
              <w:t>450 (5 blocks x 90; incomplete blocks in 17 subjects)</w:t>
            </w:r>
          </w:p>
        </w:tc>
        <w:tc>
          <w:tcPr>
            <w:tcW w:w="337" w:type="pct"/>
            <w:tcBorders>
              <w:bottom w:val="single" w:sz="4" w:space="0" w:color="auto"/>
            </w:tcBorders>
            <w:vAlign w:val="center"/>
          </w:tcPr>
          <w:p w14:paraId="4592021B"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0D67B096"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3FE8D61" w14:textId="77777777" w:rsidTr="001048D9">
        <w:trPr>
          <w:cantSplit/>
        </w:trPr>
        <w:tc>
          <w:tcPr>
            <w:tcW w:w="234" w:type="pct"/>
            <w:tcBorders>
              <w:bottom w:val="single" w:sz="4" w:space="0" w:color="auto"/>
            </w:tcBorders>
            <w:vAlign w:val="center"/>
          </w:tcPr>
          <w:p w14:paraId="1211EF81" w14:textId="77777777" w:rsidR="001048D9" w:rsidRDefault="00FA67F3">
            <w:pPr>
              <w:jc w:val="center"/>
              <w:rPr>
                <w:rFonts w:ascii="Times New Roman" w:hAnsi="Times New Roman" w:cs="Times New Roman"/>
              </w:rPr>
            </w:pPr>
            <w:r>
              <w:rPr>
                <w:rFonts w:ascii="Times New Roman" w:hAnsi="Times New Roman" w:cs="Times New Roman"/>
              </w:rPr>
              <w:t>103</w:t>
            </w:r>
          </w:p>
        </w:tc>
        <w:tc>
          <w:tcPr>
            <w:tcW w:w="1103" w:type="pct"/>
            <w:tcBorders>
              <w:bottom w:val="single" w:sz="4" w:space="0" w:color="auto"/>
            </w:tcBorders>
            <w:vAlign w:val="center"/>
          </w:tcPr>
          <w:p w14:paraId="551DD7AB" w14:textId="77777777" w:rsidR="001048D9" w:rsidRDefault="00FA67F3">
            <w:pPr>
              <w:jc w:val="center"/>
              <w:rPr>
                <w:rFonts w:ascii="Times New Roman" w:hAnsi="Times New Roman" w:cs="Times New Roman"/>
              </w:rPr>
            </w:pPr>
            <w:r>
              <w:rPr>
                <w:rFonts w:ascii="Times New Roman" w:hAnsi="Times New Roman" w:cs="Times New Roman"/>
              </w:rPr>
              <w:t>Zhang_2026_JNeurosci</w:t>
            </w:r>
          </w:p>
        </w:tc>
        <w:tc>
          <w:tcPr>
            <w:tcW w:w="545" w:type="pct"/>
            <w:tcBorders>
              <w:bottom w:val="single" w:sz="4" w:space="0" w:color="auto"/>
            </w:tcBorders>
            <w:vAlign w:val="center"/>
          </w:tcPr>
          <w:p w14:paraId="74E7909D" w14:textId="77777777" w:rsidR="001048D9" w:rsidRDefault="00FA67F3">
            <w:pPr>
              <w:jc w:val="center"/>
              <w:rPr>
                <w:rFonts w:ascii="Times New Roman" w:hAnsi="Times New Roman" w:cs="Times New Roman"/>
              </w:rPr>
            </w:pPr>
            <w:r>
              <w:rPr>
                <w:rFonts w:ascii="Times New Roman" w:hAnsi="Times New Roman" w:cs="Times New Roman"/>
              </w:rPr>
              <w:t>Zhang (2026)</w:t>
            </w:r>
          </w:p>
        </w:tc>
        <w:tc>
          <w:tcPr>
            <w:tcW w:w="250" w:type="pct"/>
            <w:tcBorders>
              <w:bottom w:val="single" w:sz="4" w:space="0" w:color="auto"/>
            </w:tcBorders>
            <w:vAlign w:val="center"/>
          </w:tcPr>
          <w:p w14:paraId="72A3BA8A"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0E38225E"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1A8B28B9" w14:textId="77777777" w:rsidR="001048D9" w:rsidRDefault="00FA67F3">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67A5FA00" w14:textId="77777777" w:rsidR="001048D9" w:rsidRDefault="00FA67F3">
            <w:pPr>
              <w:jc w:val="center"/>
              <w:rPr>
                <w:rFonts w:ascii="Times New Roman" w:hAnsi="Times New Roman" w:cs="Times New Roman"/>
              </w:rPr>
            </w:pPr>
            <w:r>
              <w:rPr>
                <w:rFonts w:ascii="Times New Roman" w:hAnsi="Times New Roman" w:cs="Times New Roman"/>
              </w:rPr>
              <w:t>32 (14/18)</w:t>
            </w:r>
          </w:p>
        </w:tc>
        <w:tc>
          <w:tcPr>
            <w:tcW w:w="369" w:type="pct"/>
            <w:tcBorders>
              <w:bottom w:val="single" w:sz="4" w:space="0" w:color="auto"/>
            </w:tcBorders>
            <w:vAlign w:val="center"/>
          </w:tcPr>
          <w:p w14:paraId="6574C61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BDF3B83" w14:textId="77777777" w:rsidR="001048D9" w:rsidRDefault="00FA67F3">
            <w:pPr>
              <w:jc w:val="center"/>
              <w:rPr>
                <w:rFonts w:ascii="Times New Roman" w:hAnsi="Times New Roman" w:cs="Times New Roman"/>
              </w:rPr>
            </w:pPr>
            <w:r>
              <w:rPr>
                <w:rFonts w:ascii="Times New Roman" w:hAnsi="Times New Roman" w:cs="Times New Roman"/>
              </w:rPr>
              <w:t>450 (5 blocks x 90; incomplete blocks in 17 subjects)</w:t>
            </w:r>
          </w:p>
        </w:tc>
        <w:tc>
          <w:tcPr>
            <w:tcW w:w="337" w:type="pct"/>
            <w:tcBorders>
              <w:bottom w:val="single" w:sz="4" w:space="0" w:color="auto"/>
            </w:tcBorders>
            <w:vAlign w:val="center"/>
          </w:tcPr>
          <w:p w14:paraId="4DFAF96A"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303F35C5"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1086003" w14:textId="77777777" w:rsidTr="001048D9">
        <w:trPr>
          <w:cantSplit/>
        </w:trPr>
        <w:tc>
          <w:tcPr>
            <w:tcW w:w="234" w:type="pct"/>
            <w:tcBorders>
              <w:bottom w:val="single" w:sz="4" w:space="0" w:color="auto"/>
            </w:tcBorders>
            <w:vAlign w:val="center"/>
          </w:tcPr>
          <w:p w14:paraId="5782684D" w14:textId="77777777" w:rsidR="001048D9" w:rsidRDefault="00FA67F3">
            <w:pPr>
              <w:jc w:val="center"/>
              <w:rPr>
                <w:rFonts w:ascii="Times New Roman" w:hAnsi="Times New Roman" w:cs="Times New Roman"/>
              </w:rPr>
            </w:pPr>
            <w:r>
              <w:rPr>
                <w:rFonts w:ascii="Times New Roman" w:hAnsi="Times New Roman" w:cs="Times New Roman"/>
              </w:rPr>
              <w:t>104</w:t>
            </w:r>
          </w:p>
        </w:tc>
        <w:tc>
          <w:tcPr>
            <w:tcW w:w="1103" w:type="pct"/>
            <w:tcBorders>
              <w:bottom w:val="single" w:sz="4" w:space="0" w:color="auto"/>
            </w:tcBorders>
            <w:vAlign w:val="center"/>
          </w:tcPr>
          <w:p w14:paraId="40E8364D" w14:textId="77777777" w:rsidR="001048D9" w:rsidRDefault="00FA67F3">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27780A21" w14:textId="77777777" w:rsidR="001048D9" w:rsidRDefault="00FA67F3">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43296BE1" w14:textId="77777777" w:rsidR="001048D9" w:rsidRDefault="00FA67F3">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271C730D"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09768B2C" w14:textId="77777777" w:rsidR="001048D9" w:rsidRDefault="001048D9">
            <w:pPr>
              <w:jc w:val="center"/>
              <w:rPr>
                <w:rFonts w:ascii="Times New Roman" w:hAnsi="Times New Roman" w:cs="Times New Roman"/>
              </w:rPr>
            </w:pPr>
          </w:p>
        </w:tc>
        <w:tc>
          <w:tcPr>
            <w:tcW w:w="364" w:type="pct"/>
            <w:tcBorders>
              <w:bottom w:val="single" w:sz="4" w:space="0" w:color="auto"/>
            </w:tcBorders>
            <w:vAlign w:val="center"/>
          </w:tcPr>
          <w:p w14:paraId="23C5DB79" w14:textId="77777777" w:rsidR="001048D9" w:rsidRDefault="00FA67F3">
            <w:pPr>
              <w:jc w:val="center"/>
              <w:rPr>
                <w:rFonts w:ascii="Times New Roman" w:hAnsi="Times New Roman" w:cs="Times New Roman"/>
              </w:rPr>
            </w:pPr>
            <w:r>
              <w:rPr>
                <w:rFonts w:ascii="Times New Roman" w:hAnsi="Times New Roman" w:cs="Times New Roman"/>
              </w:rPr>
              <w:t>45 (12/33)</w:t>
            </w:r>
          </w:p>
        </w:tc>
        <w:tc>
          <w:tcPr>
            <w:tcW w:w="369" w:type="pct"/>
            <w:tcBorders>
              <w:bottom w:val="single" w:sz="4" w:space="0" w:color="auto"/>
            </w:tcBorders>
            <w:vAlign w:val="center"/>
          </w:tcPr>
          <w:p w14:paraId="7881652E"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71386B5"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63237DEE"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63A30BCB"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3FB81830" w14:textId="77777777" w:rsidTr="001048D9">
        <w:trPr>
          <w:cantSplit/>
        </w:trPr>
        <w:tc>
          <w:tcPr>
            <w:tcW w:w="234" w:type="pct"/>
            <w:tcBorders>
              <w:bottom w:val="single" w:sz="4" w:space="0" w:color="auto"/>
            </w:tcBorders>
            <w:vAlign w:val="center"/>
          </w:tcPr>
          <w:p w14:paraId="395810D5" w14:textId="77777777" w:rsidR="001048D9" w:rsidRDefault="00FA67F3">
            <w:pPr>
              <w:jc w:val="center"/>
              <w:rPr>
                <w:rFonts w:ascii="Times New Roman" w:hAnsi="Times New Roman" w:cs="Times New Roman"/>
              </w:rPr>
            </w:pPr>
            <w:r>
              <w:rPr>
                <w:rFonts w:ascii="Times New Roman" w:hAnsi="Times New Roman" w:cs="Times New Roman"/>
              </w:rPr>
              <w:t>105</w:t>
            </w:r>
          </w:p>
        </w:tc>
        <w:tc>
          <w:tcPr>
            <w:tcW w:w="1103" w:type="pct"/>
            <w:tcBorders>
              <w:bottom w:val="single" w:sz="4" w:space="0" w:color="auto"/>
            </w:tcBorders>
            <w:vAlign w:val="center"/>
          </w:tcPr>
          <w:p w14:paraId="028A88A3" w14:textId="77777777" w:rsidR="001048D9" w:rsidRDefault="00FA67F3">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17A87836" w14:textId="77777777" w:rsidR="001048D9" w:rsidRDefault="00FA67F3">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35185C6D" w14:textId="77777777" w:rsidR="001048D9" w:rsidRDefault="00FA67F3">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029EA3E8"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1B02BAC0" w14:textId="77777777" w:rsidR="001048D9" w:rsidRDefault="001048D9">
            <w:pPr>
              <w:jc w:val="center"/>
              <w:rPr>
                <w:rFonts w:ascii="Times New Roman" w:hAnsi="Times New Roman" w:cs="Times New Roman"/>
              </w:rPr>
            </w:pPr>
          </w:p>
        </w:tc>
        <w:tc>
          <w:tcPr>
            <w:tcW w:w="364" w:type="pct"/>
            <w:tcBorders>
              <w:bottom w:val="single" w:sz="4" w:space="0" w:color="auto"/>
            </w:tcBorders>
            <w:vAlign w:val="center"/>
          </w:tcPr>
          <w:p w14:paraId="52C30575" w14:textId="77777777" w:rsidR="001048D9" w:rsidRDefault="00FA67F3">
            <w:pPr>
              <w:jc w:val="center"/>
              <w:rPr>
                <w:rFonts w:ascii="Times New Roman" w:hAnsi="Times New Roman" w:cs="Times New Roman"/>
              </w:rPr>
            </w:pPr>
            <w:r>
              <w:rPr>
                <w:rFonts w:ascii="Times New Roman" w:hAnsi="Times New Roman" w:cs="Times New Roman"/>
              </w:rPr>
              <w:t>47 (18/29)</w:t>
            </w:r>
          </w:p>
        </w:tc>
        <w:tc>
          <w:tcPr>
            <w:tcW w:w="369" w:type="pct"/>
            <w:tcBorders>
              <w:bottom w:val="single" w:sz="4" w:space="0" w:color="auto"/>
            </w:tcBorders>
            <w:vAlign w:val="center"/>
          </w:tcPr>
          <w:p w14:paraId="1EB542B5"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2ACCCE21"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0E0CA08F"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157835E4"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06A06537" w14:textId="77777777" w:rsidTr="001048D9">
        <w:trPr>
          <w:cantSplit/>
        </w:trPr>
        <w:tc>
          <w:tcPr>
            <w:tcW w:w="234" w:type="pct"/>
            <w:tcBorders>
              <w:bottom w:val="single" w:sz="4" w:space="0" w:color="auto"/>
            </w:tcBorders>
            <w:vAlign w:val="center"/>
          </w:tcPr>
          <w:p w14:paraId="1484B14C" w14:textId="77777777" w:rsidR="001048D9" w:rsidRDefault="00FA67F3">
            <w:pPr>
              <w:jc w:val="center"/>
              <w:rPr>
                <w:rFonts w:ascii="Times New Roman" w:hAnsi="Times New Roman" w:cs="Times New Roman"/>
              </w:rPr>
            </w:pPr>
            <w:r>
              <w:rPr>
                <w:rFonts w:ascii="Times New Roman" w:hAnsi="Times New Roman" w:cs="Times New Roman"/>
              </w:rPr>
              <w:t>106</w:t>
            </w:r>
          </w:p>
        </w:tc>
        <w:tc>
          <w:tcPr>
            <w:tcW w:w="1103" w:type="pct"/>
            <w:tcBorders>
              <w:bottom w:val="single" w:sz="4" w:space="0" w:color="auto"/>
            </w:tcBorders>
            <w:vAlign w:val="center"/>
          </w:tcPr>
          <w:p w14:paraId="41926B81" w14:textId="77777777" w:rsidR="001048D9" w:rsidRDefault="00FA67F3">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293304DD" w14:textId="77777777" w:rsidR="001048D9" w:rsidRDefault="00FA67F3">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254E5353"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tcBorders>
              <w:bottom w:val="single" w:sz="4" w:space="0" w:color="auto"/>
            </w:tcBorders>
            <w:vAlign w:val="center"/>
          </w:tcPr>
          <w:p w14:paraId="48DF641A"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3D102831" w14:textId="77777777" w:rsidR="001048D9" w:rsidRDefault="001048D9">
            <w:pPr>
              <w:jc w:val="center"/>
              <w:rPr>
                <w:rFonts w:ascii="Times New Roman" w:hAnsi="Times New Roman" w:cs="Times New Roman"/>
              </w:rPr>
            </w:pPr>
          </w:p>
        </w:tc>
        <w:tc>
          <w:tcPr>
            <w:tcW w:w="364" w:type="pct"/>
            <w:tcBorders>
              <w:bottom w:val="single" w:sz="4" w:space="0" w:color="auto"/>
            </w:tcBorders>
            <w:vAlign w:val="center"/>
          </w:tcPr>
          <w:p w14:paraId="2FE2A51C" w14:textId="77777777" w:rsidR="001048D9" w:rsidRDefault="00FA67F3">
            <w:pPr>
              <w:jc w:val="center"/>
              <w:rPr>
                <w:rFonts w:ascii="Times New Roman" w:hAnsi="Times New Roman" w:cs="Times New Roman"/>
              </w:rPr>
            </w:pPr>
            <w:r>
              <w:rPr>
                <w:rFonts w:ascii="Times New Roman" w:hAnsi="Times New Roman" w:cs="Times New Roman"/>
              </w:rPr>
              <w:t>22 (12/10)</w:t>
            </w:r>
          </w:p>
        </w:tc>
        <w:tc>
          <w:tcPr>
            <w:tcW w:w="369" w:type="pct"/>
            <w:tcBorders>
              <w:bottom w:val="single" w:sz="4" w:space="0" w:color="auto"/>
            </w:tcBorders>
            <w:vAlign w:val="center"/>
          </w:tcPr>
          <w:p w14:paraId="24E4FDB0"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7FE50C98"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11212440"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3F7856A2"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r w:rsidR="001048D9" w14:paraId="52A578A2" w14:textId="77777777" w:rsidTr="001048D9">
        <w:trPr>
          <w:cantSplit/>
        </w:trPr>
        <w:tc>
          <w:tcPr>
            <w:tcW w:w="234" w:type="pct"/>
            <w:tcBorders>
              <w:bottom w:val="single" w:sz="4" w:space="0" w:color="auto"/>
            </w:tcBorders>
            <w:vAlign w:val="center"/>
          </w:tcPr>
          <w:p w14:paraId="525792B8" w14:textId="77777777" w:rsidR="001048D9" w:rsidRDefault="00FA67F3">
            <w:pPr>
              <w:jc w:val="center"/>
              <w:rPr>
                <w:rFonts w:ascii="Times New Roman" w:hAnsi="Times New Roman" w:cs="Times New Roman"/>
              </w:rPr>
            </w:pPr>
            <w:r>
              <w:rPr>
                <w:rFonts w:ascii="Times New Roman" w:hAnsi="Times New Roman" w:cs="Times New Roman"/>
              </w:rPr>
              <w:lastRenderedPageBreak/>
              <w:t>107</w:t>
            </w:r>
          </w:p>
        </w:tc>
        <w:tc>
          <w:tcPr>
            <w:tcW w:w="1103" w:type="pct"/>
            <w:tcBorders>
              <w:bottom w:val="single" w:sz="4" w:space="0" w:color="auto"/>
            </w:tcBorders>
            <w:vAlign w:val="center"/>
          </w:tcPr>
          <w:p w14:paraId="04A48F57" w14:textId="77777777" w:rsidR="001048D9" w:rsidRDefault="00FA67F3">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381B9EB3" w14:textId="77777777" w:rsidR="001048D9" w:rsidRDefault="00FA67F3">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16A4054F" w14:textId="77777777" w:rsidR="001048D9" w:rsidRDefault="00FA67F3">
            <w:pPr>
              <w:jc w:val="center"/>
              <w:rPr>
                <w:rFonts w:ascii="Times New Roman" w:hAnsi="Times New Roman" w:cs="Times New Roman"/>
              </w:rPr>
            </w:pPr>
            <w:r>
              <w:rPr>
                <w:rFonts w:ascii="Times New Roman" w:hAnsi="Times New Roman" w:cs="Times New Roman"/>
              </w:rPr>
              <w:t>Exp3</w:t>
            </w:r>
          </w:p>
        </w:tc>
        <w:tc>
          <w:tcPr>
            <w:tcW w:w="341" w:type="pct"/>
            <w:tcBorders>
              <w:bottom w:val="single" w:sz="4" w:space="0" w:color="auto"/>
            </w:tcBorders>
            <w:vAlign w:val="center"/>
          </w:tcPr>
          <w:p w14:paraId="2D6C57BB" w14:textId="77777777" w:rsidR="001048D9" w:rsidRDefault="00FA67F3">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306E64F8" w14:textId="77777777" w:rsidR="001048D9" w:rsidRDefault="001048D9">
            <w:pPr>
              <w:jc w:val="center"/>
              <w:rPr>
                <w:rFonts w:ascii="Times New Roman" w:hAnsi="Times New Roman" w:cs="Times New Roman"/>
              </w:rPr>
            </w:pPr>
          </w:p>
        </w:tc>
        <w:tc>
          <w:tcPr>
            <w:tcW w:w="364" w:type="pct"/>
            <w:tcBorders>
              <w:bottom w:val="single" w:sz="4" w:space="0" w:color="auto"/>
            </w:tcBorders>
            <w:vAlign w:val="center"/>
          </w:tcPr>
          <w:p w14:paraId="1624553D" w14:textId="77777777" w:rsidR="001048D9" w:rsidRDefault="00FA67F3">
            <w:pPr>
              <w:jc w:val="center"/>
              <w:rPr>
                <w:rFonts w:ascii="Times New Roman" w:hAnsi="Times New Roman" w:cs="Times New Roman"/>
              </w:rPr>
            </w:pPr>
            <w:r>
              <w:rPr>
                <w:rFonts w:ascii="Times New Roman" w:hAnsi="Times New Roman" w:cs="Times New Roman"/>
              </w:rPr>
              <w:t>22 (13/9)</w:t>
            </w:r>
          </w:p>
        </w:tc>
        <w:tc>
          <w:tcPr>
            <w:tcW w:w="369" w:type="pct"/>
            <w:tcBorders>
              <w:bottom w:val="single" w:sz="4" w:space="0" w:color="auto"/>
            </w:tcBorders>
            <w:vAlign w:val="center"/>
          </w:tcPr>
          <w:p w14:paraId="0AE6C228" w14:textId="77777777" w:rsidR="001048D9" w:rsidRDefault="00FA67F3">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51B32676" w14:textId="77777777" w:rsidR="001048D9" w:rsidRDefault="00FA67F3">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60D763F8" w14:textId="77777777" w:rsidR="001048D9" w:rsidRDefault="00FA67F3">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4222F889" w14:textId="77777777" w:rsidR="001048D9" w:rsidRDefault="00FA67F3">
            <w:pPr>
              <w:jc w:val="center"/>
              <w:rPr>
                <w:rFonts w:ascii="Times New Roman" w:hAnsi="Times New Roman" w:cs="Times New Roman"/>
              </w:rPr>
            </w:pPr>
            <w:r>
              <w:rPr>
                <w:rFonts w:ascii="Times New Roman" w:hAnsi="Times New Roman" w:cs="Times New Roman"/>
              </w:rPr>
              <w:t>Lab Experiment</w:t>
            </w:r>
          </w:p>
        </w:tc>
      </w:tr>
    </w:tbl>
    <w:p w14:paraId="3111C907" w14:textId="77777777" w:rsidR="001048D9" w:rsidRDefault="00FA67F3">
      <w:pPr>
        <w:spacing w:before="60" w:after="200"/>
        <w:jc w:val="left"/>
      </w:pPr>
      <w:r>
        <w:rPr>
          <w:rFonts w:ascii="Times New Roman" w:hAnsi="Times New Roman"/>
          <w:i/>
          <w:iCs/>
          <w:sz w:val="20"/>
          <w:szCs w:val="20"/>
        </w:rPr>
        <w:t>Note. N = number of participants retained in the minimally preprocessed data of each experiment-by-participant-group entry; Trials = number of test trials per participant as documented in the master index; Exp_Implement = laboratory or online administration as documented in the experiment-level JSON metadata. The diversity of countries, languages, stimulus modalities, and experimental designs ensures that future re-analyses can address a broad range of scientific questions—from the robustness and generalisa</w:t>
      </w:r>
      <w:r>
        <w:rPr>
          <w:rFonts w:ascii="Times New Roman" w:hAnsi="Times New Roman"/>
          <w:i/>
          <w:iCs/>
          <w:sz w:val="20"/>
          <w:szCs w:val="20"/>
        </w:rPr>
        <w:t>bility of the SPE across cultures and stimulus formats, to the identification of experimental design parameters that moderate the magnitude of the effect.</w:t>
      </w:r>
    </w:p>
    <w:p w14:paraId="1259D3C8" w14:textId="77777777" w:rsidR="001048D9" w:rsidRDefault="00FA67F3">
      <w:pPr>
        <w:rPr>
          <w:ins w:id="6" w:author="蔡振辛" w:date="2026-09-01T10:06:00Z"/>
          <w:rFonts w:ascii="Times New Roman" w:eastAsiaTheme="minorEastAsia" w:hAnsi="Times New Roman" w:cs="Times New Roman"/>
          <w:sz w:val="24"/>
          <w:lang w:bidi="ar"/>
        </w:rPr>
      </w:pPr>
      <w:ins w:id="7" w:author="蔡振辛" w:date="2026-09-01T10:06:00Z">
        <w:r>
          <w:rPr>
            <w:rFonts w:ascii="Times New Roman" w:eastAsiaTheme="minorEastAsia" w:hAnsi="Times New Roman" w:cs="Times New Roman"/>
            <w:sz w:val="24"/>
            <w:lang w:bidi="ar"/>
          </w:rPr>
          <w:br w:type="page"/>
        </w:r>
      </w:ins>
    </w:p>
    <w:p w14:paraId="1B1E6903" w14:textId="77777777" w:rsidR="001048D9" w:rsidRDefault="001048D9">
      <w:pPr>
        <w:rPr>
          <w:ins w:id="8" w:author="蔡振辛" w:date="2026-09-01T10:06:00Z"/>
          <w:rFonts w:ascii="Times New Roman" w:eastAsiaTheme="minorEastAsia" w:hAnsi="Times New Roman" w:cs="Times New Roman"/>
          <w:sz w:val="24"/>
          <w:lang w:bidi="ar"/>
        </w:rPr>
      </w:pPr>
    </w:p>
    <w:p w14:paraId="78AF6B42" w14:textId="77777777" w:rsidR="001048D9" w:rsidRDefault="001048D9">
      <w:pPr>
        <w:spacing w:line="480" w:lineRule="auto"/>
        <w:ind w:firstLine="720"/>
        <w:rPr>
          <w:rFonts w:ascii="Times New Roman" w:eastAsiaTheme="minorEastAsia" w:hAnsi="Times New Roman" w:cs="Times New Roman"/>
          <w:sz w:val="24"/>
          <w:lang w:bidi="ar"/>
        </w:rPr>
        <w:sectPr w:rsidR="001048D9">
          <w:pgSz w:w="16838" w:h="11906" w:orient="landscape"/>
          <w:pgMar w:top="1440" w:right="1440" w:bottom="1440" w:left="1440" w:header="851" w:footer="992" w:gutter="0"/>
          <w:cols w:space="425"/>
          <w:docGrid w:type="lines" w:linePitch="312"/>
        </w:sectPr>
      </w:pPr>
    </w:p>
    <w:p w14:paraId="7CB2B4A4" w14:textId="77777777" w:rsidR="001048D9" w:rsidRDefault="00FA67F3">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lang w:bidi="ar"/>
        </w:rPr>
        <w:lastRenderedPageBreak/>
        <w:t>As we mentioned in the section Folder Structure, data files include both raw trial-level data files shared from each team (e.g., "Amodeo_2024_CABN_Exp1_raw.csv") and minimally preprocessed data files (e.g., "Amodeo_2024_CABN_Exp1_Clean.csv"), both are stored in experiment-specific subfolders (see Section XXX). The corresponding codebook (e.g., "Codebook_Amodeo_2024_CABN_Exp1_Clean.xlsx") describes each column (see Figure 3). Basic information such as participant index (Subject), matching condition (Matching</w:t>
      </w:r>
      <w:r>
        <w:rPr>
          <w:rFonts w:ascii="Times New Roman" w:eastAsiaTheme="minorEastAsia" w:hAnsi="Times New Roman" w:cs="Times New Roman"/>
          <w:sz w:val="24"/>
          <w:lang w:bidi="ar"/>
        </w:rPr>
        <w:t xml:space="preserve">; matching or nonmatching), shape stimulus (Shape), label stimulus (Label), reaction time in milliseconds (RT_ms) and seconds (RT_sec), and response accuracy (ACC) are included in all experiments. The identity columns for both shape and label in data files were standardized into six categories: Self, Close, Acquaintance, Celebrity, Stranger, and NonPerson (Sun et al., 2023). For clarity, we kept the original identity names ("Origin_Identity"), the English-translated identity names ("English_Identity"), and </w:t>
      </w:r>
      <w:r>
        <w:rPr>
          <w:rFonts w:ascii="Times New Roman" w:eastAsiaTheme="minorEastAsia" w:hAnsi="Times New Roman" w:cs="Times New Roman"/>
          <w:sz w:val="24"/>
          <w:lang w:bidi="ar"/>
        </w:rPr>
        <w:t>the standardised identity categories ("Standardised_Identity"). The minimally preprocessed data files may also include additional fields that describe the experimental design, such as block number, trial number within block, experimental phase or session, specific stimulus features (e.g., face gender, voice accent, emotional valence), and participant response keys. We expect these minimally preprocessed data files will be valuable for researchers interested in re-using this database.</w:t>
      </w:r>
    </w:p>
    <w:p w14:paraId="6EC8E68B" w14:textId="77777777" w:rsidR="001048D9" w:rsidRDefault="00FA67F3">
      <w:pPr>
        <w:spacing w:line="480" w:lineRule="auto"/>
      </w:pPr>
      <w:r>
        <w:rPr>
          <w:noProof/>
        </w:rPr>
        <w:drawing>
          <wp:inline distT="0" distB="0" distL="114300" distR="114300" wp14:anchorId="160543B8" wp14:editId="63039AFF">
            <wp:extent cx="5723890" cy="1417320"/>
            <wp:effectExtent l="0" t="0" r="3810"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5723890" cy="1417320"/>
                    </a:xfrm>
                    <a:prstGeom prst="rect">
                      <a:avLst/>
                    </a:prstGeom>
                    <a:noFill/>
                    <a:ln>
                      <a:noFill/>
                    </a:ln>
                  </pic:spPr>
                </pic:pic>
              </a:graphicData>
            </a:graphic>
          </wp:inline>
        </w:drawing>
      </w:r>
    </w:p>
    <w:p w14:paraId="2C416326" w14:textId="77777777" w:rsidR="001048D9" w:rsidRDefault="00FA67F3">
      <w:pPr>
        <w:pStyle w:val="a3"/>
        <w:jc w:val="center"/>
        <w:rPr>
          <w:rFonts w:ascii="Times New Roman" w:eastAsiaTheme="minorEastAsia" w:hAnsi="Times New Roman" w:cs="Times New Roman"/>
          <w:sz w:val="24"/>
          <w:lang w:bidi="ar"/>
        </w:rPr>
      </w:pPr>
      <w:r>
        <w:rPr>
          <w:rFonts w:ascii="Times New Roman" w:eastAsia="sans-serif" w:hAnsi="Times New Roman" w:cs="Times New Roman"/>
          <w:b/>
          <w:bCs/>
          <w:i/>
          <w:iCs/>
          <w:kern w:val="0"/>
          <w:sz w:val="24"/>
          <w:lang w:bidi="ar"/>
        </w:rPr>
        <w:t>Figure 3. Standardized codebook of the experimental dataset variables.</w:t>
      </w:r>
    </w:p>
    <w:p w14:paraId="63857DFF" w14:textId="77777777" w:rsidR="001048D9" w:rsidRDefault="00FA67F3">
      <w:pPr>
        <w:widowControl/>
        <w:spacing w:before="240" w:line="360" w:lineRule="auto"/>
        <w:jc w:val="left"/>
        <w:rPr>
          <w:rFonts w:ascii="Times New Roman" w:hAnsi="Times New Roman" w:cs="Times New Roman"/>
          <w:kern w:val="0"/>
          <w:sz w:val="24"/>
        </w:rPr>
      </w:pPr>
      <w:r>
        <w:rPr>
          <w:rFonts w:ascii="Times New Roman" w:eastAsia="Whitney-Semibold" w:hAnsi="Times New Roman" w:cs="Times New Roman"/>
          <w:b/>
          <w:bCs/>
          <w:color w:val="000000"/>
          <w:kern w:val="0"/>
          <w:sz w:val="28"/>
          <w:szCs w:val="28"/>
        </w:rPr>
        <w:lastRenderedPageBreak/>
        <w:t xml:space="preserve">Example uses of the </w:t>
      </w:r>
      <w:r>
        <w:rPr>
          <w:rFonts w:ascii="Times New Roman" w:eastAsia="Whitney-Semibold" w:hAnsi="Times New Roman" w:cs="Times New Roman" w:hint="eastAsia"/>
          <w:b/>
          <w:bCs/>
          <w:color w:val="000000"/>
          <w:kern w:val="0"/>
          <w:sz w:val="28"/>
          <w:szCs w:val="28"/>
        </w:rPr>
        <w:t>SPE</w:t>
      </w:r>
      <w:r>
        <w:rPr>
          <w:rFonts w:ascii="Times New Roman" w:eastAsia="Whitney-Semibold" w:hAnsi="Times New Roman" w:cs="Times New Roman"/>
          <w:b/>
          <w:bCs/>
          <w:color w:val="000000"/>
          <w:kern w:val="0"/>
          <w:sz w:val="28"/>
          <w:szCs w:val="28"/>
        </w:rPr>
        <w:t xml:space="preserve"> Database</w:t>
      </w:r>
    </w:p>
    <w:p w14:paraId="133F8DA2" w14:textId="77777777" w:rsidR="001048D9" w:rsidRDefault="00FA67F3">
      <w:pPr>
        <w:widowControl/>
        <w:spacing w:line="480" w:lineRule="auto"/>
        <w:ind w:firstLineChars="200" w:firstLine="48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 xml:space="preserve">The Self-Prioritization Database provides a valuable resource for both methodological and theoretical investigations of </w:t>
      </w:r>
      <w:r>
        <w:rPr>
          <w:rFonts w:ascii="Times New Roman" w:eastAsiaTheme="minorEastAsia" w:hAnsi="Times New Roman" w:cs="Times New Roman"/>
          <w:sz w:val="24"/>
          <w:lang w:bidi="ar"/>
        </w:rPr>
        <w:t xml:space="preserve">the </w:t>
      </w:r>
      <w:r>
        <w:rPr>
          <w:rFonts w:ascii="Times New Roman" w:eastAsiaTheme="minorEastAsia" w:hAnsi="Times New Roman" w:cs="Times New Roman" w:hint="eastAsia"/>
          <w:sz w:val="24"/>
          <w:lang w:bidi="ar"/>
        </w:rPr>
        <w:t>self-prioritization</w:t>
      </w:r>
      <w:r>
        <w:rPr>
          <w:rFonts w:ascii="Times New Roman" w:eastAsiaTheme="minorEastAsia" w:hAnsi="Times New Roman" w:cs="Times New Roman"/>
          <w:sz w:val="24"/>
          <w:lang w:bidi="ar"/>
        </w:rPr>
        <w:t xml:space="preserve"> effect. For example, the standardized schema allows researcher</w:t>
      </w:r>
      <w:r>
        <w:rPr>
          <w:rFonts w:ascii="Times New Roman" w:eastAsiaTheme="minorEastAsia" w:hAnsi="Times New Roman" w:cs="Times New Roman" w:hint="eastAsia"/>
          <w:sz w:val="24"/>
          <w:lang w:bidi="ar"/>
        </w:rPr>
        <w:t xml:space="preserve"> to develop and test cognitive models of self-prioritization effects; investigate how experimental design parameters shape these effects; clarify the cross-cultural universality and cultural specificity of self-prioritization; and evaluate the robustness and generalizability of findings across laboratory-based and online settings. To demonstrate the unique value of large-scale standardized datasets, we present three examples addressing questions that cannot be adequately examined using </w:t>
      </w:r>
      <w:r>
        <w:rPr>
          <w:rFonts w:ascii="Times New Roman" w:eastAsiaTheme="minorEastAsia" w:hAnsi="Times New Roman" w:cs="Times New Roman"/>
          <w:sz w:val="24"/>
          <w:lang w:bidi="ar"/>
        </w:rPr>
        <w:t xml:space="preserve">data from </w:t>
      </w:r>
      <w:r>
        <w:rPr>
          <w:rFonts w:ascii="Times New Roman" w:eastAsiaTheme="minorEastAsia" w:hAnsi="Times New Roman" w:cs="Times New Roman" w:hint="eastAsia"/>
          <w:sz w:val="24"/>
          <w:lang w:bidi="ar"/>
        </w:rPr>
        <w:t>individual studies alone.</w:t>
      </w:r>
    </w:p>
    <w:p w14:paraId="08294C35" w14:textId="77777777" w:rsidR="001048D9" w:rsidRDefault="00FA67F3">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M</w:t>
      </w:r>
      <w:r>
        <w:rPr>
          <w:rFonts w:ascii="Times New Roman" w:eastAsiaTheme="minorEastAsia" w:hAnsi="Times New Roman" w:cs="Times New Roman"/>
          <w:b/>
          <w:bCs/>
          <w:sz w:val="24"/>
        </w:rPr>
        <w:t xml:space="preserve">agnitude of Self-Prioritization Effect </w:t>
      </w:r>
      <w:r>
        <w:rPr>
          <w:rFonts w:ascii="Times New Roman" w:eastAsiaTheme="minorEastAsia" w:hAnsi="Times New Roman" w:cs="Times New Roman" w:hint="eastAsia"/>
          <w:b/>
          <w:bCs/>
          <w:sz w:val="24"/>
        </w:rPr>
        <w:t>Varies Across</w:t>
      </w:r>
      <w:r>
        <w:rPr>
          <w:rFonts w:ascii="Times New Roman" w:eastAsiaTheme="minorEastAsia" w:hAnsi="Times New Roman" w:cs="Times New Roman"/>
          <w:b/>
          <w:bCs/>
          <w:sz w:val="24"/>
        </w:rPr>
        <w:t xml:space="preserve"> Social Distance</w:t>
      </w:r>
    </w:p>
    <w:p w14:paraId="335D4441" w14:textId="77777777" w:rsidR="001048D9" w:rsidRDefault="00FA67F3">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The self-prioritization effect (SPE) is typically quantified as the performance difference between self-referential and other-referential conditions. However, different categories of others have been used as baseline conditions when estimating SPE magnitude. Existing studies have yielded inconsistent estimates of the self-prioritization effect (SPE) magnitude. Nevertheless, a systematic examination of how baseline selection affects SPE magnitude remains lacking. Leveraging the large-scale sample size of the</w:t>
      </w:r>
      <w:r>
        <w:rPr>
          <w:rFonts w:ascii="Times New Roman" w:eastAsiaTheme="minorEastAsia" w:hAnsi="Times New Roman" w:cs="Times New Roman" w:hint="eastAsia"/>
          <w:sz w:val="24"/>
          <w:lang w:bidi="ar"/>
        </w:rPr>
        <w:t xml:space="preserve"> SPE database, we compared the effect size of the SPE across five standardized baselines (Sun et al., 2023): Non-person, Stranger, Celebrity, Acquaintance, and Close Other. Standardized effect sizes (Cohen's d) were computed at the participant level by contrasting self-related trials against each baseline condition separately, using a pooled standard deviation. Reaction-time based effect sizes were computed on correct trials with response times above 0 ms and no longer than 10,000 ms; accuracy-based effect </w:t>
      </w:r>
      <w:r>
        <w:rPr>
          <w:rFonts w:ascii="Times New Roman" w:eastAsiaTheme="minorEastAsia" w:hAnsi="Times New Roman" w:cs="Times New Roman" w:hint="eastAsia"/>
          <w:sz w:val="24"/>
          <w:lang w:bidi="ar"/>
        </w:rPr>
        <w:t xml:space="preserve">sizes were computed on trials with a valid response (0 = error, 1 = </w:t>
      </w:r>
      <w:r>
        <w:rPr>
          <w:rFonts w:ascii="Times New Roman" w:eastAsiaTheme="minorEastAsia" w:hAnsi="Times New Roman" w:cs="Times New Roman" w:hint="eastAsia"/>
          <w:sz w:val="24"/>
          <w:lang w:bidi="ar"/>
        </w:rPr>
        <w:lastRenderedPageBreak/>
        <w:t>correct). Because participant identifiers are unique only within a dataset, participants were nested within datasets (that is, the random effect was defined on the dataset-by-participant key). A linear mixed-effects model without intercept was then fitted to the participant-level Cohen's d values, with this nested participant term as a random intercept and data source as an additional variance component. From this model, 10,000 multivariate</w:t>
      </w:r>
      <w:r>
        <w:rPr>
          <w:rFonts w:ascii="Times New Roman" w:eastAsiaTheme="minorEastAsia" w:hAnsi="Times New Roman" w:cs="Times New Roman" w:hint="eastAsia"/>
          <w:sz w:val="24"/>
          <w:lang w:bidi="ar"/>
        </w:rPr>
        <w:t xml:space="preserve"> normal samples were drawn from the estimated fixed-effects distribution to obtain the posterior-like distributions of each identity's SPE magnitude. For consistency, we use positive Cohen's d for SPE (i.e., faster reaction times or higher accuracy for self relative to other identities). </w:t>
      </w:r>
    </w:p>
    <w:p w14:paraId="1C103188" w14:textId="77777777" w:rsidR="001048D9" w:rsidRDefault="00FA67F3">
      <w:pPr>
        <w:pStyle w:val="a7"/>
        <w:widowControl/>
        <w:spacing w:beforeAutospacing="0" w:afterAutospacing="0" w:line="360" w:lineRule="auto"/>
        <w:jc w:val="both"/>
        <w:rPr>
          <w:rFonts w:ascii="Times New Roman" w:hAnsi="Times New Roman"/>
        </w:rPr>
      </w:pPr>
      <w:r>
        <w:rPr>
          <w:noProof/>
        </w:rPr>
        <w:lastRenderedPageBreak/>
        <w:drawing>
          <wp:inline distT="0" distB="0" distL="114300" distR="114300" wp14:anchorId="1C5E0879" wp14:editId="5E77C9A5">
            <wp:extent cx="5242560" cy="5766435"/>
            <wp:effectExtent l="0" t="0" r="2540"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5242560" cy="5766816"/>
                    </a:xfrm>
                    <a:prstGeom prst="rect">
                      <a:avLst/>
                    </a:prstGeom>
                    <a:noFill/>
                    <a:ln>
                      <a:noFill/>
                    </a:ln>
                  </pic:spPr>
                </pic:pic>
              </a:graphicData>
            </a:graphic>
          </wp:inline>
        </w:drawing>
      </w:r>
    </w:p>
    <w:p w14:paraId="3448DF8F" w14:textId="77777777" w:rsidR="001048D9" w:rsidRDefault="00FA67F3">
      <w:pPr>
        <w:pStyle w:val="a3"/>
        <w:jc w:val="center"/>
        <w:rPr>
          <w:rFonts w:ascii="Times New Roman" w:eastAsia="sans-serif" w:hAnsi="Times New Roman" w:cs="Times New Roman"/>
          <w:i/>
          <w:iCs/>
          <w:kern w:val="0"/>
          <w:sz w:val="24"/>
          <w:lang w:bidi="ar"/>
        </w:rPr>
      </w:pPr>
      <w:r>
        <w:rPr>
          <w:rFonts w:ascii="Times New Roman" w:eastAsia="sans-serif" w:hAnsi="Times New Roman" w:cs="Times New Roman"/>
          <w:b/>
          <w:bCs/>
          <w:i/>
          <w:iCs/>
          <w:kern w:val="0"/>
          <w:sz w:val="24"/>
          <w:lang w:bidi="ar"/>
        </w:rPr>
        <w:t>Figure 4. Self-prioritization effects along the social distance continuum and pairwise comparisons across social identities.</w:t>
      </w:r>
    </w:p>
    <w:p w14:paraId="6AB550C8" w14:textId="77777777" w:rsidR="001048D9" w:rsidRDefault="00FA67F3">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 xml:space="preserve">For reaction time (RT), the SPE was positive for all five baseline conditions: every bootstrap distribution of the participant-level Cohen's d lay entirely above zero (all 95% confidence intervals excluded zero; see Figure 4A). The magnitude of the SPE, however, differed only between some baselines (see Figure 4). To test whether the magnitude differed statistically between SPEs calculated with different baselines, we computed these effect sizes </w:t>
      </w:r>
      <w:r>
        <w:rPr>
          <w:rFonts w:ascii="Times New Roman" w:eastAsiaTheme="minorEastAsia" w:hAnsi="Times New Roman" w:cs="Times New Roman" w:hint="eastAsia"/>
          <w:sz w:val="24"/>
          <w:lang w:bidi="ar"/>
        </w:rPr>
        <w:lastRenderedPageBreak/>
        <w:t>pairwise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dA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dB) using the same model-based sampling approach, and inferred a difference when the bootstrap 95% CI excluded zero (see Figure 4C and 4D). </w:t>
      </w:r>
    </w:p>
    <w:p w14:paraId="48E8EEB5" w14:textId="77777777" w:rsidR="001048D9" w:rsidRDefault="00FA67F3">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For RT, 3 of the 10 pairwise comparisons were statistically significant, and all three involved Close others as the baseline. The Non-person-based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0.089, 95% CI [0.051, 0.126], p &lt; .001); the Celebrity-based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0.078, 95% CI [0.022, 0.134], p = .007); and the Stranger-based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0.071, 95% CI [0.055, 0.088], p &lt; .001). The remaining seven comparisons were not statistically significant, including all comparisons among Non-person, Stranger, and Celebrity (all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0.018, all ps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.372) and the Acquaintance-versus-Close-other comparison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0.005,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0.076, 0.087], p = .910).</w:t>
      </w:r>
    </w:p>
    <w:p w14:paraId="2B1A7EBB" w14:textId="77777777" w:rsidR="001048D9" w:rsidRDefault="00FA67F3">
      <w:pPr>
        <w:widowControl/>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Six of the 10 pairwise comparisons reached statistical significance for accuracy (ACC). The Non-person-based SPE was larger than that based on Close others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0.122, 95% CI [0.098, 0.146], p &lt; .001), Acquaintances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0.077, 95% CI [0.022, 0.133], p = .006), Strangers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0.071, 95% CI [0.046, 0.097], p &lt; .001), and Celebrities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0.055, 95% CI [0.011, 0.099], p = .014). The Celebrity-based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0.067, 95% CI [0.031, 0.103], p &lt; .001), and the Stranger-based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0.051, 95% CI [0.040, 0.061], p &lt; .001). The remaining four comparisons were not significant: Stranger </w:t>
      </w:r>
      <w:r>
        <w:rPr>
          <w:rFonts w:ascii="Times New Roman" w:eastAsiaTheme="minorEastAsia" w:hAnsi="Times New Roman" w:cs="Times New Roman" w:hint="eastAsia"/>
          <w:sz w:val="24"/>
          <w:lang w:bidi="ar"/>
        </w:rPr>
        <w:t>versus Celebrity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0.016,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0.054, 0.021], p = .386), Stranger versus Acquaintance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0.006,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0.047, 0.059], p = .827), Celebrity versus Acquaintance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0.022,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0.042, 0.085], p = .494), and Acquaintance versus Close other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0.045,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0.008, 0.097], p = .096).</w:t>
      </w:r>
    </w:p>
    <w:p w14:paraId="327C91C5" w14:textId="77777777" w:rsidR="001048D9" w:rsidRDefault="00FA67F3">
      <w:pPr>
        <w:spacing w:line="480" w:lineRule="auto"/>
        <w:ind w:firstLine="720"/>
        <w:rPr>
          <w:rFonts w:ascii="Times New Roman" w:eastAsia="sans-serif" w:hAnsi="Times New Roman" w:cs="Times New Roman"/>
          <w:kern w:val="0"/>
          <w:szCs w:val="20"/>
          <w:lang w:bidi="ar"/>
        </w:rPr>
      </w:pPr>
      <w:r>
        <w:rPr>
          <w:rFonts w:ascii="Times New Roman" w:eastAsiaTheme="minorEastAsia" w:hAnsi="Times New Roman" w:cs="Times New Roman" w:hint="eastAsia"/>
          <w:sz w:val="24"/>
          <w:lang w:bidi="ar"/>
        </w:rPr>
        <w:lastRenderedPageBreak/>
        <w:t xml:space="preserve">Taken together, the estimated magnitude of the SPE was reliably positive against every baseline, but the baselines did not order themselves along a clear social-distance gradient. Across both RT and ACC, the only consistent contrast was between the baselines with the largest and the smallest point estimates: the Non-person-based (and, for RT, also the Stranger- and Celebrity-based) SPE exceeded the Close-other-based SPE, whereas the comparisons among Non-person, Stranger, and Celebrity were not reliable in </w:t>
      </w:r>
      <w:r>
        <w:rPr>
          <w:rFonts w:ascii="Times New Roman" w:eastAsiaTheme="minorEastAsia" w:hAnsi="Times New Roman" w:cs="Times New Roman" w:hint="eastAsia"/>
          <w:sz w:val="24"/>
          <w:lang w:bidi="ar"/>
        </w:rPr>
        <w:t>either measure. Two caveats are important. First, the baselines differed markedly in coverage: Non-person and Celebrity were represented by only 8 and 3 datasets respectively, whereas Stranger and Close others were represented by 70 and 50 datasets, so the absence of reliable differences among the more sparsely covered baselines should be interpreted with caution. Second, this pattern qualifies rather than confirms the proposal that the SPE follows a monotonic gradient of closeness to the self (Aron et al.,</w:t>
      </w:r>
      <w:r>
        <w:rPr>
          <w:rFonts w:ascii="Times New Roman" w:eastAsiaTheme="minorEastAsia" w:hAnsi="Times New Roman" w:cs="Times New Roman" w:hint="eastAsia"/>
          <w:sz w:val="24"/>
          <w:lang w:bidi="ar"/>
        </w:rPr>
        <w:t xml:space="preserve"> 1992; Markus &amp; Kitayama, 1991). </w:t>
      </w:r>
    </w:p>
    <w:p w14:paraId="6FF0F121" w14:textId="77777777" w:rsidR="001048D9" w:rsidRDefault="00FA67F3">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Presence of Self-Prioritization Effect Under Nonmatching Conditions</w:t>
      </w:r>
    </w:p>
    <w:p w14:paraId="095F7288" w14:textId="77777777" w:rsidR="001048D9" w:rsidRDefault="00FA67F3">
      <w:pPr>
        <w:widowControl/>
        <w:spacing w:line="480" w:lineRule="auto"/>
        <w:ind w:firstLine="720"/>
        <w:rPr>
          <w:rFonts w:ascii="Times New Roman" w:hAnsi="Times New Roman" w:cs="Times New Roman"/>
          <w:sz w:val="24"/>
          <w:lang w:bidi="ar"/>
        </w:rPr>
      </w:pPr>
      <w:r>
        <w:rPr>
          <w:rFonts w:ascii="Times New Roman" w:eastAsia="Times New Roman" w:hAnsi="Times New Roman" w:cs="Times New Roman" w:hint="eastAsia"/>
          <w:sz w:val="24"/>
          <w:lang w:bidi="ar"/>
        </w:rPr>
        <w:t>Previous studies have reported inconsistent findings regarding the presence of self-prioritization effects (SPEs) under nonmatch</w:t>
      </w:r>
      <w:r>
        <w:rPr>
          <w:rFonts w:ascii="Times New Roman" w:eastAsia="Times New Roman" w:hAnsi="Times New Roman" w:cs="Times New Roman"/>
          <w:sz w:val="24"/>
          <w:lang w:bidi="ar"/>
        </w:rPr>
        <w:t>ing</w:t>
      </w:r>
      <w:r>
        <w:rPr>
          <w:rFonts w:ascii="Times New Roman" w:eastAsia="Times New Roman" w:hAnsi="Times New Roman" w:cs="Times New Roman" w:hint="eastAsia"/>
          <w:sz w:val="24"/>
          <w:lang w:bidi="ar"/>
        </w:rPr>
        <w:t xml:space="preserve"> conditions.</w:t>
      </w:r>
      <w:r>
        <w:rPr>
          <w:rFonts w:ascii="Times New Roman" w:eastAsia="Times New Roman" w:hAnsi="Times New Roman" w:cs="Times New Roman"/>
          <w:sz w:val="24"/>
          <w:lang w:bidi="ar"/>
        </w:rPr>
        <w:t xml:space="preserve"> </w:t>
      </w:r>
      <w:r>
        <w:rPr>
          <w:rFonts w:ascii="Times New Roman" w:eastAsia="Times New Roman" w:hAnsi="Times New Roman" w:cs="Times New Roman" w:hint="eastAsia"/>
          <w:sz w:val="24"/>
          <w:lang w:bidi="ar"/>
        </w:rPr>
        <w:t>Although several studies have observed reliable nonmatch</w:t>
      </w:r>
      <w:r>
        <w:rPr>
          <w:rFonts w:ascii="Times New Roman" w:eastAsia="Times New Roman" w:hAnsi="Times New Roman" w:cs="Times New Roman"/>
          <w:sz w:val="24"/>
          <w:lang w:bidi="ar"/>
        </w:rPr>
        <w:t>ing</w:t>
      </w:r>
      <w:r>
        <w:rPr>
          <w:rFonts w:ascii="Times New Roman" w:eastAsia="Times New Roman" w:hAnsi="Times New Roman" w:cs="Times New Roman" w:hint="eastAsia"/>
          <w:sz w:val="24"/>
          <w:lang w:bidi="ar"/>
        </w:rPr>
        <w:t xml:space="preserve"> SPEs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Pr>
          <w:rFonts w:ascii="Times New Roman" w:hAnsi="Times New Roman" w:cs="Times New Roman"/>
          <w:sz w:val="24"/>
          <w:lang w:bidi="ar"/>
        </w:rPr>
        <w:instrText xml:space="preserve"> ADDIN ZOTERO_ITEM CSL_CITATION {"citationID":"a3f4Nnn7","properties":{"unsorted":false,"formattedCitation":"(Kirk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w:instrText>
      </w:r>
      <w:r>
        <w:rPr>
          <w:rFonts w:ascii="Times New Roman" w:hAnsi="Times New Roman" w:cs="Times New Roman"/>
          <w:sz w:val="24"/>
          <w:lang w:bidi="ar"/>
        </w:rPr>
        <w:instrText>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w:instrText>
      </w:r>
      <w:r>
        <w:rPr>
          <w:rFonts w:ascii="Times New Roman" w:hAnsi="Times New Roman" w:cs="Times New Roman"/>
          <w:sz w:val="24"/>
          <w:lang w:bidi="ar"/>
        </w:rPr>
        <w:instrT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w:instrText>
      </w:r>
      <w:r>
        <w:rPr>
          <w:rFonts w:ascii="Times New Roman" w:hAnsi="Times New Roman" w:cs="Times New Roman"/>
          <w:sz w:val="24"/>
          <w:lang w:bidi="ar"/>
        </w:rPr>
        <w:instrText>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w:instrText>
      </w:r>
      <w:r>
        <w:rPr>
          <w:rFonts w:ascii="Times New Roman" w:hAnsi="Times New Roman" w:cs="Times New Roman"/>
          <w:sz w:val="24"/>
          <w:lang w:bidi="ar"/>
        </w:rPr>
        <w:instrText xml:space="preserve">":"Kirk","given":"Neil W."},{"family":"Cunningham","given":"Sheila J."}],"issued":{"date-parts":[["2025",2]]}}}],"schema":"https://github.com/citation-style-language/schema/raw/master/csl-citation.json"}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(Kirk &amp; Cunningham, 2025)</w:t>
      </w:r>
      <w:r>
        <w:rPr>
          <w:rFonts w:ascii="Times New Roman" w:eastAsia="Times New Roman" w:hAnsi="Times New Roman" w:cs="Times New Roman"/>
          <w:sz w:val="24"/>
          <w:lang w:bidi="ar"/>
        </w:rPr>
        <w:fldChar w:fldCharType="end"/>
      </w:r>
      <w:r>
        <w:rPr>
          <w:rFonts w:ascii="Times New Roman" w:eastAsia="Times New Roman" w:hAnsi="Times New Roman" w:cs="Times New Roman"/>
          <w:sz w:val="24"/>
          <w:lang w:bidi="ar"/>
        </w:rPr>
        <w:t xml:space="preserve">, others have failed to detect </w:t>
      </w:r>
      <w:r>
        <w:rPr>
          <w:rFonts w:ascii="Times New Roman" w:eastAsia="Times New Roman" w:hAnsi="Times New Roman" w:cs="Times New Roman" w:hint="eastAsia"/>
          <w:sz w:val="24"/>
          <w:lang w:bidi="ar"/>
        </w:rPr>
        <w:t>such effects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Pr>
          <w:rFonts w:ascii="Times New Roman" w:hAnsi="Times New Roman" w:cs="Times New Roman"/>
          <w:sz w:val="24"/>
          <w:lang w:bidi="ar"/>
        </w:rPr>
        <w:instrText xml:space="preserve"> ADDIN ZOTERO_ITEM CSL_CITATION {"citationID":"9Q6JHrWU","properties":{"unsorted":false,"formattedCitation":"(Desebrock &amp; Spence, 2021; Golubickis &amp; Macrae, 2021)","plainCitation":"(Desebrock &amp; Spence, 2021; Golubickis &amp; Macrae, 2021)","noteIndex":0},"citationItems":[{"id":"bQO8AlTg/wXraLqwL","uris":["http://zotero.org/users/12368307/items/IGE22VI6"],"itemData":{"id":681,"type":"article-journal","abstract":"A wealth of recent research supports the validity of the Self-Prioritization Effect (SPE)—the perform</w:instrText>
      </w:r>
      <w:r>
        <w:rPr>
          <w:rFonts w:ascii="Times New Roman" w:hAnsi="Times New Roman" w:cs="Times New Roman"/>
          <w:sz w:val="24"/>
          <w:lang w:bidi="ar"/>
        </w:rPr>
        <w:instrText>ance advantage for responses to self-associated as compared with other-person-associated stimuli in a shape–label matching task. However, inconsistent findings have been reported regarding the particular stage(s) of information processing that are influenced. In one account, self-prioritization modulates multiple stages of processing, whereas according to a competing account, self-prioritization is driven solely by a modulation in central-stage information-processing. To decide between these two possibiliti</w:instrText>
      </w:r>
      <w:r>
        <w:rPr>
          <w:rFonts w:ascii="Times New Roman" w:hAnsi="Times New Roman" w:cs="Times New Roman"/>
          <w:sz w:val="24"/>
          <w:lang w:bidi="ar"/>
        </w:rPr>
        <w:instrText>es, the present study tested whether the self-advantage in arm movements previously reported could reflect a response bias using visual feedback (Experiment 1), or approach motivation processes (Experiments 1 and 2). In Experiment 1, visual feedback was occluded in a ballistic movement-time variant of the matching task, whereas in Experiment 2, task responses were directed away from the stimuli and the participant’s body. The advantage for self in arm-movement responses emerged in both experiments. The find</w:instrText>
      </w:r>
      <w:r>
        <w:rPr>
          <w:rFonts w:ascii="Times New Roman" w:hAnsi="Times New Roman" w:cs="Times New Roman"/>
          <w:sz w:val="24"/>
          <w:lang w:bidi="ar"/>
        </w:rPr>
        <w:instrText>ings indicate that the self-advantage in arm-movement responses does not depend on the use of visual feedback or on a self/stimuli-directed response. They further indicate that self-relevance can modulate movement responses (predominantly) using proprioceptive, kinaesthetic, and tactile information. These findings support the view that self-relevance modulates arm-movement responses, countering the suggestion that self-prioritization only influences central-stage processes, and consistent with a multiple-st</w:instrText>
      </w:r>
      <w:r>
        <w:rPr>
          <w:rFonts w:ascii="Times New Roman" w:hAnsi="Times New Roman" w:cs="Times New Roman"/>
          <w:sz w:val="24"/>
          <w:lang w:bidi="ar"/>
        </w:rPr>
        <w:instrText>age influence instead.","container-title":"Attention, Perception, &amp; Psychophysics","DOI":"10.3758/s13414-021-02295-0","ISSN":"1943-3921, 1943-393X","issue":"6","journalAbbreviation":"Atten Percept Psychophys","language":"en","page":"2656-2674","PMID":"null","PMCID":"null","source":"DOI.org (Crossref)","title":"The Self-Prioritization Effect: Self-referential processing in movement highlights modulation at multiple stages","title-short":"The Self-Prioritization Effect","volume":"83","author":[{"family":"Dese</w:instrText>
      </w:r>
      <w:r>
        <w:rPr>
          <w:rFonts w:ascii="Times New Roman" w:hAnsi="Times New Roman" w:cs="Times New Roman"/>
          <w:sz w:val="24"/>
          <w:lang w:bidi="ar"/>
        </w:rPr>
        <w:instrText>brock","given":"Clea"},{"family":"Spence","given":"Charles"}],"issued":{"date-parts":[["2021",8]]}}},{"id":"bQO8AlTg/P88GN5Sv","uris":["http://zotero.org/users/12368307/items/SFIQCQIJ"],"itemData":{"id":1450,"type":"article-journal","abstract":"An extensive literature has revealed the benefits of self-relevance during stimulus processing. Compared to material associated with other persons (e.g., friend, mother), self-relevant information elicits faster and more accurate responses (i.e., the self-prioritizat</w:instrText>
      </w:r>
      <w:r>
        <w:rPr>
          <w:rFonts w:ascii="Times New Roman" w:hAnsi="Times New Roman" w:cs="Times New Roman"/>
          <w:sz w:val="24"/>
          <w:lang w:bidi="ar"/>
        </w:rPr>
        <w:instrTex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w:instrText>
      </w:r>
      <w:r>
        <w:rPr>
          <w:rFonts w:ascii="Times New Roman" w:hAnsi="Times New Roman" w:cs="Times New Roman"/>
          <w:sz w:val="24"/>
          <w:lang w:bidi="ar"/>
        </w:rPr>
        <w:instrText>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 (Amst.)","language":"en","page":"103350","PMID":"34116450","PMCID":"null","so</w:instrText>
      </w:r>
      <w:r>
        <w:rPr>
          <w:rFonts w:ascii="Times New Roman" w:hAnsi="Times New Roman" w:cs="Times New Roman"/>
          <w:sz w:val="24"/>
          <w:lang w:bidi="ar"/>
        </w:rPr>
        <w:instrText xml:space="preserve">urce":"DOI.org (Crossref)","title":"Judging me and you: task design modulates self-prioritization","title-short":"Judging me and you","volume":"218","author":[{"family":"Golubickis","given":"Marius"},{"family":"Macrae","given":"C. Neil"}],"issued":{"date-parts":[["2021",7]]}}}],"schema":"https://github.com/citation-style-language/schema/raw/master/csl-citation.json"}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(Desebrock &amp; Spence, 2021; Golubickis &amp; Macrae, 2021)</w:t>
      </w:r>
      <w:r>
        <w:rPr>
          <w:rFonts w:ascii="Times New Roman" w:eastAsia="Times New Roman" w:hAnsi="Times New Roman" w:cs="Times New Roman"/>
          <w:sz w:val="24"/>
          <w:lang w:bidi="ar"/>
        </w:rPr>
        <w:fldChar w:fldCharType="end"/>
      </w:r>
      <w:r>
        <w:rPr>
          <w:rFonts w:ascii="Times New Roman" w:hAnsi="Times New Roman" w:cs="Times New Roman" w:hint="eastAsia"/>
          <w:sz w:val="24"/>
          <w:lang w:bidi="ar"/>
        </w:rPr>
        <w:t>. One potential explanation for these inconsistencies is that nonmatch</w:t>
      </w:r>
      <w:r>
        <w:rPr>
          <w:rFonts w:ascii="Times New Roman" w:hAnsi="Times New Roman" w:cs="Times New Roman"/>
          <w:sz w:val="24"/>
          <w:lang w:bidi="ar"/>
        </w:rPr>
        <w:t>ing</w:t>
      </w:r>
      <w:r>
        <w:rPr>
          <w:rFonts w:ascii="Times New Roman" w:hAnsi="Times New Roman" w:cs="Times New Roman" w:hint="eastAsia"/>
          <w:sz w:val="24"/>
          <w:lang w:bidi="ar"/>
        </w:rPr>
        <w:t xml:space="preserve"> SPEs are substantially smaller than matching SPEs and therefore require larger samples to be detected reliably.</w:t>
      </w:r>
      <w:r>
        <w:rPr>
          <w:rFonts w:ascii="Times New Roman" w:hAnsi="Times New Roman" w:cs="Times New Roman"/>
          <w:sz w:val="24"/>
          <w:lang w:bidi="ar"/>
        </w:rPr>
        <w:t xml:space="preserve"> An alternative is that the SPEs under nonmatching conditions were contaminated by the involvement of self-reference in the baseline condition that used for calculating SPE.</w:t>
      </w:r>
    </w:p>
    <w:p w14:paraId="2DB9827B" w14:textId="77777777" w:rsidR="001048D9" w:rsidRDefault="00FA67F3">
      <w:pPr>
        <w:widowControl/>
        <w:spacing w:line="480" w:lineRule="auto"/>
        <w:ind w:firstLine="720"/>
        <w:rPr>
          <w:rFonts w:ascii="Times New Roman" w:eastAsia="Times New Roman" w:hAnsi="Times New Roman" w:cs="Times New Roman"/>
          <w:sz w:val="24"/>
        </w:rPr>
      </w:pPr>
      <w:r>
        <w:rPr>
          <w:rFonts w:ascii="Times New Roman" w:eastAsia="Times New Roman" w:hAnsi="Times New Roman" w:cs="Times New Roman"/>
          <w:sz w:val="24"/>
          <w:lang w:bidi="ar"/>
        </w:rPr>
        <w:lastRenderedPageBreak/>
        <w:t xml:space="preserve"> Leveraging the large sample size of the current database (89 experiment-level datasets, 1,068,081 nonmatching trials, 4,520 participants), we estimated the SPE using a bootstrap resampling approach (500 iterations per sample size, with replacement) that allows evaluation of effect size stability across increasing sample sizes. Recall that in the self-matching task, each trial presents a shape–label pair. Thus, for matching trials, the shape and label are congruent (e.g., a shape previously associated with </w:t>
      </w:r>
      <w:r>
        <w:rPr>
          <w:rFonts w:ascii="Times New Roman" w:eastAsia="Times New Roman" w:hAnsi="Times New Roman" w:cs="Times New Roman"/>
          <w:sz w:val="24"/>
          <w:lang w:bidi="ar"/>
        </w:rPr>
        <w:t>"Self" paired with the word "Self"), making the distinction between self-related and other-related trials straightforward. For nonmatching conditions (also referred to as incongruent or mismatching trials), however, the shape and label convey conflicting identity information (e.g., a shape for "Self" paired with the word "Stranger"), creating difficulty in defining what constitutes a "Self" trial. Reaction-time based Cohen's d values were computed on correct trials with response times above 0 ms and no long</w:t>
      </w:r>
      <w:r>
        <w:rPr>
          <w:rFonts w:ascii="Times New Roman" w:eastAsia="Times New Roman" w:hAnsi="Times New Roman" w:cs="Times New Roman"/>
          <w:sz w:val="24"/>
          <w:lang w:bidi="ar"/>
        </w:rPr>
        <w:t xml:space="preserve">er than 10,000 ms, accuracy-based Cohen's d values on trials with a valid response (0 = error, 1 = correct), and participants were again identified by the dataset-by-participant key. </w:t>
      </w:r>
    </w:p>
    <w:p w14:paraId="40CF6F91" w14:textId="77777777" w:rsidR="001048D9" w:rsidRDefault="00FA67F3">
      <w:pPr>
        <w:widowControl/>
        <w:spacing w:line="480" w:lineRule="auto"/>
        <w:ind w:firstLine="720"/>
      </w:pPr>
      <w:r>
        <w:rPr>
          <w:rFonts w:ascii="Times New Roman" w:eastAsia="Times New Roman" w:hAnsi="Times New Roman" w:cs="Times New Roman" w:hint="eastAsia"/>
          <w:sz w:val="24"/>
        </w:rPr>
        <w:t>To address this ambiguity, we adopted two alternative operationalizations of the self-prioritization effect (SPE) under nonmatch</w:t>
      </w:r>
      <w:r>
        <w:rPr>
          <w:rFonts w:ascii="Times New Roman" w:eastAsia="Times New Roman" w:hAnsi="Times New Roman" w:cs="Times New Roman"/>
          <w:sz w:val="24"/>
        </w:rPr>
        <w:t>ing</w:t>
      </w:r>
      <w:r>
        <w:rPr>
          <w:rFonts w:ascii="Times New Roman" w:eastAsia="Times New Roman" w:hAnsi="Times New Roman" w:cs="Times New Roman" w:hint="eastAsia"/>
          <w:sz w:val="24"/>
        </w:rPr>
        <w:t xml:space="preserve"> conditions:</w:t>
      </w:r>
      <w:r>
        <w:rPr>
          <w:rFonts w:ascii="Times New Roman" w:eastAsia="Times New Roman" w:hAnsi="Times New Roman" w:cs="Times New Roman"/>
          <w:sz w:val="24"/>
        </w:rPr>
        <w:t xml:space="preserve"> shape-based SPE or label-based SPE. </w:t>
      </w:r>
      <w:r>
        <w:rPr>
          <w:rFonts w:ascii="Times New Roman" w:eastAsia="Times New Roman" w:hAnsi="Times New Roman" w:cs="Times New Roman"/>
          <w:b/>
          <w:bCs/>
          <w:sz w:val="24"/>
        </w:rPr>
        <w:t xml:space="preserve">The shape-based SPE is the difference </w:t>
      </w:r>
      <w:r>
        <w:rPr>
          <w:rFonts w:ascii="Times New Roman" w:eastAsia="Times New Roman" w:hAnsi="Times New Roman" w:cs="Times New Roman"/>
          <w:sz w:val="24"/>
        </w:rPr>
        <w:t xml:space="preserve">between trials where the shape is "Self" and the label is non-Self and trials where the shape is non-self condition(s) and the label does not match the shape. The </w:t>
      </w:r>
      <w:r>
        <w:rPr>
          <w:rFonts w:ascii="Times New Roman" w:eastAsia="Times New Roman" w:hAnsi="Times New Roman" w:cs="Times New Roman"/>
          <w:b/>
          <w:bCs/>
          <w:sz w:val="24"/>
        </w:rPr>
        <w:t>label-based SPE</w:t>
      </w:r>
      <w:r>
        <w:rPr>
          <w:rFonts w:ascii="Times New Roman" w:eastAsia="Times New Roman" w:hAnsi="Times New Roman" w:cs="Times New Roman"/>
          <w:sz w:val="24"/>
        </w:rPr>
        <w:t xml:space="preserve"> is differenc</w:t>
      </w:r>
      <w:r>
        <w:rPr>
          <w:rFonts w:ascii="Times New Roman" w:hAnsi="Times New Roman" w:cs="Times New Roman" w:hint="eastAsia"/>
          <w:sz w:val="24"/>
        </w:rPr>
        <w:t>e</w:t>
      </w:r>
      <w:r>
        <w:rPr>
          <w:rFonts w:ascii="Times New Roman" w:eastAsia="Times New Roman" w:hAnsi="Times New Roman" w:cs="Times New Roman"/>
          <w:sz w:val="24"/>
        </w:rPr>
        <w:t xml:space="preserve"> between trials where the label is "Self" and the shape is non-self and trials where the label is non-self condition(s) and the shape does not match the label.</w:t>
      </w:r>
    </w:p>
    <w:p w14:paraId="70F7E111" w14:textId="77777777" w:rsidR="001048D9" w:rsidRDefault="00FA67F3">
      <w:pPr>
        <w:widowControl/>
        <w:spacing w:line="480" w:lineRule="auto"/>
        <w:ind w:firstLineChars="200" w:firstLine="480"/>
        <w:rPr>
          <w:rFonts w:ascii="Times New Roman" w:eastAsia="Times New Roman" w:hAnsi="Times New Roman" w:cs="Times New Roman"/>
          <w:sz w:val="24"/>
        </w:rPr>
      </w:pPr>
      <w:r>
        <w:rPr>
          <w:rFonts w:ascii="Times New Roman" w:eastAsia="Times New Roman" w:hAnsi="Times New Roman" w:cs="Times New Roman"/>
          <w:sz w:val="24"/>
        </w:rPr>
        <w:t xml:space="preserve">Critically, </w:t>
      </w:r>
      <w:r>
        <w:rPr>
          <w:rFonts w:ascii="Times New Roman" w:eastAsia="Times New Roman" w:hAnsi="Times New Roman" w:cs="Times New Roman" w:hint="eastAsia"/>
          <w:sz w:val="24"/>
        </w:rPr>
        <w:t>neither the shape-based nor the label-based operationalization guarantees a clean self versus non-self contrast</w:t>
      </w:r>
      <w:r>
        <w:rPr>
          <w:rFonts w:ascii="Times New Roman" w:hAnsi="Times New Roman" w:cs="Times New Roman" w:hint="eastAsia"/>
          <w:sz w:val="24"/>
        </w:rPr>
        <w:t>,</w:t>
      </w:r>
      <w:r>
        <w:rPr>
          <w:rFonts w:ascii="Times New Roman" w:eastAsia="Times New Roman" w:hAnsi="Times New Roman" w:cs="Times New Roman"/>
          <w:sz w:val="24"/>
        </w:rPr>
        <w:t xml:space="preserve"> because </w:t>
      </w:r>
      <w:r>
        <w:rPr>
          <w:rFonts w:ascii="Times New Roman" w:eastAsia="Times New Roman" w:hAnsi="Times New Roman" w:cs="Times New Roman" w:hint="eastAsia"/>
          <w:sz w:val="24"/>
        </w:rPr>
        <w:t>nonmatch</w:t>
      </w:r>
      <w:r>
        <w:rPr>
          <w:rFonts w:ascii="Times New Roman" w:eastAsia="Times New Roman" w:hAnsi="Times New Roman" w:cs="Times New Roman"/>
          <w:sz w:val="24"/>
        </w:rPr>
        <w:t>ing</w:t>
      </w:r>
      <w:r>
        <w:rPr>
          <w:rFonts w:ascii="Times New Roman" w:eastAsia="Times New Roman" w:hAnsi="Times New Roman" w:cs="Times New Roman" w:hint="eastAsia"/>
          <w:sz w:val="24"/>
        </w:rPr>
        <w:t xml:space="preserve"> trials classified as "non-self" may still </w:t>
      </w:r>
      <w:r>
        <w:rPr>
          <w:rFonts w:ascii="Times New Roman" w:eastAsia="Times New Roman" w:hAnsi="Times New Roman" w:cs="Times New Roman" w:hint="eastAsia"/>
          <w:sz w:val="24"/>
        </w:rPr>
        <w:lastRenderedPageBreak/>
        <w:t>contain self-referential information</w:t>
      </w:r>
      <w:r>
        <w:rPr>
          <w:rFonts w:ascii="Times New Roman" w:eastAsia="Times New Roman" w:hAnsi="Times New Roman" w:cs="Times New Roman"/>
          <w:sz w:val="24"/>
        </w:rPr>
        <w:t xml:space="preserve">. For example, in an experiment includes only two identities, Self and Stranger, the nonmatching trials are either "Self(shape)-Stranger(label)" or "Stranger(shape)-Self(label)". </w:t>
      </w:r>
      <w:r>
        <w:rPr>
          <w:rFonts w:ascii="Times New Roman" w:eastAsia="Times New Roman" w:hAnsi="Times New Roman" w:cs="Times New Roman" w:hint="eastAsia"/>
          <w:sz w:val="24"/>
        </w:rPr>
        <w:t xml:space="preserve">Under </w:t>
      </w:r>
      <w:r>
        <w:rPr>
          <w:rFonts w:ascii="Times New Roman" w:eastAsia="Times New Roman" w:hAnsi="Times New Roman" w:cs="Times New Roman"/>
          <w:sz w:val="24"/>
        </w:rPr>
        <w:t>both conditions</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 xml:space="preserve">part of the information is </w:t>
      </w:r>
      <w:r>
        <w:rPr>
          <w:rFonts w:ascii="Times New Roman" w:eastAsia="Times New Roman" w:hAnsi="Times New Roman" w:cs="Times New Roman" w:hint="eastAsia"/>
          <w:sz w:val="24"/>
        </w:rPr>
        <w:t xml:space="preserve">self-referential, making it impossible to construct a </w:t>
      </w:r>
      <w:r>
        <w:rPr>
          <w:rFonts w:ascii="Times New Roman" w:eastAsia="Times New Roman" w:hAnsi="Times New Roman" w:cs="Times New Roman"/>
          <w:sz w:val="24"/>
        </w:rPr>
        <w:t xml:space="preserve">pure </w:t>
      </w:r>
      <w:r>
        <w:rPr>
          <w:rFonts w:ascii="Times New Roman" w:eastAsia="Times New Roman" w:hAnsi="Times New Roman" w:cs="Times New Roman" w:hint="eastAsia"/>
          <w:sz w:val="24"/>
        </w:rPr>
        <w:t xml:space="preserve">contrast between self- </w:t>
      </w:r>
      <w:r>
        <w:rPr>
          <w:rFonts w:ascii="Times New Roman" w:eastAsia="Times New Roman" w:hAnsi="Times New Roman" w:cs="Times New Roman"/>
          <w:sz w:val="24"/>
        </w:rPr>
        <w:t>versus</w:t>
      </w:r>
      <w:r>
        <w:rPr>
          <w:rFonts w:ascii="Times New Roman" w:eastAsia="Times New Roman" w:hAnsi="Times New Roman" w:cs="Times New Roman" w:hint="eastAsia"/>
          <w:sz w:val="24"/>
        </w:rPr>
        <w:t xml:space="preserve"> non-self</w:t>
      </w:r>
      <w:r>
        <w:rPr>
          <w:rFonts w:ascii="Times New Roman" w:eastAsia="Times New Roman" w:hAnsi="Times New Roman" w:cs="Times New Roman"/>
          <w:sz w:val="24"/>
        </w:rPr>
        <w:t>-referential conditions. A</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pure</w:t>
      </w:r>
      <w:r>
        <w:rPr>
          <w:rFonts w:ascii="Times New Roman" w:eastAsia="Times New Roman" w:hAnsi="Times New Roman" w:cs="Times New Roman" w:hint="eastAsia"/>
          <w:sz w:val="24"/>
        </w:rPr>
        <w:t xml:space="preserve"> self versus non-self contrast becomes feasible only in experiments involving three or more identities.</w:t>
      </w:r>
      <w:r>
        <w:rPr>
          <w:rFonts w:ascii="Times New Roman" w:eastAsia="Times New Roman" w:hAnsi="Times New Roman" w:cs="Times New Roman"/>
          <w:sz w:val="24"/>
        </w:rPr>
        <w:t xml:space="preserve"> For example, </w:t>
      </w:r>
      <w:r>
        <w:rPr>
          <w:rFonts w:ascii="Times New Roman" w:eastAsia="Times New Roman" w:hAnsi="Times New Roman" w:cs="Times New Roman" w:hint="eastAsia"/>
          <w:sz w:val="24"/>
        </w:rPr>
        <w:t>under the</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shape-based </w:t>
      </w:r>
      <w:r>
        <w:rPr>
          <w:rFonts w:ascii="Times New Roman" w:eastAsia="Times New Roman" w:hAnsi="Times New Roman" w:cs="Times New Roman" w:hint="eastAsia"/>
          <w:sz w:val="24"/>
        </w:rPr>
        <w:t>operationalization, self-related trials can be defined as</w:t>
      </w:r>
      <w:r>
        <w:rPr>
          <w:rFonts w:ascii="Times New Roman" w:eastAsia="Times New Roman" w:hAnsi="Times New Roman" w:cs="Times New Roman"/>
          <w:sz w:val="24"/>
        </w:rPr>
        <w:t xml:space="preserve"> "Self(shape)-Other1(label)/Other2(label)" </w:t>
      </w:r>
      <w:r>
        <w:rPr>
          <w:rFonts w:ascii="Times New Roman" w:eastAsia="Times New Roman" w:hAnsi="Times New Roman" w:cs="Times New Roman" w:hint="eastAsia"/>
          <w:sz w:val="24"/>
        </w:rPr>
        <w:t>whereas non-self trials can be defined as</w:t>
      </w:r>
      <w:r>
        <w:rPr>
          <w:rFonts w:ascii="Times New Roman" w:eastAsia="Times New Roman" w:hAnsi="Times New Roman" w:cs="Times New Roman"/>
          <w:sz w:val="24"/>
        </w:rPr>
        <w:t xml:space="preserve"> "Other1(shape)-Other2(label)"</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In this case, the comparison trials contain no self-referential information,</w:t>
      </w:r>
      <w:r>
        <w:rPr>
          <w:rFonts w:ascii="Times New Roman" w:hAnsi="Times New Roman" w:cs="Times New Roman" w:hint="eastAsia"/>
          <w:sz w:val="24"/>
        </w:rPr>
        <w:t xml:space="preserve"> thereby providing a </w:t>
      </w:r>
      <w:r>
        <w:rPr>
          <w:rFonts w:ascii="Times New Roman" w:hAnsi="Times New Roman" w:cs="Times New Roman"/>
          <w:sz w:val="24"/>
        </w:rPr>
        <w:t>rigorous</w:t>
      </w:r>
      <w:r>
        <w:rPr>
          <w:rFonts w:ascii="Times New Roman" w:hAnsi="Times New Roman" w:cs="Times New Roman" w:hint="eastAsia"/>
          <w:sz w:val="24"/>
        </w:rPr>
        <w:t xml:space="preserve"> estimate of nonmatch</w:t>
      </w:r>
      <w:r>
        <w:rPr>
          <w:rFonts w:ascii="Times New Roman" w:hAnsi="Times New Roman" w:cs="Times New Roman"/>
          <w:sz w:val="24"/>
        </w:rPr>
        <w:t>ing</w:t>
      </w:r>
      <w:r>
        <w:rPr>
          <w:rFonts w:ascii="Times New Roman" w:hAnsi="Times New Roman" w:cs="Times New Roman" w:hint="eastAsia"/>
          <w:sz w:val="24"/>
        </w:rPr>
        <w:t xml:space="preserve"> SPEs</w:t>
      </w:r>
      <w:r>
        <w:rPr>
          <w:rFonts w:ascii="Times New Roman" w:eastAsia="Times New Roman" w:hAnsi="Times New Roman" w:cs="Times New Roman"/>
          <w:sz w:val="24"/>
        </w:rPr>
        <w:t xml:space="preserve">. </w:t>
      </w:r>
    </w:p>
    <w:p w14:paraId="70824FBF" w14:textId="77777777" w:rsidR="001048D9" w:rsidRDefault="00FA67F3">
      <w:pPr>
        <w:widowControl/>
        <w:spacing w:line="480" w:lineRule="auto"/>
        <w:ind w:firstLineChars="200" w:firstLine="480"/>
        <w:rPr>
          <w:rFonts w:ascii="Times New Roman" w:eastAsia="Times New Roman" w:hAnsi="Times New Roman" w:cs="Times New Roman"/>
          <w:sz w:val="24"/>
        </w:rPr>
      </w:pPr>
      <w:r>
        <w:rPr>
          <w:rFonts w:ascii="Times New Roman" w:eastAsia="Times New Roman" w:hAnsi="Times New Roman" w:cs="Times New Roman"/>
          <w:sz w:val="24"/>
        </w:rPr>
        <w:t>To fully exploit the available datasets while preserving interpretability, we implemented both conservative and liberal approach for estimating the SPE for nonmatching trials. The conservative approach only include pure self versus non-self contrasts: only participants from experiments involving at least three distinct identities were eligible for inclusion. At the trial level, additional filtering procedures were applied. For shape-based SPE, nonmatching trials in which the shape corresponded to a non-self</w:t>
      </w:r>
      <w:r>
        <w:rPr>
          <w:rFonts w:ascii="Times New Roman" w:eastAsia="Times New Roman" w:hAnsi="Times New Roman" w:cs="Times New Roman"/>
          <w:sz w:val="24"/>
        </w:rPr>
        <w:t xml:space="preserve"> identity but the label referred to the Self were excluded. Conversely, for label-based SPE, trials in which the label corresponded to a non-self identity but the shape was associated with the Self were removed. Using these criteria, 38 datasets contributed to the conservative shape-based analysis (1,977 eligible participants) and 27 datasets to the conservative label-based analysis (1,565 eligible participants). The final datasets comprised 371,894 trials for the shape-based SPE and 276,010 trials for the </w:t>
      </w:r>
      <w:r>
        <w:rPr>
          <w:rFonts w:ascii="Times New Roman" w:eastAsia="Times New Roman" w:hAnsi="Times New Roman" w:cs="Times New Roman"/>
          <w:sz w:val="24"/>
        </w:rPr>
        <w:t>label-based SPE. The liberal approach retained 85 datasets (5,149 participants, 724,323 trials) for the shape-based SPE and 69 datasets (4,487 participants, 628,024 trials) for the label-based SPE.</w:t>
      </w:r>
    </w:p>
    <w:p w14:paraId="523A34EB" w14:textId="77777777" w:rsidR="001048D9" w:rsidRDefault="00FA67F3">
      <w:pPr>
        <w:widowControl/>
        <w:spacing w:line="480" w:lineRule="auto"/>
        <w:ind w:firstLineChars="200" w:firstLine="480"/>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In contrast, the liberal approach maximized dataset coverage by retaining all eligible experiments and nonmatching trials regardless of the presence of residual self-referential information in the comparison condition. To ensure a fair comparison between shape-based and label-based SPE for nonmatching trials, we aligned sample-size by using the minimum N of the shape- and label-based SPE for the conservative approach (see Table 2 for the bootstrap sample sizes and the results of the two approaches).</w:t>
      </w:r>
    </w:p>
    <w:p w14:paraId="1E0CEFD1" w14:textId="77777777" w:rsidR="001048D9" w:rsidRDefault="00FA67F3">
      <w:pPr>
        <w:widowControl/>
        <w:spacing w:line="480" w:lineRule="auto"/>
        <w:jc w:val="center"/>
        <w:rPr>
          <w:ins w:id="9" w:author="蔡振辛" w:date="2026-07-05T17:46:00Z"/>
          <w:rStyle w:val="af"/>
        </w:rPr>
      </w:pPr>
      <w:r>
        <w:rPr>
          <w:rStyle w:val="af"/>
          <w:noProof/>
        </w:rPr>
        <w:drawing>
          <wp:inline distT="0" distB="0" distL="114300" distR="114300" wp14:anchorId="347FA7EB" wp14:editId="2059A835">
            <wp:extent cx="5433060" cy="4077335"/>
            <wp:effectExtent l="0" t="0" r="2540" b="12065"/>
            <wp:docPr id="1" name="图片 1" descr="combined_figures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mbined_figures_v6"/>
                    <pic:cNvPicPr>
                      <a:picLocks noChangeAspect="1"/>
                    </pic:cNvPicPr>
                  </pic:nvPicPr>
                  <pic:blipFill>
                    <a:blip r:embed="rId19"/>
                    <a:srcRect t="3839"/>
                    <a:stretch>
                      <a:fillRect/>
                    </a:stretch>
                  </pic:blipFill>
                  <pic:spPr>
                    <a:xfrm>
                      <a:off x="0" y="0"/>
                      <a:ext cx="5433060" cy="4077335"/>
                    </a:xfrm>
                    <a:prstGeom prst="rect">
                      <a:avLst/>
                    </a:prstGeom>
                    <a:ln>
                      <a:noFill/>
                    </a:ln>
                  </pic:spPr>
                </pic:pic>
              </a:graphicData>
            </a:graphic>
          </wp:inline>
        </w:drawing>
      </w:r>
    </w:p>
    <w:p w14:paraId="7158F399" w14:textId="77777777" w:rsidR="001048D9" w:rsidRDefault="00FA67F3">
      <w:pPr>
        <w:widowControl/>
        <w:spacing w:line="480" w:lineRule="auto"/>
        <w:jc w:val="center"/>
        <w:rPr>
          <w:rFonts w:ascii="Times New Roman" w:eastAsiaTheme="minorEastAsia" w:hAnsi="Times New Roman" w:cs="Times New Roman"/>
          <w:sz w:val="24"/>
          <w:lang w:bidi="ar"/>
        </w:rPr>
      </w:pPr>
      <w:r>
        <w:rPr>
          <w:rFonts w:ascii="Times New Roman" w:eastAsia="sans-serif" w:hAnsi="Times New Roman" w:cs="Times New Roman"/>
          <w:b/>
          <w:bCs/>
          <w:i/>
          <w:iCs/>
          <w:kern w:val="0"/>
          <w:sz w:val="24"/>
          <w:lang w:bidi="ar"/>
        </w:rPr>
        <w:t>Figure 5. Bootstrap estimation of the self-prioritization effect under nonmatching conditions. A and B, the conservative approach; C and D, the liberal approach.</w:t>
      </w:r>
    </w:p>
    <w:p w14:paraId="7C862A24" w14:textId="77777777" w:rsidR="001048D9" w:rsidRDefault="00FA67F3">
      <w:pPr>
        <w:pStyle w:val="a3"/>
        <w:rPr>
          <w:rFonts w:ascii="Times New Roman" w:eastAsiaTheme="minorEastAsia" w:hAnsi="Times New Roman" w:cs="Times New Roman"/>
          <w:b/>
          <w:bCs/>
          <w:szCs w:val="20"/>
        </w:rPr>
      </w:pPr>
      <w:r>
        <w:rPr>
          <w:rFonts w:ascii="Times New Roman" w:eastAsiaTheme="minorEastAsia" w:hAnsi="Times New Roman" w:cs="Times New Roman"/>
          <w:b/>
          <w:bCs/>
          <w:szCs w:val="20"/>
        </w:rPr>
        <w:t>Table 2</w:t>
      </w:r>
    </w:p>
    <w:p w14:paraId="420BA721" w14:textId="77777777" w:rsidR="001048D9" w:rsidRDefault="00FA67F3">
      <w:pPr>
        <w:spacing w:line="480" w:lineRule="auto"/>
        <w:jc w:val="left"/>
        <w:rPr>
          <w:rFonts w:ascii="Times New Roman" w:eastAsiaTheme="minorEastAsia" w:hAnsi="Times New Roman" w:cs="Times New Roman"/>
          <w:i/>
          <w:iCs/>
          <w:sz w:val="20"/>
          <w:szCs w:val="20"/>
        </w:rPr>
      </w:pPr>
      <w:r>
        <w:rPr>
          <w:rFonts w:ascii="Times New Roman" w:eastAsiaTheme="minorEastAsia" w:hAnsi="Times New Roman" w:cs="Times New Roman"/>
          <w:i/>
          <w:iCs/>
          <w:sz w:val="20"/>
          <w:szCs w:val="20"/>
        </w:rPr>
        <w:t>Bootstrap Estimates of the Self-Prioritization Effect Under Nonmatching Conditions</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319"/>
        <w:gridCol w:w="1496"/>
        <w:gridCol w:w="607"/>
        <w:gridCol w:w="1099"/>
        <w:gridCol w:w="1739"/>
        <w:gridCol w:w="767"/>
      </w:tblGrid>
      <w:tr w:rsidR="001048D9" w14:paraId="35281AED" w14:textId="77777777">
        <w:trPr>
          <w:trHeight w:val="281"/>
        </w:trPr>
        <w:tc>
          <w:tcPr>
            <w:tcW w:w="1107" w:type="pct"/>
            <w:tcBorders>
              <w:top w:val="single" w:sz="4" w:space="0" w:color="auto"/>
              <w:left w:val="nil"/>
              <w:bottom w:val="single" w:sz="4" w:space="0" w:color="auto"/>
              <w:right w:val="nil"/>
            </w:tcBorders>
          </w:tcPr>
          <w:p w14:paraId="54178729" w14:textId="77777777" w:rsidR="001048D9" w:rsidRDefault="001048D9">
            <w:pPr>
              <w:widowControl/>
              <w:jc w:val="center"/>
              <w:rPr>
                <w:rFonts w:ascii="Times New Roman" w:eastAsiaTheme="minorEastAsia" w:hAnsi="Times New Roman" w:cs="Times New Roman"/>
                <w:sz w:val="24"/>
                <w:lang w:bidi="ar"/>
              </w:rPr>
            </w:pPr>
          </w:p>
        </w:tc>
        <w:tc>
          <w:tcPr>
            <w:tcW w:w="736" w:type="pct"/>
            <w:tcBorders>
              <w:top w:val="single" w:sz="4" w:space="0" w:color="auto"/>
              <w:left w:val="nil"/>
              <w:bottom w:val="single" w:sz="4" w:space="0" w:color="auto"/>
              <w:right w:val="nil"/>
            </w:tcBorders>
          </w:tcPr>
          <w:p w14:paraId="25A9187F"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Measure</w:t>
            </w:r>
          </w:p>
        </w:tc>
        <w:tc>
          <w:tcPr>
            <w:tcW w:w="833" w:type="pct"/>
            <w:tcBorders>
              <w:top w:val="single" w:sz="4" w:space="0" w:color="auto"/>
              <w:left w:val="nil"/>
              <w:bottom w:val="single" w:sz="4" w:space="0" w:color="auto"/>
              <w:right w:val="nil"/>
            </w:tcBorders>
          </w:tcPr>
          <w:p w14:paraId="631D897D"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Dimension</w:t>
            </w:r>
          </w:p>
        </w:tc>
        <w:tc>
          <w:tcPr>
            <w:tcW w:w="341" w:type="pct"/>
            <w:tcBorders>
              <w:top w:val="single" w:sz="4" w:space="0" w:color="auto"/>
              <w:left w:val="nil"/>
              <w:bottom w:val="single" w:sz="4" w:space="0" w:color="auto"/>
              <w:right w:val="nil"/>
            </w:tcBorders>
          </w:tcPr>
          <w:p w14:paraId="7F3079F1"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Max</w:t>
            </w:r>
          </w:p>
        </w:tc>
        <w:tc>
          <w:tcPr>
            <w:tcW w:w="614" w:type="pct"/>
            <w:tcBorders>
              <w:top w:val="single" w:sz="4" w:space="0" w:color="auto"/>
              <w:left w:val="nil"/>
              <w:bottom w:val="single" w:sz="4" w:space="0" w:color="auto"/>
              <w:right w:val="nil"/>
            </w:tcBorders>
          </w:tcPr>
          <w:p w14:paraId="01C30439"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Cohen's d</w:t>
            </w:r>
          </w:p>
        </w:tc>
        <w:tc>
          <w:tcPr>
            <w:tcW w:w="967" w:type="pct"/>
            <w:tcBorders>
              <w:top w:val="single" w:sz="4" w:space="0" w:color="auto"/>
              <w:left w:val="nil"/>
              <w:bottom w:val="single" w:sz="4" w:space="0" w:color="auto"/>
              <w:right w:val="nil"/>
            </w:tcBorders>
          </w:tcPr>
          <w:p w14:paraId="3185A0F3"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95% CI</w:t>
            </w:r>
          </w:p>
        </w:tc>
        <w:tc>
          <w:tcPr>
            <w:tcW w:w="399" w:type="pct"/>
            <w:tcBorders>
              <w:top w:val="single" w:sz="4" w:space="0" w:color="auto"/>
              <w:left w:val="nil"/>
              <w:bottom w:val="single" w:sz="4" w:space="0" w:color="auto"/>
              <w:right w:val="nil"/>
            </w:tcBorders>
          </w:tcPr>
          <w:p w14:paraId="6E7C647E"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min</w:t>
            </w:r>
          </w:p>
        </w:tc>
      </w:tr>
      <w:tr w:rsidR="001048D9" w14:paraId="0EE8F37C" w14:textId="77777777">
        <w:tc>
          <w:tcPr>
            <w:tcW w:w="1107" w:type="pct"/>
            <w:vMerge w:val="restart"/>
            <w:tcBorders>
              <w:top w:val="single" w:sz="4" w:space="0" w:color="auto"/>
              <w:left w:val="nil"/>
              <w:right w:val="nil"/>
            </w:tcBorders>
          </w:tcPr>
          <w:p w14:paraId="5E9DD854" w14:textId="77777777" w:rsidR="001048D9" w:rsidRDefault="00FA67F3">
            <w:pPr>
              <w:widowControl/>
              <w:jc w:val="center"/>
              <w:rPr>
                <w:rFonts w:ascii="Times New Roman" w:eastAsiaTheme="minorEastAsia" w:hAnsi="Times New Roman" w:cs="Times New Roman"/>
                <w:sz w:val="24"/>
                <w:lang w:bidi="ar"/>
              </w:rPr>
            </w:pPr>
            <w:r>
              <w:t>Liberal Approach</w:t>
            </w:r>
          </w:p>
        </w:tc>
        <w:tc>
          <w:tcPr>
            <w:tcW w:w="736" w:type="pct"/>
            <w:tcBorders>
              <w:top w:val="single" w:sz="4" w:space="0" w:color="auto"/>
              <w:left w:val="nil"/>
              <w:bottom w:val="nil"/>
              <w:right w:val="nil"/>
            </w:tcBorders>
          </w:tcPr>
          <w:p w14:paraId="6880ED5F"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single" w:sz="4" w:space="0" w:color="auto"/>
              <w:left w:val="nil"/>
              <w:bottom w:val="nil"/>
              <w:right w:val="nil"/>
            </w:tcBorders>
          </w:tcPr>
          <w:p w14:paraId="351F5411"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single" w:sz="4" w:space="0" w:color="auto"/>
              <w:left w:val="nil"/>
              <w:bottom w:val="nil"/>
              <w:right w:val="nil"/>
            </w:tcBorders>
          </w:tcPr>
          <w:p w14:paraId="0DE8E200"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3,604</w:t>
            </w:r>
          </w:p>
        </w:tc>
        <w:tc>
          <w:tcPr>
            <w:tcW w:w="614" w:type="pct"/>
            <w:tcBorders>
              <w:top w:val="single" w:sz="4" w:space="0" w:color="auto"/>
              <w:left w:val="nil"/>
              <w:bottom w:val="nil"/>
              <w:right w:val="nil"/>
            </w:tcBorders>
          </w:tcPr>
          <w:p w14:paraId="3A32DAF7"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0.005</w:t>
            </w:r>
          </w:p>
        </w:tc>
        <w:tc>
          <w:tcPr>
            <w:tcW w:w="967" w:type="pct"/>
            <w:tcBorders>
              <w:top w:val="single" w:sz="4" w:space="0" w:color="auto"/>
              <w:left w:val="nil"/>
              <w:bottom w:val="nil"/>
              <w:right w:val="nil"/>
            </w:tcBorders>
          </w:tcPr>
          <w:p w14:paraId="4C06FBB7"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[−0.008, 0.017]</w:t>
            </w:r>
          </w:p>
        </w:tc>
        <w:tc>
          <w:tcPr>
            <w:tcW w:w="399" w:type="pct"/>
            <w:tcBorders>
              <w:top w:val="single" w:sz="4" w:space="0" w:color="auto"/>
              <w:left w:val="nil"/>
              <w:bottom w:val="nil"/>
              <w:right w:val="nil"/>
            </w:tcBorders>
          </w:tcPr>
          <w:p w14:paraId="42F367FB"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not reached</w:t>
            </w:r>
          </w:p>
        </w:tc>
      </w:tr>
      <w:tr w:rsidR="001048D9" w14:paraId="47D92117" w14:textId="77777777">
        <w:tc>
          <w:tcPr>
            <w:tcW w:w="1107" w:type="pct"/>
            <w:vMerge/>
            <w:tcBorders>
              <w:left w:val="nil"/>
              <w:right w:val="nil"/>
            </w:tcBorders>
          </w:tcPr>
          <w:p w14:paraId="19D193B9" w14:textId="77777777" w:rsidR="001048D9" w:rsidRDefault="001048D9">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181CD21D"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24B554F7"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5B894492"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3,192</w:t>
            </w:r>
          </w:p>
        </w:tc>
        <w:tc>
          <w:tcPr>
            <w:tcW w:w="614" w:type="pct"/>
            <w:tcBorders>
              <w:top w:val="nil"/>
              <w:left w:val="nil"/>
              <w:bottom w:val="nil"/>
              <w:right w:val="nil"/>
            </w:tcBorders>
          </w:tcPr>
          <w:p w14:paraId="3C1881C3"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0.125</w:t>
            </w:r>
          </w:p>
        </w:tc>
        <w:tc>
          <w:tcPr>
            <w:tcW w:w="967" w:type="pct"/>
            <w:tcBorders>
              <w:top w:val="nil"/>
              <w:left w:val="nil"/>
              <w:bottom w:val="nil"/>
              <w:right w:val="nil"/>
            </w:tcBorders>
          </w:tcPr>
          <w:p w14:paraId="1336DED3"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[0.112, 0.138]</w:t>
            </w:r>
          </w:p>
        </w:tc>
        <w:tc>
          <w:tcPr>
            <w:tcW w:w="399" w:type="pct"/>
            <w:tcBorders>
              <w:top w:val="nil"/>
              <w:left w:val="nil"/>
              <w:bottom w:val="nil"/>
              <w:right w:val="nil"/>
            </w:tcBorders>
          </w:tcPr>
          <w:p w14:paraId="3B0EF4FB"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40</w:t>
            </w:r>
          </w:p>
        </w:tc>
      </w:tr>
      <w:tr w:rsidR="001048D9" w14:paraId="38476EC8" w14:textId="77777777">
        <w:tc>
          <w:tcPr>
            <w:tcW w:w="1107" w:type="pct"/>
            <w:vMerge/>
            <w:tcBorders>
              <w:left w:val="nil"/>
              <w:right w:val="nil"/>
            </w:tcBorders>
          </w:tcPr>
          <w:p w14:paraId="6FD75C60" w14:textId="77777777" w:rsidR="001048D9" w:rsidRDefault="001048D9">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33FFB3BB"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739ED34A"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2F1CAD3A"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3,524</w:t>
            </w:r>
          </w:p>
        </w:tc>
        <w:tc>
          <w:tcPr>
            <w:tcW w:w="614" w:type="pct"/>
            <w:tcBorders>
              <w:top w:val="nil"/>
              <w:left w:val="nil"/>
              <w:bottom w:val="nil"/>
              <w:right w:val="nil"/>
            </w:tcBorders>
          </w:tcPr>
          <w:p w14:paraId="7A2E60E9"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0.009</w:t>
            </w:r>
          </w:p>
        </w:tc>
        <w:tc>
          <w:tcPr>
            <w:tcW w:w="967" w:type="pct"/>
            <w:tcBorders>
              <w:top w:val="nil"/>
              <w:left w:val="nil"/>
              <w:bottom w:val="nil"/>
              <w:right w:val="nil"/>
            </w:tcBorders>
          </w:tcPr>
          <w:p w14:paraId="6048B87D"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[−0.002, 0.020]</w:t>
            </w:r>
          </w:p>
        </w:tc>
        <w:tc>
          <w:tcPr>
            <w:tcW w:w="399" w:type="pct"/>
            <w:tcBorders>
              <w:top w:val="nil"/>
              <w:left w:val="nil"/>
              <w:bottom w:val="nil"/>
              <w:right w:val="nil"/>
            </w:tcBorders>
          </w:tcPr>
          <w:p w14:paraId="60DA7856"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not reached</w:t>
            </w:r>
          </w:p>
        </w:tc>
      </w:tr>
      <w:tr w:rsidR="001048D9" w14:paraId="4675E35D" w14:textId="77777777">
        <w:tc>
          <w:tcPr>
            <w:tcW w:w="1107" w:type="pct"/>
            <w:vMerge/>
            <w:tcBorders>
              <w:left w:val="nil"/>
              <w:bottom w:val="nil"/>
              <w:right w:val="nil"/>
            </w:tcBorders>
          </w:tcPr>
          <w:p w14:paraId="2771CBF2" w14:textId="77777777" w:rsidR="001048D9" w:rsidRDefault="001048D9">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53A9BBDC"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3198C28F"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4C6CC768"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3,114</w:t>
            </w:r>
          </w:p>
        </w:tc>
        <w:tc>
          <w:tcPr>
            <w:tcW w:w="614" w:type="pct"/>
            <w:tcBorders>
              <w:top w:val="nil"/>
              <w:left w:val="nil"/>
              <w:bottom w:val="nil"/>
              <w:right w:val="nil"/>
            </w:tcBorders>
          </w:tcPr>
          <w:p w14:paraId="042ACA5C"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0.009</w:t>
            </w:r>
          </w:p>
        </w:tc>
        <w:tc>
          <w:tcPr>
            <w:tcW w:w="967" w:type="pct"/>
            <w:tcBorders>
              <w:top w:val="nil"/>
              <w:left w:val="nil"/>
              <w:bottom w:val="nil"/>
              <w:right w:val="nil"/>
            </w:tcBorders>
          </w:tcPr>
          <w:p w14:paraId="78A1DC46"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[−0.003, 0.021]</w:t>
            </w:r>
          </w:p>
        </w:tc>
        <w:tc>
          <w:tcPr>
            <w:tcW w:w="399" w:type="pct"/>
            <w:tcBorders>
              <w:top w:val="nil"/>
              <w:left w:val="nil"/>
              <w:bottom w:val="nil"/>
              <w:right w:val="nil"/>
            </w:tcBorders>
          </w:tcPr>
          <w:p w14:paraId="748C53C0"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not reached</w:t>
            </w:r>
          </w:p>
        </w:tc>
      </w:tr>
      <w:tr w:rsidR="001048D9" w14:paraId="479370AE" w14:textId="77777777">
        <w:tc>
          <w:tcPr>
            <w:tcW w:w="1107" w:type="pct"/>
            <w:vMerge w:val="restart"/>
            <w:tcBorders>
              <w:top w:val="nil"/>
              <w:left w:val="nil"/>
              <w:right w:val="nil"/>
            </w:tcBorders>
          </w:tcPr>
          <w:p w14:paraId="33A02EF1" w14:textId="77777777" w:rsidR="001048D9" w:rsidRDefault="00FA67F3">
            <w:pPr>
              <w:widowControl/>
              <w:jc w:val="center"/>
              <w:rPr>
                <w:rFonts w:ascii="Times New Roman" w:eastAsiaTheme="minorEastAsia" w:hAnsi="Times New Roman" w:cs="Times New Roman"/>
                <w:sz w:val="24"/>
                <w:lang w:bidi="ar"/>
              </w:rPr>
            </w:pPr>
            <w:r>
              <w:t>Conservative Approach</w:t>
            </w:r>
          </w:p>
        </w:tc>
        <w:tc>
          <w:tcPr>
            <w:tcW w:w="736" w:type="pct"/>
            <w:tcBorders>
              <w:top w:val="nil"/>
              <w:left w:val="nil"/>
              <w:bottom w:val="nil"/>
              <w:right w:val="nil"/>
            </w:tcBorders>
          </w:tcPr>
          <w:p w14:paraId="2335AA52"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5CD3CC4D"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44518EDF"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1,563</w:t>
            </w:r>
          </w:p>
        </w:tc>
        <w:tc>
          <w:tcPr>
            <w:tcW w:w="614" w:type="pct"/>
            <w:tcBorders>
              <w:top w:val="nil"/>
              <w:left w:val="nil"/>
              <w:bottom w:val="nil"/>
              <w:right w:val="nil"/>
            </w:tcBorders>
          </w:tcPr>
          <w:p w14:paraId="07E2E63E"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0.123</w:t>
            </w:r>
          </w:p>
        </w:tc>
        <w:tc>
          <w:tcPr>
            <w:tcW w:w="967" w:type="pct"/>
            <w:tcBorders>
              <w:top w:val="nil"/>
              <w:left w:val="nil"/>
              <w:bottom w:val="nil"/>
              <w:right w:val="nil"/>
            </w:tcBorders>
          </w:tcPr>
          <w:p w14:paraId="26A79B36"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[0.103, 0.144]</w:t>
            </w:r>
          </w:p>
        </w:tc>
        <w:tc>
          <w:tcPr>
            <w:tcW w:w="399" w:type="pct"/>
            <w:tcBorders>
              <w:top w:val="nil"/>
              <w:left w:val="nil"/>
              <w:bottom w:val="nil"/>
              <w:right w:val="nil"/>
            </w:tcBorders>
          </w:tcPr>
          <w:p w14:paraId="06FA336C"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40</w:t>
            </w:r>
          </w:p>
        </w:tc>
      </w:tr>
      <w:tr w:rsidR="001048D9" w14:paraId="07C3D0E6" w14:textId="77777777">
        <w:tc>
          <w:tcPr>
            <w:tcW w:w="1107" w:type="pct"/>
            <w:vMerge/>
            <w:tcBorders>
              <w:left w:val="nil"/>
              <w:right w:val="nil"/>
            </w:tcBorders>
          </w:tcPr>
          <w:p w14:paraId="7E5690C2" w14:textId="77777777" w:rsidR="001048D9" w:rsidRDefault="001048D9">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tcPr>
          <w:p w14:paraId="59FC629A"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425F9F2A"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6969D357"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1,563</w:t>
            </w:r>
          </w:p>
        </w:tc>
        <w:tc>
          <w:tcPr>
            <w:tcW w:w="614" w:type="pct"/>
            <w:tcBorders>
              <w:top w:val="nil"/>
              <w:left w:val="nil"/>
              <w:bottom w:val="nil"/>
              <w:right w:val="nil"/>
            </w:tcBorders>
          </w:tcPr>
          <w:p w14:paraId="1BDD9C94"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0.252</w:t>
            </w:r>
          </w:p>
        </w:tc>
        <w:tc>
          <w:tcPr>
            <w:tcW w:w="967" w:type="pct"/>
            <w:tcBorders>
              <w:top w:val="nil"/>
              <w:left w:val="nil"/>
              <w:bottom w:val="nil"/>
              <w:right w:val="nil"/>
            </w:tcBorders>
          </w:tcPr>
          <w:p w14:paraId="1FCCA9CB"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[0.227, 0.275]</w:t>
            </w:r>
          </w:p>
        </w:tc>
        <w:tc>
          <w:tcPr>
            <w:tcW w:w="399" w:type="pct"/>
            <w:tcBorders>
              <w:top w:val="nil"/>
              <w:left w:val="nil"/>
              <w:bottom w:val="nil"/>
              <w:right w:val="nil"/>
            </w:tcBorders>
          </w:tcPr>
          <w:p w14:paraId="099A83ED"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20</w:t>
            </w:r>
          </w:p>
        </w:tc>
      </w:tr>
      <w:tr w:rsidR="001048D9" w14:paraId="061CF480" w14:textId="77777777">
        <w:tc>
          <w:tcPr>
            <w:tcW w:w="1107" w:type="pct"/>
            <w:vMerge/>
            <w:tcBorders>
              <w:left w:val="nil"/>
              <w:right w:val="nil"/>
            </w:tcBorders>
          </w:tcPr>
          <w:p w14:paraId="7E31CB10" w14:textId="77777777" w:rsidR="001048D9" w:rsidRDefault="001048D9">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tcPr>
          <w:p w14:paraId="574817E7"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03C9D2C3"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70A72E25"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1,494</w:t>
            </w:r>
          </w:p>
        </w:tc>
        <w:tc>
          <w:tcPr>
            <w:tcW w:w="614" w:type="pct"/>
            <w:tcBorders>
              <w:top w:val="nil"/>
              <w:left w:val="nil"/>
              <w:bottom w:val="nil"/>
              <w:right w:val="nil"/>
            </w:tcBorders>
          </w:tcPr>
          <w:p w14:paraId="58A24131"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0.052</w:t>
            </w:r>
          </w:p>
        </w:tc>
        <w:tc>
          <w:tcPr>
            <w:tcW w:w="967" w:type="pct"/>
            <w:tcBorders>
              <w:top w:val="nil"/>
              <w:left w:val="nil"/>
              <w:bottom w:val="nil"/>
              <w:right w:val="nil"/>
            </w:tcBorders>
          </w:tcPr>
          <w:p w14:paraId="63ABE976"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[0.035, 0.070]</w:t>
            </w:r>
          </w:p>
        </w:tc>
        <w:tc>
          <w:tcPr>
            <w:tcW w:w="399" w:type="pct"/>
            <w:tcBorders>
              <w:top w:val="nil"/>
              <w:left w:val="nil"/>
              <w:bottom w:val="nil"/>
              <w:right w:val="nil"/>
            </w:tcBorders>
          </w:tcPr>
          <w:p w14:paraId="55284CF3"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170</w:t>
            </w:r>
          </w:p>
        </w:tc>
      </w:tr>
      <w:tr w:rsidR="001048D9" w14:paraId="126F304E" w14:textId="77777777">
        <w:tc>
          <w:tcPr>
            <w:tcW w:w="1107" w:type="pct"/>
            <w:vMerge/>
            <w:tcBorders>
              <w:left w:val="nil"/>
              <w:bottom w:val="single" w:sz="4" w:space="0" w:color="auto"/>
              <w:right w:val="nil"/>
            </w:tcBorders>
          </w:tcPr>
          <w:p w14:paraId="1FDC8D65" w14:textId="77777777" w:rsidR="001048D9" w:rsidRDefault="001048D9">
            <w:pPr>
              <w:widowControl/>
              <w:jc w:val="left"/>
              <w:rPr>
                <w:rFonts w:ascii="Times New Roman" w:eastAsiaTheme="minorEastAsia" w:hAnsi="Times New Roman" w:cs="Times New Roman"/>
                <w:sz w:val="24"/>
                <w:lang w:bidi="ar"/>
              </w:rPr>
            </w:pPr>
          </w:p>
        </w:tc>
        <w:tc>
          <w:tcPr>
            <w:tcW w:w="736" w:type="pct"/>
            <w:tcBorders>
              <w:top w:val="nil"/>
              <w:left w:val="nil"/>
              <w:bottom w:val="single" w:sz="4" w:space="0" w:color="auto"/>
              <w:right w:val="nil"/>
            </w:tcBorders>
          </w:tcPr>
          <w:p w14:paraId="6B292CB0"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single" w:sz="4" w:space="0" w:color="auto"/>
              <w:right w:val="nil"/>
            </w:tcBorders>
          </w:tcPr>
          <w:p w14:paraId="25A44357"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single" w:sz="4" w:space="0" w:color="auto"/>
              <w:right w:val="nil"/>
            </w:tcBorders>
          </w:tcPr>
          <w:p w14:paraId="29B82D8F"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1,494</w:t>
            </w:r>
          </w:p>
        </w:tc>
        <w:tc>
          <w:tcPr>
            <w:tcW w:w="614" w:type="pct"/>
            <w:tcBorders>
              <w:top w:val="nil"/>
              <w:left w:val="nil"/>
              <w:bottom w:val="single" w:sz="4" w:space="0" w:color="auto"/>
              <w:right w:val="nil"/>
            </w:tcBorders>
          </w:tcPr>
          <w:p w14:paraId="19B88F55"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0.049</w:t>
            </w:r>
          </w:p>
        </w:tc>
        <w:tc>
          <w:tcPr>
            <w:tcW w:w="967" w:type="pct"/>
            <w:tcBorders>
              <w:top w:val="nil"/>
              <w:left w:val="nil"/>
              <w:bottom w:val="single" w:sz="4" w:space="0" w:color="auto"/>
              <w:right w:val="nil"/>
            </w:tcBorders>
          </w:tcPr>
          <w:p w14:paraId="585F7530"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[0.030, 0.069]</w:t>
            </w:r>
          </w:p>
        </w:tc>
        <w:tc>
          <w:tcPr>
            <w:tcW w:w="399" w:type="pct"/>
            <w:tcBorders>
              <w:top w:val="nil"/>
              <w:left w:val="nil"/>
              <w:bottom w:val="single" w:sz="4" w:space="0" w:color="auto"/>
              <w:right w:val="nil"/>
            </w:tcBorders>
          </w:tcPr>
          <w:p w14:paraId="611F8CF3" w14:textId="77777777" w:rsidR="001048D9" w:rsidRDefault="00FA67F3">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210</w:t>
            </w:r>
          </w:p>
        </w:tc>
      </w:tr>
    </w:tbl>
    <w:p w14:paraId="4E9CD4A3" w14:textId="77777777" w:rsidR="001048D9" w:rsidRDefault="00FA67F3">
      <w:pPr>
        <w:spacing w:line="480" w:lineRule="auto"/>
        <w:rPr>
          <w:rFonts w:ascii="Times New Roman" w:eastAsia="Times New Roman" w:hAnsi="Times New Roman" w:cs="Times New Roman"/>
          <w:sz w:val="24"/>
        </w:rPr>
      </w:pPr>
      <w:r>
        <w:rPr>
          <w:rFonts w:ascii="Times New Roman" w:eastAsiaTheme="minorEastAsia" w:hAnsi="Times New Roman" w:cs="Times New Roman"/>
          <w:b/>
          <w:bCs/>
          <w:i/>
          <w:iCs/>
          <w:sz w:val="20"/>
          <w:szCs w:val="20"/>
        </w:rPr>
        <w:t>Note. For RT, d = (Mean_Stranger − Mean_Self) / Pooled_SD, such that positive values indicate faster responses to self trials (SPE). For ACC, d = (Mean_Self − Mean_Stranger) / Pooled_SD, such that positive values indicate higher accuracy for self trials (SPE). N min is the smallest bootstrap sample size at which the 95% CI no longer includes zero, as marked by vertical dashed lines in Figure 5; "not reached" indicates that the CI included zero across the full range of sample sizes. For the conservative appr</w:t>
      </w:r>
      <w:r>
        <w:rPr>
          <w:rFonts w:ascii="Times New Roman" w:eastAsiaTheme="minorEastAsia" w:hAnsi="Times New Roman" w:cs="Times New Roman"/>
          <w:b/>
          <w:bCs/>
          <w:i/>
          <w:iCs/>
          <w:sz w:val="20"/>
          <w:szCs w:val="20"/>
        </w:rPr>
        <w:t>oach, N max is the sample size aligned across the shape-based and label-based analyses.</w:t>
      </w:r>
    </w:p>
    <w:p w14:paraId="719642CF" w14:textId="77777777" w:rsidR="001048D9" w:rsidRDefault="00FA67F3">
      <w:pPr>
        <w:spacing w:line="480" w:lineRule="auto"/>
        <w:ind w:firstLine="720"/>
        <w:rPr>
          <w:rFonts w:ascii="Times New Roman" w:eastAsia="Times New Roman" w:hAnsi="Times New Roman" w:cs="Times New Roman"/>
          <w:sz w:val="24"/>
        </w:rPr>
      </w:pPr>
      <w:r>
        <w:rPr>
          <w:rFonts w:ascii="Times New Roman" w:eastAsia="Times New Roman" w:hAnsi="Times New Roman" w:cs="Times New Roman" w:hint="eastAsia"/>
          <w:sz w:val="24"/>
        </w:rPr>
        <w:t>Using the conservative approach, a robust SPE was observed for both reaction time (RT) and accuracy (ACC). For RT, the label-based operationalization yielded a moderate SPE (d = 0.252, 95% CI [0.227, 0.275], N = 1,563), indicating faster responses for nonmatching trials in which the label corresponded to the Self relative to those in which the label referred to other identities. The corresponding 95% confidence interval first excluded zero at merely N = 20, indicating that the label-based RT SPE can be dete</w:t>
      </w:r>
      <w:r>
        <w:rPr>
          <w:rFonts w:ascii="Times New Roman" w:eastAsia="Times New Roman" w:hAnsi="Times New Roman" w:cs="Times New Roman" w:hint="eastAsia"/>
          <w:sz w:val="24"/>
        </w:rPr>
        <w:t>cted even in relatively small samples (see Figure 5A). The shape-based operationalization also revealed a significant RT SPE, although the effect was substantially smaller (d = 0.123, 95% CI [0.103, 0.144], N = 1,563); in this case the 95% confidence interval first excluded zero at N = 40 (see Figure 5A). For accuracy, both operationalizations produced relatively small but statistically significant effects. The shape-based SPE was estimated at d = 0.052, 95% CI [0.035, 0.070], N = 1,494, with the confidence</w:t>
      </w:r>
      <w:r>
        <w:rPr>
          <w:rFonts w:ascii="Times New Roman" w:eastAsia="Times New Roman" w:hAnsi="Times New Roman" w:cs="Times New Roman" w:hint="eastAsia"/>
          <w:sz w:val="24"/>
        </w:rPr>
        <w:t xml:space="preserve"> interval first excluding zero at N = 170 (see Figure 5B). The label-based SPE was comparable, </w:t>
      </w:r>
      <w:r>
        <w:rPr>
          <w:rFonts w:ascii="Times New Roman" w:eastAsia="Times New Roman" w:hAnsi="Times New Roman" w:cs="Times New Roman" w:hint="eastAsia"/>
          <w:sz w:val="24"/>
        </w:rPr>
        <w:lastRenderedPageBreak/>
        <w:t>d = 0.049, 95% CI [0.030, 0.069], N = 1,494, with the confidence interval first excluding zero at N = 210 (see Figure 5B). Taken together, a SPE was present for both RT and ACC for nonmatching trials when the conservative approach was used. Descriptively, the label-based SPE was about twice as large as the shape-based SPE for RT (0.252 vs 0.123), whereas the two operationalizations were nearly indistinguishable fo</w:t>
      </w:r>
      <w:r>
        <w:rPr>
          <w:rFonts w:ascii="Times New Roman" w:eastAsia="Times New Roman" w:hAnsi="Times New Roman" w:cs="Times New Roman" w:hint="eastAsia"/>
          <w:sz w:val="24"/>
        </w:rPr>
        <w:t>r ACC (0.049 vs 0.052).</w:t>
      </w:r>
    </w:p>
    <w:p w14:paraId="2C8DF7FC"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When applying the liberal approach, the label-based SPE was again evident for reaction time (RT), although the effect size was smaller than that observed under the conservative approach, d = 0.125, 95% CI [0.112, 0.138], N = 3,192. The corresponding 95% confidence interval first excluded zero at N = 40 (see Figure 5C), indicating that the label-based RT effect remained detectable with relatively modest sample sizes. In contrast, the shape-based SPE was markedly attenuated under the liberal approach: the poi</w:t>
      </w:r>
      <w:r>
        <w:rPr>
          <w:rFonts w:ascii="Times New Roman" w:eastAsiaTheme="minorEastAsia" w:hAnsi="Times New Roman" w:cs="Times New Roman"/>
          <w:sz w:val="24"/>
          <w:lang w:bidi="ar"/>
        </w:rPr>
        <w:t>nt estimate was close to zero (d = 0.005, 95% CI [−0.008, 0.017], N = 3,604) and the confidence interval never excluded zero across the full range of sample sizes (see Figure 5C), suggesting that the effect was too small to be detected reliably in typical experimental samples. For accuracy, neither operationalization was reliable under the liberal approach: shape-based, d = 0.009, 95% CI [−0.002, 0.020], N = 3,524; label-based, d = 0.009, 95% CI [−0.003, 0.021], N = 3,114; neither confidence interval exclud</w:t>
      </w:r>
      <w:r>
        <w:rPr>
          <w:rFonts w:ascii="Times New Roman" w:eastAsiaTheme="minorEastAsia" w:hAnsi="Times New Roman" w:cs="Times New Roman"/>
          <w:sz w:val="24"/>
          <w:lang w:bidi="ar"/>
        </w:rPr>
        <w:t>ed zero at any sample size (see Figure 5D).</w:t>
      </w:r>
    </w:p>
    <w:p w14:paraId="5D6F50E4"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 xml:space="preserve">Collectively, the presence of a SPE on nonmatching trials depended both on the operationalization of self-relevance and on how strictly the comparison conditions were purified. When only pure self versus non-self contrasts were admitted (conservative approach), the SPE was reliably present for both RT and ACC; when all nonmatching trials were retained (liberal approach), only the label-based RT effect survived. The conservative-liberal </w:t>
      </w:r>
      <w:r>
        <w:rPr>
          <w:rFonts w:ascii="Times New Roman" w:eastAsiaTheme="minorEastAsia" w:hAnsi="Times New Roman" w:cs="Times New Roman" w:hint="eastAsia"/>
          <w:sz w:val="24"/>
          <w:lang w:bidi="ar"/>
        </w:rPr>
        <w:lastRenderedPageBreak/>
        <w:t>discrepancy indicates that part of the apparent nonmatching SPE in the liberal analysis is attributable to residual self-referential information in the comparison trials, exactly as anticipated above. The RT effects were consistently larger than the ACC effects, a pattern that is consistent with previous findings in the SPE literature (Liu et al., 2025). These findings underscores the importance of both adequate statistical power and transparent operational definitions when investigating the SPE under nonma</w:t>
      </w:r>
      <w:r>
        <w:rPr>
          <w:rFonts w:ascii="Times New Roman" w:eastAsiaTheme="minorEastAsia" w:hAnsi="Times New Roman" w:cs="Times New Roman" w:hint="eastAsia"/>
          <w:sz w:val="24"/>
          <w:lang w:bidi="ar"/>
        </w:rPr>
        <w:t>tching conditions.</w:t>
      </w:r>
    </w:p>
    <w:p w14:paraId="127F2C93" w14:textId="77777777" w:rsidR="001048D9" w:rsidRDefault="001048D9">
      <w:pPr>
        <w:pStyle w:val="a3"/>
      </w:pPr>
    </w:p>
    <w:p w14:paraId="33DDAC8A" w14:textId="77777777" w:rsidR="001048D9" w:rsidRDefault="00FA67F3">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A</w:t>
      </w:r>
      <w:r>
        <w:rPr>
          <w:rFonts w:ascii="Times New Roman" w:eastAsiaTheme="minorEastAsia" w:hAnsi="Times New Roman" w:cs="Times New Roman"/>
          <w:b/>
          <w:bCs/>
          <w:sz w:val="24"/>
        </w:rPr>
        <w:t xml:space="preserve">ssociation </w:t>
      </w:r>
      <w:r>
        <w:rPr>
          <w:rFonts w:ascii="Times New Roman" w:eastAsiaTheme="minorEastAsia" w:hAnsi="Times New Roman" w:cs="Times New Roman" w:hint="eastAsia"/>
          <w:b/>
          <w:bCs/>
          <w:sz w:val="24"/>
        </w:rPr>
        <w:t>B</w:t>
      </w:r>
      <w:r>
        <w:rPr>
          <w:rFonts w:ascii="Times New Roman" w:eastAsiaTheme="minorEastAsia" w:hAnsi="Times New Roman" w:cs="Times New Roman"/>
          <w:b/>
          <w:bCs/>
          <w:sz w:val="24"/>
        </w:rPr>
        <w:t xml:space="preserve">etween </w:t>
      </w:r>
      <w:r>
        <w:rPr>
          <w:rFonts w:ascii="Times New Roman" w:eastAsiaTheme="minorEastAsia" w:hAnsi="Times New Roman" w:cs="Times New Roman" w:hint="eastAsia"/>
          <w:b/>
          <w:bCs/>
          <w:sz w:val="24"/>
        </w:rPr>
        <w:t>P</w:t>
      </w:r>
      <w:r>
        <w:rPr>
          <w:rFonts w:ascii="Times New Roman" w:eastAsiaTheme="minorEastAsia" w:hAnsi="Times New Roman" w:cs="Times New Roman"/>
          <w:b/>
          <w:bCs/>
          <w:sz w:val="24"/>
        </w:rPr>
        <w:t xml:space="preserve">resenting </w:t>
      </w:r>
      <w:r>
        <w:rPr>
          <w:rFonts w:ascii="Times New Roman" w:eastAsiaTheme="minorEastAsia" w:hAnsi="Times New Roman" w:cs="Times New Roman" w:hint="eastAsia"/>
          <w:b/>
          <w:bCs/>
          <w:sz w:val="24"/>
        </w:rPr>
        <w:t>Duration</w:t>
      </w:r>
      <w:r>
        <w:rPr>
          <w:rFonts w:ascii="Times New Roman" w:eastAsiaTheme="minorEastAsia" w:hAnsi="Times New Roman" w:cs="Times New Roman"/>
          <w:b/>
          <w:bCs/>
          <w:sz w:val="24"/>
        </w:rPr>
        <w:t xml:space="preserve"> / </w:t>
      </w:r>
      <w:r>
        <w:rPr>
          <w:rFonts w:ascii="Times New Roman" w:eastAsiaTheme="minorEastAsia" w:hAnsi="Times New Roman" w:cs="Times New Roman" w:hint="eastAsia"/>
          <w:b/>
          <w:bCs/>
          <w:sz w:val="24"/>
        </w:rPr>
        <w:t>T</w:t>
      </w:r>
      <w:r>
        <w:rPr>
          <w:rFonts w:ascii="Times New Roman" w:eastAsiaTheme="minorEastAsia" w:hAnsi="Times New Roman" w:cs="Times New Roman"/>
          <w:b/>
          <w:bCs/>
          <w:sz w:val="24"/>
        </w:rPr>
        <w:t xml:space="preserve">rial </w:t>
      </w:r>
      <w:r>
        <w:rPr>
          <w:rFonts w:ascii="Times New Roman" w:eastAsiaTheme="minorEastAsia" w:hAnsi="Times New Roman" w:cs="Times New Roman" w:hint="eastAsia"/>
          <w:b/>
          <w:bCs/>
          <w:sz w:val="24"/>
        </w:rPr>
        <w:t>N</w:t>
      </w:r>
      <w:r>
        <w:rPr>
          <w:rFonts w:ascii="Times New Roman" w:eastAsiaTheme="minorEastAsia" w:hAnsi="Times New Roman" w:cs="Times New Roman"/>
          <w:b/>
          <w:bCs/>
          <w:sz w:val="24"/>
        </w:rPr>
        <w:t xml:space="preserve">umber and magnitude </w:t>
      </w:r>
      <w:r>
        <w:rPr>
          <w:rFonts w:ascii="Times New Roman" w:eastAsiaTheme="minorEastAsia" w:hAnsi="Times New Roman" w:cs="Times New Roman" w:hint="eastAsia"/>
          <w:b/>
          <w:bCs/>
          <w:sz w:val="24"/>
        </w:rPr>
        <w:t>o</w:t>
      </w:r>
      <w:r>
        <w:rPr>
          <w:rFonts w:ascii="Times New Roman" w:eastAsiaTheme="minorEastAsia" w:hAnsi="Times New Roman" w:cs="Times New Roman"/>
          <w:b/>
          <w:bCs/>
          <w:sz w:val="24"/>
        </w:rPr>
        <w:t>f</w:t>
      </w:r>
      <w:r>
        <w:rPr>
          <w:rFonts w:ascii="Times New Roman" w:eastAsiaTheme="minorEastAsia" w:hAnsi="Times New Roman" w:cs="Times New Roman" w:hint="eastAsia"/>
          <w:b/>
          <w:bCs/>
          <w:sz w:val="24"/>
        </w:rPr>
        <w:t xml:space="preserve"> </w:t>
      </w:r>
      <w:r>
        <w:rPr>
          <w:rFonts w:ascii="Times New Roman" w:eastAsiaTheme="minorEastAsia" w:hAnsi="Times New Roman" w:cs="Times New Roman"/>
          <w:b/>
          <w:bCs/>
          <w:sz w:val="24"/>
        </w:rPr>
        <w:t>SPE</w:t>
      </w:r>
    </w:p>
    <w:p w14:paraId="5A30F941" w14:textId="77777777" w:rsidR="001048D9" w:rsidRDefault="00FA67F3">
      <w:pPr>
        <w:spacing w:line="480" w:lineRule="auto"/>
        <w:ind w:firstLine="720"/>
        <w:rPr>
          <w:rFonts w:ascii="Times New Roman" w:eastAsiaTheme="minorEastAsia" w:hAnsi="Times New Roman" w:cs="Times New Roman"/>
          <w:sz w:val="24"/>
          <w:lang w:bidi="ar"/>
        </w:rPr>
      </w:pPr>
      <w:r>
        <w:rPr>
          <w:rFonts w:ascii="Times New Roman" w:hAnsi="Times New Roman" w:hint="eastAsia"/>
          <w:sz w:val="24"/>
        </w:rPr>
        <w:t>The third example illustrates a unique advantage of the current database: the standardized coding of methodological variations in task implementation across studies. Specifically, we examined two implementation parameters that varied across experiments: stimulus presentation duration and trial number. Stimulus duration was chosen because shorter presentation times may create time pressure for participants and alter their processing strategies (Lemaire &amp; Brun, 2016; Ratcliff et al., 2016). Despite its potent</w:t>
      </w:r>
      <w:r>
        <w:rPr>
          <w:rFonts w:ascii="Times New Roman" w:hAnsi="Times New Roman" w:hint="eastAsia"/>
          <w:sz w:val="24"/>
        </w:rPr>
        <w:t>ial theoretical relevance, variation in stimulus duration has received little attention in the SPE literature and is often treated as a minor procedural detail. Trial number was examined because the amount of behavioral data collected from each participant may influence the reliability and stability of SPE estimates, consistent with broader concerns regarding measurement precision in cognitive tasks (Liu et al., 2025). Both implementation parameters were treated as continuous variables. For each analysis, w</w:t>
      </w:r>
      <w:r>
        <w:rPr>
          <w:rFonts w:ascii="Times New Roman" w:hAnsi="Times New Roman" w:hint="eastAsia"/>
          <w:sz w:val="24"/>
        </w:rPr>
        <w:t xml:space="preserve">e estimated the association between the implementation parameter and SPE magnitude (Cohen's dz, computed against the Stranger baseline) using bootstrap Spearman correlations with 10,000 resamples. We report the observed Spearman </w:t>
      </w:r>
      <w:r>
        <w:rPr>
          <w:rFonts w:ascii="Times New Roman" w:hAnsi="Times New Roman" w:hint="eastAsia"/>
          <w:sz w:val="24"/>
        </w:rPr>
        <w:t>ρ</w:t>
      </w:r>
      <w:r>
        <w:rPr>
          <w:rFonts w:ascii="Times New Roman" w:hAnsi="Times New Roman" w:hint="eastAsia"/>
          <w:sz w:val="24"/>
        </w:rPr>
        <w:t>, bootstrap 95% confidence intervals (2.5th</w:t>
      </w:r>
      <w:r>
        <w:rPr>
          <w:rFonts w:ascii="Times New Roman" w:hAnsi="Times New Roman" w:hint="eastAsia"/>
          <w:sz w:val="24"/>
        </w:rPr>
        <w:t>–</w:t>
      </w:r>
      <w:r>
        <w:rPr>
          <w:rFonts w:ascii="Times New Roman" w:hAnsi="Times New Roman" w:hint="eastAsia"/>
          <w:sz w:val="24"/>
        </w:rPr>
        <w:t xml:space="preserve">97.5th percentiles), and bootstrap p values (two-tailed; statistical </w:t>
      </w:r>
      <w:r>
        <w:rPr>
          <w:rFonts w:ascii="Times New Roman" w:hAnsi="Times New Roman" w:hint="eastAsia"/>
          <w:sz w:val="24"/>
        </w:rPr>
        <w:lastRenderedPageBreak/>
        <w:t xml:space="preserve">significance assessed at </w:t>
      </w:r>
      <w:r>
        <w:rPr>
          <w:rFonts w:ascii="Times New Roman" w:hAnsi="Times New Roman" w:hint="eastAsia"/>
          <w:sz w:val="24"/>
        </w:rPr>
        <w:t>α</w:t>
      </w:r>
      <w:r>
        <w:rPr>
          <w:rFonts w:ascii="Times New Roman" w:hAnsi="Times New Roman" w:hint="eastAsia"/>
          <w:sz w:val="24"/>
        </w:rPr>
        <w:t xml:space="preserve"> = .05). Two datasets were excluded before analysis (Pan_2025_unpub and Wang_2016_JEPHPP), and datasets whose Stranger-based Cohen's dz deviate</w:t>
      </w:r>
      <w:r>
        <w:rPr>
          <w:rFonts w:ascii="Times New Roman" w:hAnsi="Times New Roman" w:hint="eastAsia"/>
          <w:sz w:val="24"/>
        </w:rPr>
        <w:t>d from the mean by more than three standard deviations were treated as outliers and removed.</w:t>
      </w:r>
    </w:p>
    <w:p w14:paraId="23D72BA0" w14:textId="77777777" w:rsidR="001048D9" w:rsidRDefault="00FA67F3">
      <w:pPr>
        <w:widowControl/>
        <w:spacing w:line="480" w:lineRule="auto"/>
        <w:ind w:firstLine="720"/>
        <w:rPr>
          <w:rFonts w:ascii="Times New Roman" w:eastAsiaTheme="minorEastAsia" w:hAnsi="Times New Roman" w:cs="Times New Roman"/>
          <w:sz w:val="24"/>
          <w:lang w:bidi="ar"/>
        </w:rPr>
      </w:pPr>
      <w:r>
        <w:rPr>
          <w:rFonts w:ascii="Times New Roman" w:hAnsi="Times New Roman"/>
          <w:sz w:val="24"/>
        </w:rPr>
        <w:t xml:space="preserve">The association between stimulus presentation duration and SPE magnitude was negative. Treating duration as a continuous variable (range: 100 – 3,000 ms, n = 54 datasets), bootstrap Spearman correlations revealed a significant negative relationship for both RT (ρ = −.311, bootstrap 95% CI [−.539, −.052], p boot = .018) and ACC (ρ = −.335, bootstrap 95% CI [−.548, −.095], p boot = .010; Figure 6A and 6B). Both bootstrap confidence intervals lay entirely below zero, providing evidence for a reliable negative </w:t>
      </w:r>
      <w:r>
        <w:rPr>
          <w:rFonts w:ascii="Times New Roman" w:hAnsi="Times New Roman"/>
          <w:sz w:val="24"/>
        </w:rPr>
        <w:t>association between stimulus duration and the magnitude of self-prioritization. Shorter presentation times were associated with larger SPE effect sizes, whereas longer presentation times tended to yield smaller effects.</w:t>
      </w:r>
      <w:ins w:id="10" w:author="Hu Chuan-Peng" w:date="2026-08-02T11:57:00Z">
        <w:r>
          <w:rPr>
            <w:rFonts w:ascii="Times New Roman" w:hAnsi="Times New Roman"/>
            <w:sz w:val="24"/>
          </w:rPr>
          <w:t xml:space="preserve"> </w:t>
        </w:r>
      </w:ins>
    </w:p>
    <w:p w14:paraId="10B15A04" w14:textId="77777777" w:rsidR="001048D9" w:rsidRDefault="00FA67F3">
      <w:pPr>
        <w:widowControl/>
        <w:spacing w:line="480" w:lineRule="auto"/>
        <w:ind w:firstLine="720"/>
        <w:rPr>
          <w:rFonts w:ascii="Times New Roman" w:eastAsiaTheme="minorEastAsia" w:hAnsi="Times New Roman" w:cs="Times New Roman"/>
          <w:sz w:val="24"/>
          <w:lang w:bidi="ar"/>
        </w:rPr>
      </w:pPr>
      <w:r>
        <w:rPr>
          <w:rFonts w:ascii="Times New Roman" w:hAnsi="Times New Roman"/>
          <w:sz w:val="24"/>
        </w:rPr>
        <w:t xml:space="preserve">In contrast, the maximum number of trials in a dataset was not reliably associated with SPE magnitude (Figure 6C and 6D). For reaction time (RT), the bootstrap Spearman correlation was close to zero (ρ = .045, bootstrap 95% CI [−.222, .302], p boot = .748); for accuracy (ACC), the point estimate was numerically positive but the confidence interval again included zero (ρ = .174, bootstrap 95% CI [−.098, .433], p boot = .205). To check whether these associations were driven by a small number of datasets with </w:t>
      </w:r>
      <w:r>
        <w:rPr>
          <w:rFonts w:ascii="Times New Roman" w:hAnsi="Times New Roman"/>
          <w:sz w:val="24"/>
        </w:rPr>
        <w:t>extreme trial counts, we conducted a sensitivity analysis excluding the three datasets with the largest trial numbers; the picture was unchanged (RT: ρ = .077, p = .560; ACC: ρ = .195, p = .132). The number of trials a dataset contains was therefore not a reliable moderator of the SPE in the present database.</w:t>
      </w:r>
    </w:p>
    <w:p w14:paraId="7ED70A77" w14:textId="77777777" w:rsidR="001048D9" w:rsidRDefault="00FA67F3">
      <w:pPr>
        <w:spacing w:line="480" w:lineRule="auto"/>
        <w:ind w:firstLine="720"/>
        <w:rPr>
          <w:rFonts w:ascii="Times New Roman" w:hAnsi="Times New Roman"/>
          <w:sz w:val="24"/>
        </w:rPr>
      </w:pPr>
      <w:r>
        <w:rPr>
          <w:rFonts w:ascii="Times New Roman" w:hAnsi="Times New Roman"/>
          <w:sz w:val="24"/>
        </w:rPr>
        <w:t xml:space="preserve">Together, these exploratory findings indicate that the magnitude of the SPE varies with </w:t>
      </w:r>
      <w:r>
        <w:rPr>
          <w:rFonts w:ascii="Times New Roman" w:hAnsi="Times New Roman"/>
          <w:sz w:val="24"/>
        </w:rPr>
        <w:lastRenderedPageBreak/>
        <w:t>how the task is implemented, but that not every candidate implementation parameter is a reliable moderator. Shorter stimulus presentation durations were associated with larger SPE magnitudes, and this held for both RT and ACC, whereas the maximum number of trials was unrelated to SPE magnitude. These findings should be interpreted with caution. The relationship between SPE magnitude and stimulus presentation duration may not be strictly linear and may depend on important boundary conditions. For example, th</w:t>
      </w:r>
      <w:r>
        <w:rPr>
          <w:rFonts w:ascii="Times New Roman" w:hAnsi="Times New Roman"/>
          <w:sz w:val="24"/>
        </w:rPr>
        <w:t xml:space="preserve">e SPE may change when the stimulus presentation duration becomes subliminal. Likewise, the absence of a trial-number effect does not exclude non-linear or plateau-like relationships, and the available range of trial numbers is confounded with other study-level design choices. Future studies are needed to experimentally manipulate these implementation parameters to establish their causal contributions to SPE magnitude. Nevertheless, our findings highlight the importance of considering methodological details </w:t>
      </w:r>
      <w:r>
        <w:rPr>
          <w:rFonts w:ascii="Times New Roman" w:hAnsi="Times New Roman"/>
          <w:sz w:val="24"/>
        </w:rPr>
        <w:t>when studying self-prioritization. More broadly, they demonstrate the value of systematically coding task implementation characteristics in large-scale databases: variables that are often treated as minor procedural details may meaningfully contribute to variability in observed SPE estimates across studies, and standardized metadata are what make such questions answerable at all.</w:t>
      </w:r>
    </w:p>
    <w:p w14:paraId="1AB96E38" w14:textId="77777777" w:rsidR="001048D9" w:rsidRDefault="00FA67F3">
      <w:pPr>
        <w:pStyle w:val="a7"/>
        <w:widowControl/>
        <w:spacing w:line="360" w:lineRule="auto"/>
      </w:pPr>
      <w:r>
        <w:rPr>
          <w:noProof/>
        </w:rPr>
        <w:lastRenderedPageBreak/>
        <w:drawing>
          <wp:inline distT="0" distB="0" distL="114300" distR="114300" wp14:anchorId="2A96B7D2" wp14:editId="7316C076">
            <wp:extent cx="5273040" cy="3515360"/>
            <wp:effectExtent l="0" t="0" r="10160" b="5715"/>
            <wp:docPr id="2" name="图片 2" descr="Figure_Exploratory_Moderator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Exploratory_Moderators_Main"/>
                    <pic:cNvPicPr>
                      <a:picLocks noChangeAspect="1"/>
                    </pic:cNvPicPr>
                  </pic:nvPicPr>
                  <pic:blipFill>
                    <a:blip r:embed="rId20"/>
                    <a:stretch>
                      <a:fillRect/>
                    </a:stretch>
                  </pic:blipFill>
                  <pic:spPr>
                    <a:xfrm>
                      <a:off x="0" y="0"/>
                      <a:ext cx="5273040" cy="3515360"/>
                    </a:xfrm>
                    <a:prstGeom prst="rect">
                      <a:avLst/>
                    </a:prstGeom>
                  </pic:spPr>
                </pic:pic>
              </a:graphicData>
            </a:graphic>
          </wp:inline>
        </w:drawing>
      </w:r>
    </w:p>
    <w:p w14:paraId="56C61EE7" w14:textId="77777777" w:rsidR="001048D9" w:rsidRDefault="00FA67F3">
      <w:pPr>
        <w:pStyle w:val="a3"/>
        <w:rPr>
          <w:rFonts w:ascii="Times New Roman" w:eastAsia="sans-serif" w:hAnsi="Times New Roman" w:cs="Times New Roman"/>
          <w:i/>
          <w:iCs/>
          <w:kern w:val="0"/>
          <w:sz w:val="24"/>
          <w:lang w:bidi="ar"/>
        </w:rPr>
      </w:pPr>
      <w:r>
        <w:rPr>
          <w:rFonts w:ascii="Times New Roman" w:eastAsia="sans-serif" w:hAnsi="Times New Roman" w:cs="Times New Roman"/>
          <w:b/>
          <w:bCs/>
          <w:i/>
          <w:iCs/>
          <w:kern w:val="0"/>
          <w:sz w:val="24"/>
          <w:lang w:bidi="ar"/>
        </w:rPr>
        <w:t>Figure 6. Exploratory moderators of the self-prioritization effect under matching conditions.</w:t>
      </w:r>
    </w:p>
    <w:p w14:paraId="099C657A" w14:textId="77777777" w:rsidR="001048D9" w:rsidRDefault="001048D9">
      <w:pPr>
        <w:pStyle w:val="a7"/>
        <w:widowControl/>
        <w:spacing w:line="360" w:lineRule="auto"/>
        <w:rPr>
          <w:rFonts w:ascii="Times New Roman" w:eastAsia="sans-serif" w:hAnsi="Times New Roman"/>
          <w:b/>
          <w:bCs/>
          <w:szCs w:val="20"/>
          <w:lang w:bidi="ar"/>
        </w:rPr>
      </w:pPr>
    </w:p>
    <w:p w14:paraId="4FEDBFD4" w14:textId="77777777" w:rsidR="001048D9" w:rsidRDefault="00FA67F3">
      <w:pPr>
        <w:widowControl/>
        <w:spacing w:before="240" w:line="360" w:lineRule="auto"/>
        <w:jc w:val="left"/>
        <w:rPr>
          <w:rFonts w:ascii="Times New Roman" w:hAnsi="Times New Roman" w:cs="Times New Roman"/>
          <w:sz w:val="24"/>
          <w:szCs w:val="32"/>
        </w:rPr>
      </w:pPr>
      <w:r>
        <w:rPr>
          <w:rFonts w:ascii="Times New Roman" w:eastAsia="Whitney-Semibold" w:hAnsi="Times New Roman" w:cs="Times New Roman" w:hint="eastAsia"/>
          <w:b/>
          <w:bCs/>
          <w:color w:val="000000"/>
          <w:kern w:val="0"/>
          <w:sz w:val="28"/>
          <w:szCs w:val="28"/>
        </w:rPr>
        <w:t>Discussion</w:t>
      </w:r>
    </w:p>
    <w:p w14:paraId="6EE4FEEE" w14:textId="77777777" w:rsidR="001048D9" w:rsidRDefault="00FA67F3">
      <w:p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The present</w:t>
      </w:r>
      <w:r>
        <w:rPr>
          <w:rFonts w:ascii="Times New Roman" w:eastAsia="Times New Roman" w:hAnsi="Times New Roman" w:cs="Times New Roman"/>
          <w:sz w:val="24"/>
        </w:rPr>
        <w:t xml:space="preserve"> study introduces </w:t>
      </w:r>
      <w:r>
        <w:rPr>
          <w:rFonts w:ascii="Times New Roman" w:hAnsi="Times New Roman" w:cs="Times New Roman" w:hint="eastAsia"/>
          <w:sz w:val="24"/>
        </w:rPr>
        <w:t>both</w:t>
      </w:r>
      <w:r>
        <w:rPr>
          <w:rFonts w:ascii="Times New Roman" w:eastAsia="Times New Roman" w:hAnsi="Times New Roman" w:cs="Times New Roman"/>
          <w:sz w:val="24"/>
        </w:rPr>
        <w:t xml:space="preserve"> standardized data organization </w:t>
      </w:r>
      <w:r>
        <w:rPr>
          <w:rFonts w:ascii="Times New Roman" w:eastAsia="Times New Roman" w:hAnsi="Times New Roman" w:cs="Times New Roman" w:hint="eastAsia"/>
          <w:sz w:val="24"/>
        </w:rPr>
        <w:t>framework</w:t>
      </w:r>
      <w:r>
        <w:rPr>
          <w:rFonts w:ascii="Times New Roman" w:eastAsia="Times New Roman" w:hAnsi="Times New Roman" w:cs="Times New Roman"/>
          <w:sz w:val="24"/>
        </w:rPr>
        <w:t xml:space="preserve"> for self-matching task and </w:t>
      </w:r>
      <w:r>
        <w:rPr>
          <w:rFonts w:ascii="Times New Roman" w:eastAsia="Times New Roman" w:hAnsi="Times New Roman" w:cs="Times New Roman" w:hint="eastAsia"/>
          <w:sz w:val="24"/>
        </w:rPr>
        <w:t>the first</w:t>
      </w:r>
      <w:r>
        <w:rPr>
          <w:rFonts w:ascii="Times New Roman" w:eastAsia="Times New Roman" w:hAnsi="Times New Roman" w:cs="Times New Roman"/>
          <w:sz w:val="24"/>
        </w:rPr>
        <w:t xml:space="preserve"> manually curated</w:t>
      </w:r>
      <w:r>
        <w:rPr>
          <w:rFonts w:ascii="Times New Roman" w:hAnsi="Times New Roman" w:cs="Times New Roman" w:hint="eastAsia"/>
          <w:sz w:val="24"/>
        </w:rPr>
        <w:t>, large-scale</w:t>
      </w:r>
      <w:r>
        <w:rPr>
          <w:rFonts w:ascii="Times New Roman" w:eastAsia="Times New Roman" w:hAnsi="Times New Roman" w:cs="Times New Roman"/>
          <w:sz w:val="24"/>
        </w:rPr>
        <w:t xml:space="preserve"> standardized database for the self-prioritization effect (SPE). </w:t>
      </w:r>
      <w:r>
        <w:rPr>
          <w:rFonts w:ascii="Times New Roman" w:eastAsia="Times New Roman" w:hAnsi="Times New Roman" w:cs="Times New Roman" w:hint="eastAsia"/>
          <w:sz w:val="24"/>
        </w:rPr>
        <w:t>Guided</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by</w:t>
      </w:r>
      <w:r>
        <w:rPr>
          <w:rFonts w:ascii="Times New Roman" w:eastAsia="Times New Roman" w:hAnsi="Times New Roman" w:cs="Times New Roman"/>
          <w:sz w:val="24"/>
        </w:rPr>
        <w:t xml:space="preserve"> the FAIR principles of data management </w:t>
      </w:r>
      <w:r>
        <w:rPr>
          <w:rFonts w:ascii="Times New Roman" w:eastAsia="Times New Roman" w:hAnsi="Times New Roman" w:cs="Times New Roman"/>
          <w:color w:val="0000FF"/>
          <w:sz w:val="24"/>
        </w:rPr>
        <w:fldChar w:fldCharType="begin"/>
      </w:r>
      <w:r>
        <w:rPr>
          <w:rFonts w:ascii="Times New Roman" w:hAnsi="Times New Roman" w:cs="Times New Roman"/>
          <w:color w:val="0000FF"/>
          <w:sz w:val="24"/>
        </w:rPr>
        <w:instrText xml:space="preserve"> ADDIN ZOTERO_ITEM CSL_CITATION {"citationID":"LyvyqxoH","properties":{"unsorted":false,"formattedCitation":"(Wilkinson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w:instrText>
      </w:r>
      <w:r>
        <w:rPr>
          <w:rFonts w:ascii="Times New Roman" w:hAnsi="Times New Roman" w:cs="Times New Roman"/>
          <w:color w:val="0000FF"/>
          <w:sz w:val="24"/>
        </w:rPr>
        <w:instrText xml:space="preserve">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w:instrText>
      </w:r>
      <w:r>
        <w:rPr>
          <w:rFonts w:ascii="Times New Roman" w:hAnsi="Times New Roman" w:cs="Times New Roman"/>
          <w:color w:val="0000FF"/>
          <w:sz w:val="24"/>
        </w:rPr>
        <w:instrText>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w:instrText>
      </w:r>
      <w:r>
        <w:rPr>
          <w:rFonts w:ascii="Times New Roman" w:hAnsi="Times New Roman" w:cs="Times New Roman"/>
          <w:color w:val="0000FF"/>
          <w:sz w:val="24"/>
        </w:rPr>
        <w:instrText>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w:instrText>
      </w:r>
      <w:r>
        <w:rPr>
          <w:rFonts w:ascii="Times New Roman" w:hAnsi="Times New Roman" w:cs="Times New Roman"/>
          <w:color w:val="0000FF"/>
          <w:sz w:val="24"/>
        </w:rPr>
        <w:instrTex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w:instrText>
      </w:r>
      <w:r>
        <w:rPr>
          <w:rFonts w:ascii="Times New Roman" w:hAnsi="Times New Roman" w:cs="Times New Roman"/>
          <w:color w:val="0000FF"/>
          <w:sz w:val="24"/>
        </w:rPr>
        <w:instrText>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w:instrText>
      </w:r>
      <w:r>
        <w:rPr>
          <w:rFonts w:ascii="Times New Roman" w:hAnsi="Times New Roman" w:cs="Times New Roman"/>
          <w:color w:val="0000FF"/>
          <w:sz w:val="24"/>
        </w:rPr>
        <w:instrText>":"Erik"},{"family":"Sengstag","given":"Thierry"},{"family":"Slater","given":"Ted"},{"family":"Strawn","given":"George"},{"family":"Swertz","given":"Morris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w:instrText>
      </w:r>
      <w:r>
        <w:rPr>
          <w:rFonts w:ascii="Times New Roman" w:hAnsi="Times New Roman" w:cs="Times New Roman"/>
          <w:color w:val="0000FF"/>
          <w:sz w:val="24"/>
        </w:rPr>
        <w:instrText xml:space="preserve">issued":{"date-parts":[["2016",3,15]]}}}],"schema":"https://github.com/citation-style-language/schema/raw/master/csl-citation.json"} </w:instrText>
      </w:r>
      <w:r>
        <w:rPr>
          <w:rFonts w:ascii="Times New Roman" w:eastAsia="Times New Roman" w:hAnsi="Times New Roman" w:cs="Times New Roman"/>
          <w:color w:val="0000FF"/>
          <w:sz w:val="24"/>
        </w:rPr>
        <w:fldChar w:fldCharType="separate"/>
      </w:r>
      <w:r>
        <w:rPr>
          <w:rFonts w:ascii="Times New Roman" w:hAnsi="Times New Roman" w:cs="Times New Roman"/>
          <w:sz w:val="24"/>
        </w:rPr>
        <w:t>(Wilkinson et al., 2016)</w:t>
      </w:r>
      <w:r>
        <w:rPr>
          <w:rFonts w:ascii="Times New Roman" w:eastAsia="Times New Roman" w:hAnsi="Times New Roman" w:cs="Times New Roman"/>
          <w:color w:val="0000FF"/>
          <w:sz w:val="24"/>
        </w:rPr>
        <w:fldChar w:fldCharType="end"/>
      </w:r>
      <w:r>
        <w:rPr>
          <w:rFonts w:ascii="Times New Roman" w:eastAsia="Times New Roman" w:hAnsi="Times New Roman" w:cs="Times New Roman"/>
          <w:sz w:val="24"/>
        </w:rPr>
        <w:t xml:space="preserve">, we developed a </w:t>
      </w:r>
      <w:r>
        <w:rPr>
          <w:rFonts w:ascii="Times New Roman" w:eastAsia="Times New Roman" w:hAnsi="Times New Roman" w:cs="Times New Roman" w:hint="eastAsia"/>
          <w:sz w:val="24"/>
        </w:rPr>
        <w:t xml:space="preserve">three-level </w:t>
      </w:r>
      <w:r>
        <w:rPr>
          <w:rFonts w:ascii="Times New Roman" w:eastAsia="Times New Roman" w:hAnsi="Times New Roman" w:cs="Times New Roman"/>
          <w:sz w:val="24"/>
        </w:rPr>
        <w:t>folder</w:t>
      </w:r>
      <w:r>
        <w:rPr>
          <w:rFonts w:ascii="Times New Roman" w:eastAsia="Times New Roman" w:hAnsi="Times New Roman" w:cs="Times New Roman" w:hint="eastAsia"/>
          <w:sz w:val="24"/>
        </w:rPr>
        <w:t xml:space="preserve"> structure consisting of root-, study-, and experiment-level </w:t>
      </w:r>
      <w:r>
        <w:rPr>
          <w:rFonts w:ascii="Times New Roman" w:eastAsia="Times New Roman" w:hAnsi="Times New Roman" w:cs="Times New Roman"/>
          <w:sz w:val="24"/>
        </w:rPr>
        <w:t>folders</w:t>
      </w:r>
      <w:r>
        <w:rPr>
          <w:rFonts w:ascii="Times New Roman" w:eastAsia="Times New Roman" w:hAnsi="Times New Roman" w:cs="Times New Roman" w:hint="eastAsia"/>
          <w:sz w:val="24"/>
        </w:rPr>
        <w:t xml:space="preserve">, each </w:t>
      </w:r>
      <w:r>
        <w:rPr>
          <w:rFonts w:ascii="Times New Roman" w:eastAsia="Times New Roman" w:hAnsi="Times New Roman" w:cs="Times New Roman"/>
          <w:sz w:val="24"/>
        </w:rPr>
        <w:t xml:space="preserve">included standardized, machine-readable JSON metadata files. This folder structure strikes a balance between human interpretability and machine readability, </w:t>
      </w:r>
      <w:r>
        <w:rPr>
          <w:rFonts w:ascii="Times New Roman" w:eastAsia="Times New Roman" w:hAnsi="Times New Roman" w:cs="Times New Roman" w:hint="eastAsia"/>
          <w:sz w:val="24"/>
        </w:rPr>
        <w:t>thereby facilitating data sharing, reuse, and large-scale secondary analyses</w:t>
      </w:r>
      <w:r>
        <w:rPr>
          <w:rFonts w:ascii="Times New Roman" w:eastAsia="Times New Roman" w:hAnsi="Times New Roman" w:cs="Times New Roman"/>
          <w:sz w:val="24"/>
        </w:rPr>
        <w:t xml:space="preserve">. Moreover, we developed a </w:t>
      </w:r>
      <w:r>
        <w:rPr>
          <w:rFonts w:ascii="Times New Roman" w:eastAsia="Times New Roman" w:hAnsi="Times New Roman" w:cs="Times New Roman" w:hint="eastAsia"/>
          <w:sz w:val="24"/>
        </w:rPr>
        <w:t>standardized</w:t>
      </w:r>
      <w:r>
        <w:rPr>
          <w:rFonts w:ascii="Times New Roman" w:eastAsia="Times New Roman" w:hAnsi="Times New Roman" w:cs="Times New Roman"/>
          <w:sz w:val="24"/>
        </w:rPr>
        <w:t>, five component framework for annotating the</w:t>
      </w:r>
      <w:r>
        <w:rPr>
          <w:rFonts w:ascii="Times New Roman" w:eastAsia="Times New Roman" w:hAnsi="Times New Roman" w:cs="Times New Roman" w:hint="eastAsia"/>
          <w:sz w:val="24"/>
        </w:rPr>
        <w:t xml:space="preserve"> metadata of</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task</w:t>
      </w:r>
      <w:r>
        <w:rPr>
          <w:rFonts w:ascii="Times New Roman" w:eastAsia="Times New Roman" w:hAnsi="Times New Roman" w:cs="Times New Roman"/>
          <w:sz w:val="24"/>
        </w:rPr>
        <w:t xml:space="preserve"> implementation details of self-matching task, which will facilitate </w:t>
      </w:r>
      <w:r>
        <w:rPr>
          <w:rFonts w:ascii="Times New Roman" w:eastAsia="Times New Roman" w:hAnsi="Times New Roman" w:cs="Times New Roman" w:hint="eastAsia"/>
          <w:sz w:val="24"/>
        </w:rPr>
        <w:t>cumulative, reproducible, and data-intensive research on self-prioritization</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By</w:t>
      </w:r>
      <w:r>
        <w:rPr>
          <w:rFonts w:ascii="Times New Roman" w:eastAsia="Times New Roman" w:hAnsi="Times New Roman" w:cs="Times New Roman"/>
          <w:sz w:val="24"/>
        </w:rPr>
        <w:t xml:space="preserve"> applying the folder structure and </w:t>
      </w:r>
      <w:r>
        <w:rPr>
          <w:rFonts w:ascii="Times New Roman" w:eastAsia="Times New Roman" w:hAnsi="Times New Roman" w:cs="Times New Roman"/>
          <w:sz w:val="24"/>
        </w:rPr>
        <w:lastRenderedPageBreak/>
        <w:t>standardized framework for annotating task details to available data, we</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curated a large database with</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unified meta data, which</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allows researchers to</w:t>
      </w:r>
      <w:r>
        <w:rPr>
          <w:rFonts w:ascii="Times New Roman" w:eastAsia="Times New Roman" w:hAnsi="Times New Roman" w:cs="Times New Roman" w:hint="eastAsia"/>
          <w:sz w:val="24"/>
        </w:rPr>
        <w:t xml:space="preserve"> address theoretical and methodological questions that would be difficult or impossible to examine using individual studies alone</w:t>
      </w:r>
      <w:r>
        <w:rPr>
          <w:rFonts w:ascii="Times New Roman" w:eastAsia="Times New Roman" w:hAnsi="Times New Roman" w:cs="Times New Roman"/>
          <w:sz w:val="24"/>
        </w:rPr>
        <w:t xml:space="preserve">. </w:t>
      </w:r>
    </w:p>
    <w:p w14:paraId="6214E546" w14:textId="77777777" w:rsidR="001048D9" w:rsidRDefault="00FA67F3">
      <w:pPr>
        <w:spacing w:line="480" w:lineRule="auto"/>
        <w:ind w:firstLine="720"/>
        <w:rPr>
          <w:rFonts w:ascii="Times New Roman" w:hAnsi="Times New Roman" w:cs="Times New Roman"/>
          <w:sz w:val="24"/>
          <w:szCs w:val="32"/>
        </w:rPr>
      </w:pPr>
      <w:r>
        <w:rPr>
          <w:rFonts w:ascii="Times New Roman" w:eastAsia="Times New Roman" w:hAnsi="Times New Roman" w:cs="Times New Roman"/>
          <w:sz w:val="24"/>
        </w:rPr>
        <w:t>The SPE database provides a valuable resource for understanding of SPE. Through three illustrative examples, we demonstrated how standardized, large-scale datasets can address theoretical and methodological questions that can not be solved by single small sample study. We found that the SPE was reliably positive against every baseline condition but that the baselines did not order themselves along a simple social-distance gradient; that the presence of a SPE under nonmatching conditions depended on how self</w:t>
      </w:r>
      <w:r>
        <w:rPr>
          <w:rFonts w:ascii="Times New Roman" w:eastAsia="Times New Roman" w:hAnsi="Times New Roman" w:cs="Times New Roman"/>
          <w:sz w:val="24"/>
        </w:rPr>
        <w:t>-relevance was operationalized; and that the magnitude of the SPE was related to stimulus presentation duration but not to the number of trials. Together, these findings examplify the value of such a well-maintained large-scale database for the field.</w:t>
      </w:r>
    </w:p>
    <w:p w14:paraId="56AC8F29" w14:textId="77777777" w:rsidR="001048D9" w:rsidRDefault="00FA67F3">
      <w:pPr>
        <w:spacing w:line="480" w:lineRule="auto"/>
        <w:ind w:firstLine="720"/>
      </w:pPr>
      <w:r>
        <w:rPr>
          <w:rFonts w:ascii="Times New Roman" w:eastAsia="Times New Roman" w:hAnsi="Times New Roman" w:cs="Times New Roman"/>
          <w:sz w:val="24"/>
        </w:rPr>
        <w:t>It worth noting that t</w:t>
      </w:r>
      <w:r>
        <w:rPr>
          <w:rFonts w:ascii="Times New Roman" w:eastAsia="Times New Roman" w:hAnsi="Times New Roman" w:cs="Times New Roman" w:hint="eastAsia"/>
          <w:sz w:val="24"/>
        </w:rPr>
        <w:t xml:space="preserve">he </w:t>
      </w:r>
      <w:r>
        <w:rPr>
          <w:rFonts w:ascii="Times New Roman" w:eastAsia="Times New Roman" w:hAnsi="Times New Roman" w:cs="Times New Roman"/>
          <w:sz w:val="24"/>
        </w:rPr>
        <w:t>SPE</w:t>
      </w:r>
      <w:r>
        <w:rPr>
          <w:rFonts w:ascii="Times New Roman" w:eastAsia="Times New Roman" w:hAnsi="Times New Roman" w:cs="Times New Roman" w:hint="eastAsia"/>
          <w:sz w:val="24"/>
        </w:rPr>
        <w:t xml:space="preserve"> database provides </w:t>
      </w:r>
      <w:r>
        <w:rPr>
          <w:rFonts w:ascii="Times New Roman" w:eastAsia="Times New Roman" w:hAnsi="Times New Roman" w:cs="Times New Roman"/>
          <w:sz w:val="24"/>
        </w:rPr>
        <w:t>the first</w:t>
      </w:r>
      <w:r>
        <w:rPr>
          <w:rFonts w:ascii="Times New Roman" w:eastAsia="Times New Roman" w:hAnsi="Times New Roman" w:cs="Times New Roman" w:hint="eastAsia"/>
          <w:sz w:val="24"/>
        </w:rPr>
        <w:t xml:space="preserve"> standardized framework for </w:t>
      </w:r>
      <w:r>
        <w:rPr>
          <w:rFonts w:ascii="Times New Roman" w:eastAsia="Times New Roman" w:hAnsi="Times New Roman" w:cs="Times New Roman"/>
          <w:sz w:val="24"/>
        </w:rPr>
        <w:t>annotation of</w:t>
      </w:r>
      <w:r>
        <w:rPr>
          <w:rFonts w:ascii="Times New Roman" w:eastAsia="Times New Roman" w:hAnsi="Times New Roman" w:cs="Times New Roman" w:hint="eastAsia"/>
          <w:sz w:val="24"/>
        </w:rPr>
        <w:t xml:space="preserve"> data generated from </w:t>
      </w:r>
      <w:r>
        <w:rPr>
          <w:rFonts w:ascii="Times New Roman" w:eastAsia="Times New Roman" w:hAnsi="Times New Roman" w:cs="Times New Roman"/>
          <w:sz w:val="24"/>
        </w:rPr>
        <w:t xml:space="preserve">self-matching </w:t>
      </w:r>
      <w:r>
        <w:rPr>
          <w:rFonts w:ascii="Times New Roman" w:eastAsia="Times New Roman" w:hAnsi="Times New Roman" w:cs="Times New Roman" w:hint="eastAsia"/>
          <w:sz w:val="24"/>
        </w:rPr>
        <w:t>task.</w:t>
      </w:r>
      <w:r>
        <w:rPr>
          <w:rFonts w:ascii="Times New Roman" w:eastAsia="Times New Roman" w:hAnsi="Times New Roman" w:cs="Times New Roman"/>
          <w:sz w:val="24"/>
        </w:rPr>
        <w:t xml:space="preserve"> We decomposes the implementation of the self-matching task into five core components: </w:t>
      </w:r>
      <w:r>
        <w:rPr>
          <w:rFonts w:ascii="Times New Roman" w:eastAsia="Times New Roman" w:hAnsi="Times New Roman" w:cs="Times New Roman"/>
          <w:sz w:val="24"/>
          <w:lang w:bidi="ar"/>
        </w:rPr>
        <w:t>Physical Environment, Experimental Design, Block Structure, Trial Structure, and Stimulus Properties</w:t>
      </w:r>
      <w:r>
        <w:rPr>
          <w:rFonts w:ascii="Times New Roman" w:eastAsia="Times New Roman" w:hAnsi="Times New Roman" w:cs="Times New Roman"/>
          <w:sz w:val="24"/>
        </w:rPr>
        <w:t xml:space="preserve">. This decomposition follows explicit operational criteria grounded in classical information-processing theory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{"citationID":"jkMpJzOV","properties":{"unsorted":false,"formattedCitation":"(Gold &amp; Shadlen, 2007)","plainCitation":"(Gold &amp; Shadlen, 2007)","noteIndex":0},"citationItems":[{"id":"bQO8AlTg/9jnMN2py","uris":["http://zotero.org/users/12368307/items/L8R3NA5I"],"itemData":{"id":1463,"type":"article-journal","abstract":"The study of decision making spans such varied ﬁelds as neuroscience, psychology, economics, statistics, political science, and computer science. Despite this div</w:instrText>
      </w:r>
      <w:r>
        <w:rPr>
          <w:rFonts w:ascii="Times New Roman" w:hAnsi="Times New Roman" w:cs="Times New Roman"/>
          <w:sz w:val="24"/>
        </w:rPr>
        <w:instrText>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w:instrText>
      </w:r>
      <w:r>
        <w:rPr>
          <w:rFonts w:ascii="Times New Roman" w:hAnsi="Times New Roman" w:cs="Times New Roman"/>
          <w:sz w:val="24"/>
        </w:rPr>
        <w:instrText xml:space="preserve">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(Gold &amp; Shadlen, 2007)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and formal decision-making models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{"citationID":"xlomp6XM","properties":{"unsorted":false,"formattedCitation":"(Ratcliff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w:instrText>
      </w:r>
      <w:r>
        <w:rPr>
          <w:rFonts w:ascii="Times New Roman" w:hAnsi="Times New Roman" w:cs="Times New Roman"/>
          <w:sz w:val="24"/>
        </w:rPr>
        <w:instrText>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w:instrText>
      </w:r>
      <w:r>
        <w:rPr>
          <w:rFonts w:ascii="Times New Roman" w:hAnsi="Times New Roman" w:cs="Times New Roman"/>
          <w:sz w:val="24"/>
        </w:rPr>
        <w:instrText>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w:instrText>
      </w:r>
      <w:r>
        <w:rPr>
          <w:rFonts w:ascii="Times New Roman" w:hAnsi="Times New Roman" w:cs="Times New Roman"/>
          <w:sz w:val="24"/>
        </w:rPr>
        <w:instrText xml:space="preserve">given":"Philip L."},{"family":"Brown","given":"Scott D."},{"family":"McKoon","given":"Gail"}],"issued":{"date-parts":[["2016",4]]}}}],"schema":"https://github.com/citation-style-language/schema/raw/master/csl-citation.json"}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(Ratcliff et al., 2016)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thereby</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providing clear boundaries for assigning variables to each component and avoiding arbitrary categorization. By including comprehensive details in metadata, our database </w:t>
      </w:r>
      <w:r>
        <w:rPr>
          <w:rFonts w:ascii="Times New Roman" w:eastAsia="Times New Roman" w:hAnsi="Times New Roman" w:cs="Times New Roman" w:hint="eastAsia"/>
          <w:sz w:val="24"/>
        </w:rPr>
        <w:t>substantially enriches the methodological information available to researchers</w:t>
      </w:r>
      <w:r>
        <w:rPr>
          <w:rFonts w:ascii="Times New Roman" w:eastAsia="Times New Roman" w:hAnsi="Times New Roman" w:cs="Times New Roman"/>
          <w:sz w:val="24"/>
        </w:rPr>
        <w:t xml:space="preserve"> in ways that are not typically provided in </w:t>
      </w:r>
      <w:r>
        <w:rPr>
          <w:rFonts w:ascii="Times New Roman" w:eastAsia="Times New Roman" w:hAnsi="Times New Roman" w:cs="Times New Roman"/>
          <w:sz w:val="24"/>
        </w:rPr>
        <w:lastRenderedPageBreak/>
        <w:t xml:space="preserve">published articles, as demonstrated by our third example. </w:t>
      </w:r>
    </w:p>
    <w:p w14:paraId="34FD04D7" w14:textId="77777777" w:rsidR="001048D9" w:rsidRDefault="00FA67F3">
      <w:pPr>
        <w:numPr>
          <w:ilvl w:val="255"/>
          <w:numId w:val="0"/>
        </w:num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Importantly, this</w:t>
      </w:r>
      <w:r>
        <w:rPr>
          <w:rFonts w:ascii="Times New Roman" w:eastAsia="Times New Roman" w:hAnsi="Times New Roman" w:cs="Times New Roman"/>
          <w:sz w:val="24"/>
        </w:rPr>
        <w:t xml:space="preserve"> standardized framework can</w:t>
      </w:r>
      <w:r>
        <w:rPr>
          <w:rFonts w:ascii="Times New Roman" w:eastAsia="Times New Roman" w:hAnsi="Times New Roman" w:cs="Times New Roman" w:hint="eastAsia"/>
          <w:sz w:val="24"/>
        </w:rPr>
        <w:t xml:space="preserve"> extend beyond the self-matching task</w:t>
      </w:r>
      <w:r>
        <w:rPr>
          <w:rFonts w:ascii="Times New Roman" w:eastAsia="Times New Roman" w:hAnsi="Times New Roman" w:cs="Times New Roman"/>
          <w:sz w:val="24"/>
        </w:rPr>
        <w:t xml:space="preserve">. Many </w:t>
      </w:r>
      <w:r>
        <w:rPr>
          <w:rFonts w:ascii="Times New Roman" w:eastAsia="Times New Roman" w:hAnsi="Times New Roman" w:cs="Times New Roman" w:hint="eastAsia"/>
          <w:sz w:val="24"/>
        </w:rPr>
        <w:t>laboratory-based</w:t>
      </w:r>
      <w:r>
        <w:rPr>
          <w:rFonts w:ascii="Times New Roman" w:eastAsia="Times New Roman" w:hAnsi="Times New Roman" w:cs="Times New Roman"/>
          <w:sz w:val="24"/>
        </w:rPr>
        <w:t xml:space="preserve"> cognitive tasks share similar structural components, our framework can serve as a template for standardizing metadata regarding the implmentation details in other tasks. Reporting these details in machine-readable format will increase the transparency of empirical studies and provide more nuanced data beyond the current best practices recommended by Journal Article Reporting Standards for quantitative research in psychology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{"citationID":"1cIXLFta","properties":{"unsorted":false,"formattedCitation":"(Appelbaum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w:instrText>
      </w:r>
      <w:r>
        <w:rPr>
          <w:rFonts w:ascii="Times New Roman" w:hAnsi="Times New Roman" w:cs="Times New Roman"/>
          <w:sz w:val="24"/>
        </w:rPr>
        <w:instrText xml:space="preserve">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w:instrText>
      </w:r>
      <w:r>
        <w:rPr>
          <w:rFonts w:ascii="Times New Roman" w:hAnsi="Times New Roman" w:cs="Times New Roman"/>
          <w:sz w:val="24"/>
        </w:rPr>
        <w:instrText>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w:instrText>
      </w:r>
      <w:r>
        <w:rPr>
          <w:rFonts w:ascii="Times New Roman" w:hAnsi="Times New Roman" w:cs="Times New Roman"/>
          <w:sz w:val="24"/>
        </w:rPr>
        <w:instrText>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w:instrText>
      </w:r>
      <w:r>
        <w:rPr>
          <w:rFonts w:ascii="Times New Roman" w:hAnsi="Times New Roman" w:cs="Times New Roman"/>
          <w:sz w:val="24"/>
        </w:rPr>
        <w:instrText xml:space="preserve">ooper","given":"Harris"},{"family":"Kline","given":"Rex B."},{"family":"Mayo-Wilson","given":"Evan"},{"family":"Nezu","given":"Arthur M."},{"family":"Rao","given":"Stephen M."}],"issued":{"date-parts":[["2018",1]]}}}],"schema":"https://github.com/citation-style-language/schema/raw/master/csl-citation.json"}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(Appelbaum et al., 2018)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These rich information will be valuable for both peer-review process, post-publication review, and meta-research. The current cognitive tasks may also vulnrable to the jingle-jangle fallacy (e.g., </w:t>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ADDIN ZOTERO_ITEM CSL_CITATION {"citationID":"B0hKqvrl","properties":{"unsorted":false,"formattedCitation":"(Sun, Wang, Wen, &amp; Chuan-Peng, 2023)","plainCitation":"(Sun, Wang, Wen, &amp; Chuan-Peng, 2023)","dontUpdate":true,"noteIndex":0},"citationItems":[{"id":25285,"uris":["http://zotero.org/users/398841/items/NSUDKKH4"],"itemData":{"id":25285,"type":"article-journal","container-title":"China Scientific Data","DOI":"10.11922/11-6035.csd.2022.0047.zh","issue":"3","license":"All rights reserved","page":"175-189</w:instrText>
      </w:r>
      <w:r>
        <w:rPr>
          <w:rFonts w:ascii="Times New Roman" w:eastAsia="Times New Roman" w:hAnsi="Times New Roman" w:cs="Times New Roman"/>
          <w:sz w:val="24"/>
        </w:rPr>
        <w:instrText xml:space="preserve">","title":"A dataset of cognitive ontology for neuroimaging studies of self-reference","volume":"8","author":[{"family":"Sun","given":"Shuting"},{"family":"Wang","given":"Nan"},{"family":"Wen","given":"Jiahui"},{"family":"Chuan-Peng","given":"Hu"}],"issued":{"date-parts":[["2023"]]}}}],"schema":"https://github.com/citation-style-language/schema/raw/master/csl-citation.json"}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Sun, Wang, Wen, &amp; Chuan-Peng, 2023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reporting these details will help to understand how the details of implmenting task will change the cognitive construct under the investigation. </w:t>
      </w:r>
    </w:p>
    <w:p w14:paraId="69AF89FD" w14:textId="77777777" w:rsidR="001048D9" w:rsidRDefault="00FA67F3">
      <w:pPr>
        <w:spacing w:line="480" w:lineRule="auto"/>
        <w:ind w:firstLine="720"/>
      </w:pPr>
      <w:r>
        <w:rPr>
          <w:rFonts w:ascii="Times New Roman" w:eastAsia="Times New Roman" w:hAnsi="Times New Roman" w:cs="Times New Roman"/>
          <w:sz w:val="24"/>
        </w:rPr>
        <w:t>Limitations of the current database should be acknowledged. First, the curation of SPE database relied heavily on manual extraction, limiting the scalability and efficiency of the standardized framework for task implementation. Future efforts may learn from existing standards such as the Brain Imaging Data Structure (BIDS, Poldrack et al., 2024) or Hierarchical Event Descriptors (HED, Robbins et al., 2022) to improve the level of. Second, the current version of SPE database focuses exclusively on behavioral</w:t>
      </w:r>
      <w:r>
        <w:rPr>
          <w:rFonts w:ascii="Times New Roman" w:eastAsia="Times New Roman" w:hAnsi="Times New Roman" w:cs="Times New Roman"/>
          <w:sz w:val="24"/>
        </w:rPr>
        <w:t xml:space="preserve"> measures. Future versions should aim to include multimodal datasets, such as EEG (e.g., Sui et al., 2023), fMRI (e.g., Sui et al., 2013), using established standards for neuroimaging data organization. Third, the current SPE database only included data that are permitted by authors or the data license, potentially introducing bias into the database, such as the participants' representativeness (Ghai </w:t>
      </w:r>
      <w:r>
        <w:rPr>
          <w:rFonts w:ascii="Times New Roman" w:eastAsia="Times New Roman" w:hAnsi="Times New Roman" w:cs="Times New Roman"/>
          <w:sz w:val="24"/>
        </w:rPr>
        <w:lastRenderedPageBreak/>
        <w:t>et al., 2024; Ghai et al., 2025; Liu et al., 2025). We made all code and script of the present database open</w:t>
      </w:r>
      <w:r>
        <w:rPr>
          <w:rFonts w:ascii="Times New Roman" w:eastAsia="Times New Roman" w:hAnsi="Times New Roman" w:cs="Times New Roman"/>
          <w:sz w:val="24"/>
        </w:rPr>
        <w:t xml:space="preserve"> available to facilitate future larger-scale collaborative projects that will expand the SPE database.</w:t>
      </w:r>
      <w:bookmarkStart w:id="11" w:name="_Hlk236999106"/>
      <w:bookmarkStart w:id="12" w:name="_Hlk236999167"/>
      <w:bookmarkEnd w:id="11"/>
      <w:bookmarkEnd w:id="12"/>
    </w:p>
    <w:p w14:paraId="0E4D9F9B" w14:textId="77777777" w:rsidR="001048D9" w:rsidRDefault="00FA67F3">
      <w:pPr>
        <w:spacing w:line="480" w:lineRule="auto"/>
        <w:ind w:firstLine="720"/>
      </w:pPr>
      <w:r>
        <w:rPr>
          <w:rFonts w:ascii="Times New Roman" w:eastAsia="Times New Roman" w:hAnsi="Times New Roman" w:cs="Times New Roman"/>
          <w:sz w:val="24"/>
        </w:rPr>
        <w:t xml:space="preserve">To conclude, we believe the SPE database will serve as a value resource for community-driven initiatives </w:t>
      </w:r>
      <w:r>
        <w:rPr>
          <w:rFonts w:ascii="Times New Roman" w:eastAsia="Times New Roman" w:hAnsi="Times New Roman" w:cs="Times New Roman" w:hint="eastAsia"/>
          <w:sz w:val="24"/>
        </w:rPr>
        <w:t>including</w:t>
      </w:r>
      <w:r>
        <w:rPr>
          <w:rFonts w:ascii="Times New Roman" w:eastAsia="Times New Roman" w:hAnsi="Times New Roman" w:cs="Times New Roman"/>
          <w:sz w:val="24"/>
        </w:rPr>
        <w:t xml:space="preserve"> large-scale collaborative projects and crowdsourced replication efforts. </w:t>
      </w:r>
      <w:r>
        <w:rPr>
          <w:rFonts w:ascii="Times New Roman" w:eastAsia="Times New Roman" w:hAnsi="Times New Roman" w:cs="Times New Roman" w:hint="eastAsia"/>
          <w:sz w:val="24"/>
        </w:rPr>
        <w:t>By combining standardized data structures with comprehensive methodological metadata, the database provides an infrastructure capable of supporting coordinated investigations of self-prioritization across diverse experimental settings and populations.</w:t>
      </w:r>
      <w:r>
        <w:rPr>
          <w:rFonts w:ascii="Times New Roman" w:hAnsi="Times New Roman" w:cs="Times New Roman" w:hint="eastAsia"/>
          <w:sz w:val="24"/>
        </w:rPr>
        <w:t xml:space="preserve"> </w:t>
      </w:r>
      <w:r>
        <w:rPr>
          <w:rFonts w:ascii="Times New Roman" w:eastAsia="Times New Roman" w:hAnsi="Times New Roman" w:cs="Times New Roman" w:hint="eastAsia"/>
          <w:sz w:val="24"/>
        </w:rPr>
        <w:t>More broadly, this work illustrates how standardized, FAIR-compliant databases can transform fragmented collections of open datasets into cumulative scientific resources that accelerate theory development, improve reproducibility, and promote collaborative discovery in cognitive psychology.</w:t>
      </w:r>
      <w:r>
        <w:rPr>
          <w:rFonts w:ascii="Times New Roman" w:eastAsia="Times New Roman" w:hAnsi="Times New Roman" w:cs="Times New Roman"/>
          <w:sz w:val="24"/>
        </w:rPr>
        <w:t xml:space="preserve"> </w:t>
      </w:r>
    </w:p>
    <w:p w14:paraId="52F0B7FA" w14:textId="77777777" w:rsidR="001048D9" w:rsidRDefault="00FA67F3">
      <w:pPr>
        <w:numPr>
          <w:ilvl w:val="0"/>
          <w:numId w:val="1"/>
        </w:numPr>
        <w:rPr>
          <w:rFonts w:ascii="Times New Roman" w:hAnsi="Times New Roman" w:cs="Times New Roman"/>
          <w:sz w:val="24"/>
          <w:szCs w:val="32"/>
        </w:rPr>
      </w:pPr>
      <w:r>
        <w:rPr>
          <w:rFonts w:ascii="Times New Roman" w:hAnsi="Times New Roman" w:cs="Times New Roman"/>
          <w:sz w:val="24"/>
          <w:szCs w:val="32"/>
        </w:rPr>
        <w:br w:type="page"/>
      </w:r>
    </w:p>
    <w:p w14:paraId="77CED446" w14:textId="77777777" w:rsidR="001048D9" w:rsidRDefault="00FA67F3">
      <w:pPr>
        <w:pStyle w:val="a7"/>
        <w:widowControl/>
        <w:spacing w:before="240" w:line="360" w:lineRule="auto"/>
        <w:jc w:val="center"/>
        <w:rPr>
          <w:rFonts w:ascii="Times New Roman" w:hAnsi="Times New Roman"/>
          <w:lang w:val="zh-CN" w:bidi="ar"/>
        </w:rPr>
      </w:pPr>
      <w:r>
        <w:rPr>
          <w:rFonts w:ascii="Times New Roman" w:hAnsi="Times New Roman" w:hint="eastAsia"/>
          <w:sz w:val="28"/>
          <w:szCs w:val="28"/>
        </w:rPr>
        <w:lastRenderedPageBreak/>
        <w:t>Reference</w:t>
      </w:r>
    </w:p>
    <w:p w14:paraId="54B27531" w14:textId="77777777" w:rsidR="001048D9" w:rsidRDefault="00FA67F3">
      <w:pPr>
        <w:pStyle w:val="10"/>
        <w:rPr>
          <w:rFonts w:ascii="Times New Roman" w:hAnsi="Times New Roman" w:cs="Times New Roman"/>
          <w:sz w:val="24"/>
        </w:rPr>
      </w:pPr>
      <w:r>
        <w:rPr>
          <w:szCs w:val="32"/>
        </w:rPr>
        <w:fldChar w:fldCharType="begin"/>
      </w:r>
      <w:r>
        <w:rPr>
          <w:szCs w:val="32"/>
        </w:rPr>
        <w:instrText xml:space="preserve"> ADDIN ZOTERO_BIBL {"uncited":[],"omitted":[],"custom":[]} CSL_BIBLIOGRAPHY </w:instrText>
      </w:r>
      <w:r>
        <w:rPr>
          <w:szCs w:val="32"/>
        </w:rPr>
        <w:fldChar w:fldCharType="separate"/>
      </w:r>
      <w:r>
        <w:rPr>
          <w:rFonts w:ascii="Times New Roman" w:hAnsi="Times New Roman" w:cs="Times New Roman"/>
          <w:sz w:val="24"/>
        </w:rPr>
        <w:t xml:space="preserve">Appelbaum, M., Cooper, H., Kline, R. B., Mayo-Wilson, E., Nezu, A. M., &amp; Rao, S. M. (2018). Journal article reporting standards for quantitative research in psychology: The APA publications and communications board task force report. </w:t>
      </w:r>
      <w:r>
        <w:rPr>
          <w:rFonts w:ascii="Times New Roman" w:hAnsi="Times New Roman" w:cs="Times New Roman"/>
          <w:i/>
          <w:iCs/>
          <w:sz w:val="24"/>
        </w:rPr>
        <w:t>American Psychologist</w:t>
      </w:r>
      <w:r>
        <w:rPr>
          <w:rFonts w:ascii="Times New Roman" w:hAnsi="Times New Roman" w:cs="Times New Roman"/>
          <w:sz w:val="24"/>
        </w:rPr>
        <w:t xml:space="preserve">, </w:t>
      </w:r>
      <w:r>
        <w:rPr>
          <w:rFonts w:ascii="Times New Roman" w:hAnsi="Times New Roman" w:cs="Times New Roman"/>
          <w:i/>
          <w:iCs/>
          <w:sz w:val="24"/>
        </w:rPr>
        <w:t>73</w:t>
      </w:r>
      <w:r>
        <w:rPr>
          <w:rFonts w:ascii="Times New Roman" w:hAnsi="Times New Roman" w:cs="Times New Roman"/>
          <w:sz w:val="24"/>
        </w:rPr>
        <w:t>(1), 3–25. https://doi.org/10.1037/amp0000191</w:t>
      </w:r>
    </w:p>
    <w:p w14:paraId="5D46CB11" w14:textId="77777777" w:rsidR="001048D9" w:rsidRDefault="00FA67F3">
      <w:pPr>
        <w:pStyle w:val="10"/>
        <w:rPr>
          <w:rFonts w:ascii="Times New Roman" w:hAnsi="Times New Roman" w:cs="Times New Roman"/>
          <w:sz w:val="24"/>
        </w:rPr>
      </w:pPr>
      <w:r>
        <w:rPr>
          <w:rFonts w:ascii="Times New Roman" w:hAnsi="Times New Roman" w:cs="Times New Roman"/>
          <w:sz w:val="24"/>
        </w:rPr>
        <w:t>Aron, A., Aron, E. N., &amp; Smollan, D. (1992). Inclusion of Other in the Self Scale and the structure of interpersonal closeness. Journal of Personality and Social Psychology, 63(4), 596–612. https://doi.org/10.1037/0022-3514.63.4.596</w:t>
      </w:r>
    </w:p>
    <w:p w14:paraId="7FE92516" w14:textId="77777777" w:rsidR="001048D9" w:rsidRDefault="00FA67F3">
      <w:pPr>
        <w:pStyle w:val="10"/>
      </w:pPr>
      <w:r>
        <w:t>Bogacz, R., Brown, E., Moehlis, J., Holmes, P., &amp; Cohen, J. D. (2006). The physics of optimal decision making: A formal analysis of models of performance in two-alternative forced-choice tasks. Psychological Review, 113(4), 700–765. https://doi.org/10.1037/0033-295X.113.4.700</w:t>
      </w:r>
    </w:p>
    <w:p w14:paraId="2E40BBFF"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Bridges, D., Pitiot, A., MacAskill, M. R., &amp; Peirce, J. W. (2020). The timing mega-study: Comparing a range of experiment generators, both lab-based and online. </w:t>
      </w:r>
      <w:r>
        <w:rPr>
          <w:rFonts w:ascii="Times New Roman" w:hAnsi="Times New Roman" w:cs="Times New Roman"/>
          <w:i/>
          <w:iCs/>
          <w:sz w:val="24"/>
        </w:rPr>
        <w:t>PeerJ</w:t>
      </w:r>
      <w:r>
        <w:rPr>
          <w:rFonts w:ascii="Times New Roman" w:hAnsi="Times New Roman" w:cs="Times New Roman"/>
          <w:sz w:val="24"/>
        </w:rPr>
        <w:t xml:space="preserve">, </w:t>
      </w:r>
      <w:r>
        <w:rPr>
          <w:rFonts w:ascii="Times New Roman" w:hAnsi="Times New Roman" w:cs="Times New Roman"/>
          <w:i/>
          <w:iCs/>
          <w:sz w:val="24"/>
        </w:rPr>
        <w:t>8</w:t>
      </w:r>
      <w:r>
        <w:rPr>
          <w:rFonts w:ascii="Times New Roman" w:hAnsi="Times New Roman" w:cs="Times New Roman"/>
          <w:sz w:val="24"/>
        </w:rPr>
        <w:t>, e9414. https://doi.org/10.7717/peerj.9414</w:t>
      </w:r>
    </w:p>
    <w:p w14:paraId="0478FAFC"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Cheung, M. W.-L., &amp; Jak, S. (2016). Analyzing big data in psychology: A split/analyze/meta-analyze approach. </w:t>
      </w:r>
      <w:r>
        <w:rPr>
          <w:rFonts w:ascii="Times New Roman" w:hAnsi="Times New Roman" w:cs="Times New Roman"/>
          <w:i/>
          <w:iCs/>
          <w:sz w:val="24"/>
        </w:rPr>
        <w:t>Frontiers in Psychology</w:t>
      </w:r>
      <w:r>
        <w:rPr>
          <w:rFonts w:ascii="Times New Roman" w:hAnsi="Times New Roman" w:cs="Times New Roman"/>
          <w:sz w:val="24"/>
        </w:rPr>
        <w:t xml:space="preserve">, </w:t>
      </w:r>
      <w:r>
        <w:rPr>
          <w:rFonts w:ascii="Times New Roman" w:hAnsi="Times New Roman" w:cs="Times New Roman"/>
          <w:i/>
          <w:iCs/>
          <w:sz w:val="24"/>
        </w:rPr>
        <w:t>7</w:t>
      </w:r>
      <w:r>
        <w:rPr>
          <w:rFonts w:ascii="Times New Roman" w:hAnsi="Times New Roman" w:cs="Times New Roman"/>
          <w:sz w:val="24"/>
        </w:rPr>
        <w:t>, 1–13. https://doi.org/10.3389/fpsyg.2016.00738</w:t>
      </w:r>
    </w:p>
    <w:p w14:paraId="304144C1"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Cicchini, G. M., Mikellidou, K., &amp; Burr, D. C. (2024). Serial Dependence in Perception. </w:t>
      </w:r>
      <w:r>
        <w:rPr>
          <w:rFonts w:ascii="Times New Roman" w:hAnsi="Times New Roman" w:cs="Times New Roman"/>
          <w:i/>
          <w:iCs/>
          <w:sz w:val="24"/>
        </w:rPr>
        <w:t>Annual Review of Psychology</w:t>
      </w:r>
      <w:r>
        <w:rPr>
          <w:rFonts w:ascii="Times New Roman" w:hAnsi="Times New Roman" w:cs="Times New Roman"/>
          <w:sz w:val="24"/>
        </w:rPr>
        <w:t xml:space="preserve">, </w:t>
      </w:r>
      <w:r>
        <w:rPr>
          <w:rFonts w:ascii="Times New Roman" w:hAnsi="Times New Roman" w:cs="Times New Roman"/>
          <w:i/>
          <w:iCs/>
          <w:sz w:val="24"/>
        </w:rPr>
        <w:t>75</w:t>
      </w:r>
      <w:r>
        <w:rPr>
          <w:rFonts w:ascii="Times New Roman" w:hAnsi="Times New Roman" w:cs="Times New Roman"/>
          <w:sz w:val="24"/>
        </w:rPr>
        <w:t>(1), 129–154. https://doi.org/10.1146/annurev-psych-021523-104939</w:t>
      </w:r>
    </w:p>
    <w:p w14:paraId="52F76439"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Constable, M. D., Rajsic, J., Welsh, T. N., &amp; Pratt, J. (2019). It is not in the details: Self-related shapes are rapidly classified but their features are not better remembered. </w:t>
      </w:r>
      <w:r>
        <w:rPr>
          <w:rFonts w:ascii="Times New Roman" w:hAnsi="Times New Roman" w:cs="Times New Roman"/>
          <w:i/>
          <w:iCs/>
          <w:sz w:val="24"/>
        </w:rPr>
        <w:t>Memory &amp; Cognition</w:t>
      </w:r>
      <w:r>
        <w:rPr>
          <w:rFonts w:ascii="Times New Roman" w:hAnsi="Times New Roman" w:cs="Times New Roman"/>
          <w:sz w:val="24"/>
        </w:rPr>
        <w:t xml:space="preserve">, </w:t>
      </w:r>
      <w:r>
        <w:rPr>
          <w:rFonts w:ascii="Times New Roman" w:hAnsi="Times New Roman" w:cs="Times New Roman"/>
          <w:i/>
          <w:iCs/>
          <w:sz w:val="24"/>
        </w:rPr>
        <w:t>47</w:t>
      </w:r>
      <w:r>
        <w:rPr>
          <w:rFonts w:ascii="Times New Roman" w:hAnsi="Times New Roman" w:cs="Times New Roman"/>
          <w:sz w:val="24"/>
        </w:rPr>
        <w:t>(6), 1145–1157. https://doi.org/10.3758/s13421-019-00924-6</w:t>
      </w:r>
    </w:p>
    <w:p w14:paraId="77CCBCD0"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Desebrock, C., &amp; Spence, C. (2021). The Self-Prioritization Effect: Self-referential processing in movement highlights modulation at multiple stages. </w:t>
      </w:r>
      <w:r>
        <w:rPr>
          <w:rFonts w:ascii="Times New Roman" w:hAnsi="Times New Roman" w:cs="Times New Roman"/>
          <w:i/>
          <w:iCs/>
          <w:sz w:val="24"/>
        </w:rPr>
        <w:t>Attention, Perception, &amp; Psychophysics</w:t>
      </w:r>
      <w:r>
        <w:rPr>
          <w:rFonts w:ascii="Times New Roman" w:hAnsi="Times New Roman" w:cs="Times New Roman"/>
          <w:sz w:val="24"/>
        </w:rPr>
        <w:t xml:space="preserve">, </w:t>
      </w:r>
      <w:r>
        <w:rPr>
          <w:rFonts w:ascii="Times New Roman" w:hAnsi="Times New Roman" w:cs="Times New Roman"/>
          <w:i/>
          <w:iCs/>
          <w:sz w:val="24"/>
        </w:rPr>
        <w:t>83</w:t>
      </w:r>
      <w:r>
        <w:rPr>
          <w:rFonts w:ascii="Times New Roman" w:hAnsi="Times New Roman" w:cs="Times New Roman"/>
          <w:sz w:val="24"/>
        </w:rPr>
        <w:t>(6), 2656–2674. https://doi.org/10.3758/s13414-021-02295-0</w:t>
      </w:r>
    </w:p>
    <w:p w14:paraId="04747D2A" w14:textId="77777777" w:rsidR="001048D9" w:rsidRDefault="00FA67F3">
      <w:pPr>
        <w:pStyle w:val="10"/>
        <w:rPr>
          <w:rFonts w:ascii="Times New Roman" w:hAnsi="Times New Roman" w:cs="Times New Roman"/>
          <w:sz w:val="24"/>
        </w:rPr>
      </w:pPr>
      <w:r>
        <w:rPr>
          <w:rFonts w:ascii="Times New Roman" w:hAnsi="Times New Roman" w:cs="Times New Roman"/>
          <w:sz w:val="24"/>
        </w:rPr>
        <w:t>Ghai, S., Forscher, P. S., &amp; Hu, C.-P. (2024). Big-team science does not guarantee generalizability. Nature Human Behaviour, 8(6), 1053–1056. https://doi.org/10.1038/s41562-024-01902-y</w:t>
      </w:r>
    </w:p>
    <w:p w14:paraId="03F262A4"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Ghai, S., Thériault, R., Forscher, P., Shoda, Y., Syed, M., Puthillam, A., Peng, H. C., Basnight-Brown, D., Majid, A., Azevedo, F., &amp; Singh, L. (2025). A manifesto for a globally diverse, equitable, and inclusive open science. </w:t>
      </w:r>
      <w:r>
        <w:rPr>
          <w:rFonts w:ascii="Times New Roman" w:hAnsi="Times New Roman" w:cs="Times New Roman"/>
          <w:i/>
          <w:iCs/>
          <w:sz w:val="24"/>
        </w:rPr>
        <w:t>Communications Psychology</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16–24. https://doi.org/10.1038/s44271-024-00179-1</w:t>
      </w:r>
    </w:p>
    <w:p w14:paraId="04BEF1C4"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Gold, J. I., &amp; Shadlen, M. N. (2007). The neural basis of decision making. </w:t>
      </w:r>
      <w:r>
        <w:rPr>
          <w:rFonts w:ascii="Times New Roman" w:hAnsi="Times New Roman" w:cs="Times New Roman"/>
          <w:i/>
          <w:iCs/>
          <w:sz w:val="24"/>
        </w:rPr>
        <w:t>Annual Review of Neuroscience</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(1), 535–574. https://doi.org/10.1146/annurev.neuro.29.051605.113038</w:t>
      </w:r>
    </w:p>
    <w:p w14:paraId="2C4DAAEB"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Golubickis, M., &amp; Macrae, C. N. (2021). Judging me and you: Task design modulates self-prioritization. </w:t>
      </w:r>
      <w:r>
        <w:rPr>
          <w:rFonts w:ascii="Times New Roman" w:hAnsi="Times New Roman" w:cs="Times New Roman"/>
          <w:i/>
          <w:iCs/>
          <w:sz w:val="24"/>
        </w:rPr>
        <w:t>Acta Psychologica</w:t>
      </w:r>
      <w:r>
        <w:rPr>
          <w:rFonts w:ascii="Times New Roman" w:hAnsi="Times New Roman" w:cs="Times New Roman"/>
          <w:sz w:val="24"/>
        </w:rPr>
        <w:t xml:space="preserve">, </w:t>
      </w:r>
      <w:r>
        <w:rPr>
          <w:rFonts w:ascii="Times New Roman" w:hAnsi="Times New Roman" w:cs="Times New Roman"/>
          <w:i/>
          <w:iCs/>
          <w:sz w:val="24"/>
        </w:rPr>
        <w:t>218</w:t>
      </w:r>
      <w:r>
        <w:rPr>
          <w:rFonts w:ascii="Times New Roman" w:hAnsi="Times New Roman" w:cs="Times New Roman"/>
          <w:sz w:val="24"/>
        </w:rPr>
        <w:t>, 103350. https://doi.org/10.1016/j.actpsy.2021.103350</w:t>
      </w:r>
    </w:p>
    <w:p w14:paraId="3AA2D47C"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Grossmann, I., &amp; Jowhari, N. (2018). Cognition and the self: Attempt of an independent close replication of the effects of self-construal priming on spatial memory recall. </w:t>
      </w:r>
      <w:r>
        <w:rPr>
          <w:rFonts w:ascii="Times New Roman" w:hAnsi="Times New Roman" w:cs="Times New Roman"/>
          <w:i/>
          <w:iCs/>
          <w:sz w:val="24"/>
        </w:rPr>
        <w:t>Journal of Experimental Social Psychology</w:t>
      </w:r>
      <w:r>
        <w:rPr>
          <w:rFonts w:ascii="Times New Roman" w:hAnsi="Times New Roman" w:cs="Times New Roman"/>
          <w:sz w:val="24"/>
        </w:rPr>
        <w:t xml:space="preserve">, </w:t>
      </w:r>
      <w:r>
        <w:rPr>
          <w:rFonts w:ascii="Times New Roman" w:hAnsi="Times New Roman" w:cs="Times New Roman"/>
          <w:i/>
          <w:iCs/>
          <w:sz w:val="24"/>
        </w:rPr>
        <w:t>74</w:t>
      </w:r>
      <w:r>
        <w:rPr>
          <w:rFonts w:ascii="Times New Roman" w:hAnsi="Times New Roman" w:cs="Times New Roman"/>
          <w:sz w:val="24"/>
        </w:rPr>
        <w:t>, 65–73. https://doi.org/10.1016/j.jesp.2017.08.005</w:t>
      </w:r>
    </w:p>
    <w:p w14:paraId="13BE6E18"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Haaf, J. M., Hoffstadt, M., &amp; Lesche, S. (2024). </w:t>
      </w:r>
      <w:r>
        <w:rPr>
          <w:rFonts w:ascii="Times New Roman" w:hAnsi="Times New Roman" w:cs="Times New Roman"/>
          <w:i/>
          <w:iCs/>
          <w:sz w:val="24"/>
        </w:rPr>
        <w:t>Attentional control data collection: A resource for efficient data reuse</w:t>
      </w:r>
      <w:r>
        <w:rPr>
          <w:rFonts w:ascii="Times New Roman" w:hAnsi="Times New Roman" w:cs="Times New Roman"/>
          <w:sz w:val="24"/>
        </w:rPr>
        <w:t>. PsyArXiv. https://doi.org/10.31234/osf.io/4evy6</w:t>
      </w:r>
    </w:p>
    <w:p w14:paraId="0B92486B"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Houtkoop, B. L., Chambers, C., Macleod, M., Bishop, D. V. M., Nichols, T. E., &amp; </w:t>
      </w:r>
      <w:r>
        <w:rPr>
          <w:rFonts w:ascii="Times New Roman" w:hAnsi="Times New Roman" w:cs="Times New Roman"/>
          <w:sz w:val="24"/>
        </w:rPr>
        <w:lastRenderedPageBreak/>
        <w:t xml:space="preserve">Wagenmakers, E.-J. (2018). Data sharing in psychology: A survey on barriers and preconditions. </w:t>
      </w:r>
      <w:r>
        <w:rPr>
          <w:rFonts w:ascii="Times New Roman" w:hAnsi="Times New Roman" w:cs="Times New Roman"/>
          <w:i/>
          <w:iCs/>
          <w:sz w:val="24"/>
        </w:rPr>
        <w:t>Advances in Methods and Practices in Psychological Science</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70–85. https://doi.org/10.1177/2515245917751886</w:t>
      </w:r>
    </w:p>
    <w:p w14:paraId="05F0DF1B"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Kirk, N. W., &amp; Cunningham, S. J. (2025). Listen to yourself! Prioritization of self-associated and own voice cues. </w:t>
      </w:r>
      <w:r>
        <w:rPr>
          <w:rFonts w:ascii="Times New Roman" w:hAnsi="Times New Roman" w:cs="Times New Roman"/>
          <w:i/>
          <w:iCs/>
          <w:sz w:val="24"/>
        </w:rPr>
        <w:t>British Journal of Psychology</w:t>
      </w:r>
      <w:r>
        <w:rPr>
          <w:rFonts w:ascii="Times New Roman" w:hAnsi="Times New Roman" w:cs="Times New Roman"/>
          <w:sz w:val="24"/>
        </w:rPr>
        <w:t xml:space="preserve">, </w:t>
      </w:r>
      <w:r>
        <w:rPr>
          <w:rFonts w:ascii="Times New Roman" w:hAnsi="Times New Roman" w:cs="Times New Roman"/>
          <w:i/>
          <w:iCs/>
          <w:sz w:val="24"/>
        </w:rPr>
        <w:t>116</w:t>
      </w:r>
      <w:r>
        <w:rPr>
          <w:rFonts w:ascii="Times New Roman" w:hAnsi="Times New Roman" w:cs="Times New Roman"/>
          <w:sz w:val="24"/>
        </w:rPr>
        <w:t>(1), 131–148. https://doi.org/10.1111/bjop.12741</w:t>
      </w:r>
    </w:p>
    <w:p w14:paraId="04ABC510"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Lemaire, P., &amp; Brun, F. (2016). Effects of problem presentation durations on arithmetic strategies: A study in young and older adults. </w:t>
      </w:r>
      <w:r>
        <w:rPr>
          <w:rFonts w:ascii="Times New Roman" w:hAnsi="Times New Roman" w:cs="Times New Roman"/>
          <w:i/>
          <w:iCs/>
          <w:sz w:val="24"/>
        </w:rPr>
        <w:t>Journal of Cognitive Psychology</w:t>
      </w:r>
      <w:r>
        <w:rPr>
          <w:rFonts w:ascii="Times New Roman" w:hAnsi="Times New Roman" w:cs="Times New Roman"/>
          <w:sz w:val="24"/>
        </w:rPr>
        <w:t xml:space="preserve">, </w:t>
      </w:r>
      <w:r>
        <w:rPr>
          <w:rFonts w:ascii="Times New Roman" w:hAnsi="Times New Roman" w:cs="Times New Roman"/>
          <w:i/>
          <w:iCs/>
          <w:sz w:val="24"/>
        </w:rPr>
        <w:t>28</w:t>
      </w:r>
      <w:r>
        <w:rPr>
          <w:rFonts w:ascii="Times New Roman" w:hAnsi="Times New Roman" w:cs="Times New Roman"/>
          <w:sz w:val="24"/>
        </w:rPr>
        <w:t>(8), 909–922. https://doi.org/10.1080/20445911.2016.1215318</w:t>
      </w:r>
    </w:p>
    <w:p w14:paraId="4CB39768" w14:textId="77777777" w:rsidR="001048D9" w:rsidRDefault="00FA67F3">
      <w:pPr>
        <w:pStyle w:val="10"/>
        <w:rPr>
          <w:rFonts w:ascii="Times New Roman" w:hAnsi="Times New Roman" w:cs="Times New Roman"/>
          <w:sz w:val="24"/>
        </w:rPr>
      </w:pPr>
      <w:r>
        <w:rPr>
          <w:rFonts w:ascii="Times New Roman" w:hAnsi="Times New Roman" w:cs="Times New Roman"/>
          <w:sz w:val="24"/>
        </w:rPr>
        <w:t>Lin, Z., Ma, Q., Huang, X., Wu, X., &amp; Zhang, Y. (2023). Pervasive failure to report properties of visual stimuli in experimental research in psychology and neuroscience: Two metascientific studies. Psychological Bulletin, 149(7–8), 487–505. https://doi.org/10.1037/bul0000399</w:t>
      </w:r>
    </w:p>
    <w:p w14:paraId="20C44B26"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Liu, Z., Hu, M., Zheng, Y., Sui, J., &amp; Chuan-Peng, H. (2025). A multiverse assessment of the reliability of the self-matching task as a measurement of the self-prioritization effect. </w:t>
      </w:r>
      <w:r>
        <w:rPr>
          <w:rFonts w:ascii="Times New Roman" w:hAnsi="Times New Roman" w:cs="Times New Roman"/>
          <w:i/>
          <w:iCs/>
          <w:sz w:val="24"/>
        </w:rPr>
        <w:t>Behavior Research Methods</w:t>
      </w:r>
      <w:r>
        <w:rPr>
          <w:rFonts w:ascii="Times New Roman" w:hAnsi="Times New Roman" w:cs="Times New Roman"/>
          <w:sz w:val="24"/>
        </w:rPr>
        <w:t xml:space="preserve">, </w:t>
      </w:r>
      <w:r>
        <w:rPr>
          <w:rFonts w:ascii="Times New Roman" w:hAnsi="Times New Roman" w:cs="Times New Roman"/>
          <w:i/>
          <w:iCs/>
          <w:sz w:val="24"/>
        </w:rPr>
        <w:t>57</w:t>
      </w:r>
      <w:r>
        <w:rPr>
          <w:rFonts w:ascii="Times New Roman" w:hAnsi="Times New Roman" w:cs="Times New Roman"/>
          <w:sz w:val="24"/>
        </w:rPr>
        <w:t>(1), 37–56. https://doi.org/10.3758/s13428-024-02538-6</w:t>
      </w:r>
    </w:p>
    <w:p w14:paraId="2583A688" w14:textId="77777777" w:rsidR="001048D9" w:rsidRDefault="00FA67F3">
      <w:pPr>
        <w:pStyle w:val="10"/>
        <w:rPr>
          <w:rFonts w:ascii="Times New Roman" w:hAnsi="Times New Roman" w:cs="Times New Roman"/>
          <w:sz w:val="24"/>
        </w:rPr>
      </w:pPr>
      <w:r>
        <w:rPr>
          <w:rFonts w:ascii="Times New Roman" w:hAnsi="Times New Roman" w:cs="Times New Roman"/>
          <w:sz w:val="24"/>
        </w:rPr>
        <w:t>Markus, H. R., &amp; Kitayama, S. (1991). Culture and the self: Implications for cognition, emotion, and motivation. Psychological Review, 98(2), 224–253. https://doi.org/10.1037/0033-295X.98.2.224</w:t>
      </w:r>
    </w:p>
    <w:p w14:paraId="46986BF3"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Milham, M. P., Craddock, R. C., Son, J. J., Fleischmann, M., Clucas, J., Xu, H., Koo, B., Krishnakumar, A., Biswal, B. B., Castellanos, F. X., Colcombe, S., Di Martino, A., Zuo, X.-N., &amp; Klein, A. (2018). Assessment of the impact of shared brain imaging data on the scientific literature.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9</w:t>
      </w:r>
      <w:r>
        <w:rPr>
          <w:rFonts w:ascii="Times New Roman" w:hAnsi="Times New Roman" w:cs="Times New Roman"/>
          <w:sz w:val="24"/>
        </w:rPr>
        <w:t>(1), 2818. https://doi.org/10.1038/s41467-018-04976-1</w:t>
      </w:r>
    </w:p>
    <w:p w14:paraId="60721A20"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Moreau, D., &amp; Gamble, B. (2022). Conducting a meta-analysis in the age of open science: Tools, tips, and practical recommendations. </w:t>
      </w:r>
      <w:r>
        <w:rPr>
          <w:rFonts w:ascii="Times New Roman" w:hAnsi="Times New Roman" w:cs="Times New Roman"/>
          <w:i/>
          <w:iCs/>
          <w:sz w:val="24"/>
        </w:rPr>
        <w:t>Psychological Methods</w:t>
      </w:r>
      <w:r>
        <w:rPr>
          <w:rFonts w:ascii="Times New Roman" w:hAnsi="Times New Roman" w:cs="Times New Roman"/>
          <w:sz w:val="24"/>
        </w:rPr>
        <w:t xml:space="preserve">, </w:t>
      </w:r>
      <w:r>
        <w:rPr>
          <w:rFonts w:ascii="Times New Roman" w:hAnsi="Times New Roman" w:cs="Times New Roman"/>
          <w:i/>
          <w:iCs/>
          <w:sz w:val="24"/>
        </w:rPr>
        <w:t>27</w:t>
      </w:r>
      <w:r>
        <w:rPr>
          <w:rFonts w:ascii="Times New Roman" w:hAnsi="Times New Roman" w:cs="Times New Roman"/>
          <w:sz w:val="24"/>
        </w:rPr>
        <w:t>(3), 426–432. https://doi.org/10.1037/met0000351</w:t>
      </w:r>
    </w:p>
    <w:p w14:paraId="14611718"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Munafò, M. R., Nosek, B. A., Bishop, D. V. M., Button, K. S., Chambers, C. D., Percie Du Sert, N., Simonsohn, U., Wagenmakers, E.-J., Ware, J. J., &amp; Ioannidis, J. P. A. (2017). A manifesto for reproducible science.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0021. https://doi.org/10.1038/s41562-016-0021</w:t>
      </w:r>
    </w:p>
    <w:p w14:paraId="6BBFA28C"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Poldrack, R. A., Markiewicz, C. J., Appelhoff, S., Ashar, Y. K., Auer, T., Baillet, S., Bansal, S., Beltrachini, L., Benar, C. G., Bertazzoli, G., Bhogawar, S., Blair, R. W., Bortoletto, M., Boudreau, M., Brooks, T. L., Calhoun, V. D., Castelli, F. M., Clement, P., Cohen, A. L., … Gorgolewski, K. J. (2024). The past, present, and future of the brain imaging data structure (BIDS). </w:t>
      </w:r>
      <w:r>
        <w:rPr>
          <w:rFonts w:ascii="Times New Roman" w:hAnsi="Times New Roman" w:cs="Times New Roman"/>
          <w:i/>
          <w:iCs/>
          <w:sz w:val="24"/>
        </w:rPr>
        <w:t>Imaging Neuroscience</w:t>
      </w:r>
      <w:r>
        <w:rPr>
          <w:rFonts w:ascii="Times New Roman" w:hAnsi="Times New Roman" w:cs="Times New Roman"/>
          <w:sz w:val="24"/>
        </w:rPr>
        <w:t xml:space="preserve">, </w:t>
      </w:r>
      <w:r>
        <w:rPr>
          <w:rFonts w:ascii="Times New Roman" w:hAnsi="Times New Roman" w:cs="Times New Roman"/>
          <w:i/>
          <w:iCs/>
          <w:sz w:val="24"/>
        </w:rPr>
        <w:t>2</w:t>
      </w:r>
      <w:r>
        <w:rPr>
          <w:rFonts w:ascii="Times New Roman" w:hAnsi="Times New Roman" w:cs="Times New Roman"/>
          <w:sz w:val="24"/>
        </w:rPr>
        <w:t>, 1–19. https://doi.org/10.1162/imag_a_00103</w:t>
      </w:r>
    </w:p>
    <w:p w14:paraId="31CBC2DB"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Rahnev, D. (2025). A comprehensive assessment of current methods for measuring metacognition.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16</w:t>
      </w:r>
      <w:r>
        <w:rPr>
          <w:rFonts w:ascii="Times New Roman" w:hAnsi="Times New Roman" w:cs="Times New Roman"/>
          <w:sz w:val="24"/>
        </w:rPr>
        <w:t>(1), 701–719. https://doi.org/10.1038/s41467-025-56117-0</w:t>
      </w:r>
    </w:p>
    <w:p w14:paraId="70FF17E8"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Rahnev, D., Desender, K., Lee, A. L. F., Adler, W. T., Aguilar-Lleyda, D., Akdoğan, B., Arbuzova, P., Atlas, L. Y., Balcı, F., Bang, J. W., Bègue, I., Birney, D. P., Brady, T. F., Calder-Travis, J., Chetverikov, A., Clark, T. K., Davranche, K., Denison, R. N., Dildine, T. C., … Zylberberg, A. (2020). The confidence database.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4</w:t>
      </w:r>
      <w:r>
        <w:rPr>
          <w:rFonts w:ascii="Times New Roman" w:hAnsi="Times New Roman" w:cs="Times New Roman"/>
          <w:sz w:val="24"/>
        </w:rPr>
        <w:t>(3), 317–325. https://doi.org/10.1038/s41562-019-0813-1</w:t>
      </w:r>
    </w:p>
    <w:p w14:paraId="05452302"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Ratcliff, R., Smith, P. L., Brown, S. D., &amp; McKoon, G. (2016). Diffusion decision model: Current issues and history.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 xml:space="preserve">(4), 260–281. </w:t>
      </w:r>
      <w:r>
        <w:rPr>
          <w:rFonts w:ascii="Times New Roman" w:hAnsi="Times New Roman" w:cs="Times New Roman"/>
          <w:sz w:val="24"/>
        </w:rPr>
        <w:lastRenderedPageBreak/>
        <w:t>https://doi.org/10.1016/j.tics.2016.01.007</w:t>
      </w:r>
    </w:p>
    <w:p w14:paraId="485CC3CA"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Robbins, K., Truong, D., Jones, A., Callanan, I., &amp; Makeig, S. (2022). Building FAIR Functionality: Annotating Events in Time Series Data Using Hierarchical Event Descriptors (HED). </w:t>
      </w:r>
      <w:r>
        <w:rPr>
          <w:rFonts w:ascii="Times New Roman" w:hAnsi="Times New Roman" w:cs="Times New Roman"/>
          <w:i/>
          <w:iCs/>
          <w:sz w:val="24"/>
        </w:rPr>
        <w:t>Neuroinformatics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(2), 463–481. https://doi.org/10.1007/s12021-021-09537-4</w:t>
      </w:r>
    </w:p>
    <w:p w14:paraId="29D001D6"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Rodriguez, J. E., &amp; Williams, D. R. (2022). psymetadata: An R package containing open datasets from meta-analyses in psychology. </w:t>
      </w:r>
      <w:r>
        <w:rPr>
          <w:rFonts w:ascii="Times New Roman" w:hAnsi="Times New Roman" w:cs="Times New Roman"/>
          <w:i/>
          <w:iCs/>
          <w:sz w:val="24"/>
        </w:rPr>
        <w:t>Journal of OPEN Psychology DATA</w:t>
      </w:r>
      <w:r>
        <w:rPr>
          <w:rFonts w:ascii="Times New Roman" w:hAnsi="Times New Roman" w:cs="Times New Roman"/>
          <w:sz w:val="24"/>
        </w:rPr>
        <w:t xml:space="preserve">, </w:t>
      </w:r>
      <w:r>
        <w:rPr>
          <w:rFonts w:ascii="Times New Roman" w:hAnsi="Times New Roman" w:cs="Times New Roman"/>
          <w:i/>
          <w:iCs/>
          <w:sz w:val="24"/>
        </w:rPr>
        <w:t>10</w:t>
      </w:r>
      <w:r>
        <w:rPr>
          <w:rFonts w:ascii="Times New Roman" w:hAnsi="Times New Roman" w:cs="Times New Roman"/>
          <w:sz w:val="24"/>
        </w:rPr>
        <w:t>(1), 8–13. https://doi.org/10.5334/jopd.61</w:t>
      </w:r>
    </w:p>
    <w:p w14:paraId="2BE34656"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Schäfer, S., Frings, C., &amp; Wentura, D. (2016). About the composition of self-relevance: Conjunctions not features are bound to the self. </w:t>
      </w:r>
      <w:r>
        <w:rPr>
          <w:rFonts w:ascii="Times New Roman" w:hAnsi="Times New Roman" w:cs="Times New Roman"/>
          <w:i/>
          <w:iCs/>
          <w:sz w:val="24"/>
        </w:rPr>
        <w:t>Psychonomic Bulletin &amp; Review</w:t>
      </w:r>
      <w:r>
        <w:rPr>
          <w:rFonts w:ascii="Times New Roman" w:hAnsi="Times New Roman" w:cs="Times New Roman"/>
          <w:sz w:val="24"/>
        </w:rPr>
        <w:t xml:space="preserve">, </w:t>
      </w:r>
      <w:r>
        <w:rPr>
          <w:rFonts w:ascii="Times New Roman" w:hAnsi="Times New Roman" w:cs="Times New Roman"/>
          <w:i/>
          <w:iCs/>
          <w:sz w:val="24"/>
        </w:rPr>
        <w:t>23</w:t>
      </w:r>
      <w:r>
        <w:rPr>
          <w:rFonts w:ascii="Times New Roman" w:hAnsi="Times New Roman" w:cs="Times New Roman"/>
          <w:sz w:val="24"/>
        </w:rPr>
        <w:t>(3), 887–892. https://doi.org/10.3758/s13423-015-0953-x</w:t>
      </w:r>
    </w:p>
    <w:p w14:paraId="490E11AE"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Schäfer, S., Wesslein, A.-K., Spence, C., Wentura, D., &amp; Frings, C. (2016). Self-prioritization in vision, audition, and touch. </w:t>
      </w:r>
      <w:r>
        <w:rPr>
          <w:rFonts w:ascii="Times New Roman" w:hAnsi="Times New Roman" w:cs="Times New Roman"/>
          <w:i/>
          <w:iCs/>
          <w:sz w:val="24"/>
        </w:rPr>
        <w:t>Experimental Brain Research</w:t>
      </w:r>
      <w:r>
        <w:rPr>
          <w:rFonts w:ascii="Times New Roman" w:hAnsi="Times New Roman" w:cs="Times New Roman"/>
          <w:sz w:val="24"/>
        </w:rPr>
        <w:t xml:space="preserve">, </w:t>
      </w:r>
      <w:r>
        <w:rPr>
          <w:rFonts w:ascii="Times New Roman" w:hAnsi="Times New Roman" w:cs="Times New Roman"/>
          <w:i/>
          <w:iCs/>
          <w:sz w:val="24"/>
        </w:rPr>
        <w:t>234</w:t>
      </w:r>
      <w:r>
        <w:rPr>
          <w:rFonts w:ascii="Times New Roman" w:hAnsi="Times New Roman" w:cs="Times New Roman"/>
          <w:sz w:val="24"/>
        </w:rPr>
        <w:t>(8), 2141–2150. https://doi.org/10.1007/s00221-016-4616-6</w:t>
      </w:r>
    </w:p>
    <w:p w14:paraId="3BC92225"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Sui, J., &amp; Gu, X. (2017). Self as Object: Emerging Trends in Self Research. </w:t>
      </w:r>
      <w:r>
        <w:rPr>
          <w:rFonts w:ascii="Times New Roman" w:hAnsi="Times New Roman" w:cs="Times New Roman"/>
          <w:i/>
          <w:iCs/>
          <w:sz w:val="24"/>
        </w:rPr>
        <w:t>Trends in Neurosciences</w:t>
      </w:r>
      <w:r>
        <w:rPr>
          <w:rFonts w:ascii="Times New Roman" w:hAnsi="Times New Roman" w:cs="Times New Roman"/>
          <w:sz w:val="24"/>
        </w:rPr>
        <w:t xml:space="preserve">, </w:t>
      </w:r>
      <w:r>
        <w:rPr>
          <w:rFonts w:ascii="Times New Roman" w:hAnsi="Times New Roman" w:cs="Times New Roman"/>
          <w:i/>
          <w:iCs/>
          <w:sz w:val="24"/>
        </w:rPr>
        <w:t>40</w:t>
      </w:r>
      <w:r>
        <w:rPr>
          <w:rFonts w:ascii="Times New Roman" w:hAnsi="Times New Roman" w:cs="Times New Roman"/>
          <w:sz w:val="24"/>
        </w:rPr>
        <w:t>(11), 643–653. https://doi.org/10.1016/j.tins.2017.09.002</w:t>
      </w:r>
    </w:p>
    <w:p w14:paraId="2E2FA86E"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Sui, J., He, X., Golubickis, M., Svensson, S. L., &amp; Neil Macrae, C. (2023). Electrophysiological correlates of self-prioritization. </w:t>
      </w:r>
      <w:r>
        <w:rPr>
          <w:rFonts w:ascii="Times New Roman" w:hAnsi="Times New Roman" w:cs="Times New Roman"/>
          <w:i/>
          <w:iCs/>
          <w:sz w:val="24"/>
        </w:rPr>
        <w:t>Consciousness and Cognition</w:t>
      </w:r>
      <w:r>
        <w:rPr>
          <w:rFonts w:ascii="Times New Roman" w:hAnsi="Times New Roman" w:cs="Times New Roman"/>
          <w:sz w:val="24"/>
        </w:rPr>
        <w:t xml:space="preserve">, </w:t>
      </w:r>
      <w:r>
        <w:rPr>
          <w:rFonts w:ascii="Times New Roman" w:hAnsi="Times New Roman" w:cs="Times New Roman"/>
          <w:i/>
          <w:iCs/>
          <w:sz w:val="24"/>
        </w:rPr>
        <w:t>108</w:t>
      </w:r>
      <w:r>
        <w:rPr>
          <w:rFonts w:ascii="Times New Roman" w:hAnsi="Times New Roman" w:cs="Times New Roman"/>
          <w:sz w:val="24"/>
        </w:rPr>
        <w:t>, 103475. https://doi.org/10.1016/j.concog.2023.103475</w:t>
      </w:r>
    </w:p>
    <w:p w14:paraId="755D4645"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Sui, J., He, X., &amp; Humphreys, G. W. (2012). Perceptual effects of social salience: Evidence from self-prioritization effects on perceptual matching. </w:t>
      </w:r>
      <w:r>
        <w:rPr>
          <w:rFonts w:ascii="Times New Roman" w:hAnsi="Times New Roman" w:cs="Times New Roman"/>
          <w:i/>
          <w:iCs/>
          <w:sz w:val="24"/>
        </w:rPr>
        <w:t>Journal of Experimental Psychology: Human Perception and Performance</w:t>
      </w:r>
      <w:r>
        <w:rPr>
          <w:rFonts w:ascii="Times New Roman" w:hAnsi="Times New Roman" w:cs="Times New Roman"/>
          <w:sz w:val="24"/>
        </w:rPr>
        <w:t xml:space="preserve">, </w:t>
      </w:r>
      <w:r>
        <w:rPr>
          <w:rFonts w:ascii="Times New Roman" w:hAnsi="Times New Roman" w:cs="Times New Roman"/>
          <w:i/>
          <w:iCs/>
          <w:sz w:val="24"/>
        </w:rPr>
        <w:t>38</w:t>
      </w:r>
      <w:r>
        <w:rPr>
          <w:rFonts w:ascii="Times New Roman" w:hAnsi="Times New Roman" w:cs="Times New Roman"/>
          <w:sz w:val="24"/>
        </w:rPr>
        <w:t>(5), 1105–1117. https://doi.org/10.1037/a0029792</w:t>
      </w:r>
    </w:p>
    <w:p w14:paraId="165DBBC1"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Sui, J., &amp; Humphreys, G. W. (2015). The Integrative Self: How Self-Reference Integrates Perception and Memory.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19</w:t>
      </w:r>
      <w:r>
        <w:rPr>
          <w:rFonts w:ascii="Times New Roman" w:hAnsi="Times New Roman" w:cs="Times New Roman"/>
          <w:sz w:val="24"/>
        </w:rPr>
        <w:t>(12), 719–728. https://doi.org/10.1016/j.tics.2015.08.015</w:t>
      </w:r>
    </w:p>
    <w:p w14:paraId="24F8AA2A"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Sui, J., &amp; Rotshtein, P. (2019). Self-prioritization and the attentional systems. </w:t>
      </w:r>
      <w:r>
        <w:rPr>
          <w:rFonts w:ascii="Times New Roman" w:hAnsi="Times New Roman" w:cs="Times New Roman"/>
          <w:i/>
          <w:iCs/>
          <w:sz w:val="24"/>
        </w:rPr>
        <w:t>Current Opinion in Psychology, Attention &amp; Perception</w:t>
      </w:r>
      <w:r>
        <w:rPr>
          <w:rFonts w:ascii="Times New Roman" w:hAnsi="Times New Roman" w:cs="Times New Roman"/>
          <w:sz w:val="24"/>
        </w:rPr>
        <w:t xml:space="preserve">, </w:t>
      </w:r>
      <w:r>
        <w:rPr>
          <w:rFonts w:ascii="Times New Roman" w:hAnsi="Times New Roman" w:cs="Times New Roman"/>
          <w:i/>
          <w:iCs/>
          <w:sz w:val="24"/>
        </w:rPr>
        <w:t>29</w:t>
      </w:r>
      <w:r>
        <w:rPr>
          <w:rFonts w:ascii="Times New Roman" w:hAnsi="Times New Roman" w:cs="Times New Roman"/>
          <w:sz w:val="24"/>
        </w:rPr>
        <w:t>, 148–152. https://doi.org/10.1016/j.copsyc.2019.02.010</w:t>
      </w:r>
    </w:p>
    <w:p w14:paraId="72A4D8EF"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Sui, J., Rotshtein, P., &amp; Humphreys, G. W. (2013). Coupling social attention to the self forms a network for personal significance. </w:t>
      </w:r>
      <w:r>
        <w:rPr>
          <w:rFonts w:ascii="Times New Roman" w:hAnsi="Times New Roman" w:cs="Times New Roman"/>
          <w:i/>
          <w:iCs/>
          <w:sz w:val="24"/>
        </w:rPr>
        <w:t>Proceedings of the National Academy of Sciences</w:t>
      </w:r>
      <w:r>
        <w:rPr>
          <w:rFonts w:ascii="Times New Roman" w:hAnsi="Times New Roman" w:cs="Times New Roman"/>
          <w:sz w:val="24"/>
        </w:rPr>
        <w:t xml:space="preserve">, </w:t>
      </w:r>
      <w:r>
        <w:rPr>
          <w:rFonts w:ascii="Times New Roman" w:hAnsi="Times New Roman" w:cs="Times New Roman"/>
          <w:i/>
          <w:iCs/>
          <w:sz w:val="24"/>
        </w:rPr>
        <w:t>110</w:t>
      </w:r>
      <w:r>
        <w:rPr>
          <w:rFonts w:ascii="Times New Roman" w:hAnsi="Times New Roman" w:cs="Times New Roman"/>
          <w:sz w:val="24"/>
        </w:rPr>
        <w:t>(19), 7607–7612. https://doi.org/10.1073/pnas.1221862110</w:t>
      </w:r>
    </w:p>
    <w:p w14:paraId="39233432" w14:textId="77777777" w:rsidR="001048D9" w:rsidRDefault="00FA67F3">
      <w:pPr>
        <w:pStyle w:val="10"/>
        <w:rPr>
          <w:rFonts w:ascii="Times New Roman" w:hAnsi="Times New Roman" w:cs="Times New Roman"/>
          <w:sz w:val="24"/>
        </w:rPr>
      </w:pPr>
      <w:r>
        <w:rPr>
          <w:rFonts w:ascii="Times New Roman" w:hAnsi="Times New Roman" w:cs="Times New Roman"/>
          <w:sz w:val="24"/>
        </w:rPr>
        <w:t>Sun, S., Wang, N., Wen, J., &amp; Hu, C.-P. (2023). A dataset of cognitive ontology for neuroimaging studies of self-reference. China Scientific Data, 8(3), 175–189. https://doi.org/10.11922/11-6035.csd.2022.0047.zh</w:t>
      </w:r>
    </w:p>
    <w:p w14:paraId="1696473F" w14:textId="77777777" w:rsidR="001048D9" w:rsidRDefault="00FA67F3">
      <w:pPr>
        <w:pStyle w:val="10"/>
        <w:rPr>
          <w:rFonts w:ascii="Times New Roman" w:hAnsi="Times New Roman" w:cs="Times New Roman"/>
          <w:sz w:val="24"/>
        </w:rPr>
      </w:pPr>
      <w:r>
        <w:rPr>
          <w:rFonts w:ascii="Times New Roman" w:hAnsi="Times New Roman" w:cs="Times New Roman"/>
          <w:sz w:val="24"/>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Pr>
          <w:rFonts w:ascii="Times New Roman" w:hAnsi="Times New Roman" w:cs="Times New Roman"/>
          <w:i/>
          <w:iCs/>
          <w:sz w:val="24"/>
        </w:rPr>
        <w:t>Scientific Data</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160018. https://doi.org/10.1038/sdata.2016.18</w:t>
      </w:r>
    </w:p>
    <w:p w14:paraId="1E37F0A3" w14:textId="77777777" w:rsidR="001048D9" w:rsidRDefault="00FA67F3">
      <w:pPr>
        <w:pStyle w:val="10"/>
        <w:rPr>
          <w:rFonts w:ascii="Times New Roman" w:hAnsi="Times New Roman" w:cs="Times New Roman"/>
        </w:rPr>
      </w:pPr>
      <w:r>
        <w:rPr>
          <w:rFonts w:ascii="Times New Roman" w:hAnsi="Times New Roman" w:cs="Times New Roman"/>
          <w:sz w:val="24"/>
          <w:szCs w:val="32"/>
        </w:rPr>
        <w:fldChar w:fldCharType="end"/>
      </w:r>
    </w:p>
    <w:p w14:paraId="63177242" w14:textId="77777777" w:rsidR="001048D9" w:rsidRDefault="001048D9">
      <w:pPr>
        <w:pStyle w:val="Bibliography1"/>
        <w:rPr>
          <w:rFonts w:ascii="Times New Roman" w:hAnsi="Times New Roman" w:cs="Times New Roman"/>
        </w:rPr>
      </w:pPr>
    </w:p>
    <w:p w14:paraId="15872E0A" w14:textId="77777777" w:rsidR="001048D9" w:rsidRDefault="001048D9">
      <w:pPr>
        <w:widowControl/>
        <w:spacing w:line="20" w:lineRule="atLeast"/>
        <w:jc w:val="left"/>
        <w:rPr>
          <w:rFonts w:ascii="Times New Roman" w:hAnsi="Times New Roman" w:cs="Times New Roman"/>
          <w:kern w:val="0"/>
          <w:sz w:val="24"/>
          <w:lang w:bidi="ar"/>
        </w:rPr>
      </w:pPr>
    </w:p>
    <w:p w14:paraId="7DFDE3DC" w14:textId="77777777" w:rsidR="001048D9" w:rsidRDefault="001048D9">
      <w:pPr>
        <w:widowControl/>
        <w:spacing w:line="20" w:lineRule="atLeast"/>
        <w:jc w:val="left"/>
        <w:rPr>
          <w:rFonts w:ascii="Times New Roman" w:hAnsi="Times New Roman" w:cs="Times New Roman"/>
          <w:kern w:val="0"/>
          <w:sz w:val="24"/>
          <w:lang w:bidi="ar"/>
        </w:rPr>
      </w:pPr>
    </w:p>
    <w:p w14:paraId="101B71E6" w14:textId="77777777" w:rsidR="001048D9" w:rsidRDefault="001048D9">
      <w:pPr>
        <w:widowControl/>
        <w:spacing w:line="20" w:lineRule="atLeast"/>
        <w:ind w:left="420" w:hanging="420"/>
        <w:jc w:val="left"/>
      </w:pPr>
    </w:p>
    <w:p w14:paraId="07ED4B84" w14:textId="77777777" w:rsidR="001048D9" w:rsidRDefault="001048D9">
      <w:pPr>
        <w:widowControl/>
        <w:spacing w:line="20" w:lineRule="atLeast"/>
        <w:jc w:val="left"/>
        <w:rPr>
          <w:rFonts w:ascii="Times New Roman" w:hAnsi="Times New Roman" w:cs="Times New Roman"/>
          <w:kern w:val="0"/>
          <w:sz w:val="24"/>
          <w:lang w:bidi="ar"/>
        </w:rPr>
      </w:pPr>
    </w:p>
    <w:p w14:paraId="3576BAF4" w14:textId="77777777" w:rsidR="001048D9" w:rsidRDefault="001048D9"/>
    <w:p w14:paraId="26EEFEBB" w14:textId="77777777" w:rsidR="001048D9" w:rsidRDefault="001048D9"/>
    <w:p w14:paraId="39AF087A" w14:textId="77777777" w:rsidR="001048D9" w:rsidRDefault="001048D9"/>
    <w:sectPr w:rsidR="001048D9">
      <w:pgSz w:w="11906" w:h="16838"/>
      <w:pgMar w:top="1440" w:right="1440" w:bottom="1440" w:left="144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x C" w:date="2026-09-24T21:19:00Z" w:initials="zC">
    <w:p w14:paraId="08BAACA5" w14:textId="052E6285" w:rsidR="00FA00A3" w:rsidRDefault="00FA00A3">
      <w:pPr>
        <w:pStyle w:val="a4"/>
      </w:pPr>
      <w:r>
        <w:rPr>
          <w:rStyle w:val="af"/>
        </w:rPr>
        <w:annotationRef/>
      </w:r>
      <w:r>
        <w:rPr>
          <w:rFonts w:hint="eastAsia"/>
        </w:rPr>
        <w:t xml:space="preserve">czx </w:t>
      </w:r>
      <w:r>
        <w:rPr>
          <w:rFonts w:hint="eastAsia"/>
        </w:rPr>
        <w:t>批注测试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BAAC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BCECF7" w16cex:dateUtc="2026-09-24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BAACA5" w16cid:durableId="41BCEC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25CE" w14:textId="77777777" w:rsidR="00FA67F3" w:rsidRDefault="00FA67F3" w:rsidP="00FA00A3">
      <w:r>
        <w:separator/>
      </w:r>
    </w:p>
  </w:endnote>
  <w:endnote w:type="continuationSeparator" w:id="0">
    <w:p w14:paraId="2F44ACF2" w14:textId="77777777" w:rsidR="00FA67F3" w:rsidRDefault="00FA67F3" w:rsidP="00FA0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ans-serif">
    <w:altName w:val="Segoe Print"/>
    <w:charset w:val="00"/>
    <w:family w:val="auto"/>
    <w:pitch w:val="default"/>
  </w:font>
  <w:font w:name="Whitney-Semibold">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125ED" w14:textId="77777777" w:rsidR="00FA67F3" w:rsidRDefault="00FA67F3" w:rsidP="00FA00A3">
      <w:r>
        <w:separator/>
      </w:r>
    </w:p>
  </w:footnote>
  <w:footnote w:type="continuationSeparator" w:id="0">
    <w:p w14:paraId="141587FD" w14:textId="77777777" w:rsidR="00FA67F3" w:rsidRDefault="00FA67F3" w:rsidP="00FA0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73C9"/>
    <w:multiLevelType w:val="multilevel"/>
    <w:tmpl w:val="74FC73C9"/>
    <w:lvl w:ilvl="0">
      <w:start w:val="1"/>
      <w:numFmt w:val="bullet"/>
      <w:suff w:val="nothing"/>
      <w:lvlText w:val=""/>
      <w:lvlJc w:val="left"/>
      <w:pPr>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num w:numId="1" w16cid:durableId="12045175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 Chuan-Peng">
    <w15:presenceInfo w15:providerId="Windows Live" w15:userId="b3f3f6a417be6905"/>
  </w15:person>
  <w15:person w15:author="zx C">
    <w15:presenceInfo w15:providerId="Windows Live" w15:userId="aed7cb68e00103e4"/>
  </w15:person>
  <w15:person w15:author="蔡振辛">
    <w15:presenceInfo w15:providerId="None" w15:userId="蔡振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172A27"/>
    <w:rsid w:val="00001646"/>
    <w:rsid w:val="0001338E"/>
    <w:rsid w:val="00014ED3"/>
    <w:rsid w:val="00024BF1"/>
    <w:rsid w:val="00026F28"/>
    <w:rsid w:val="00030E8F"/>
    <w:rsid w:val="000335BE"/>
    <w:rsid w:val="00034FEF"/>
    <w:rsid w:val="00043907"/>
    <w:rsid w:val="000568FA"/>
    <w:rsid w:val="00063C2B"/>
    <w:rsid w:val="00071FEF"/>
    <w:rsid w:val="00076A5E"/>
    <w:rsid w:val="00082C34"/>
    <w:rsid w:val="00086260"/>
    <w:rsid w:val="00092F35"/>
    <w:rsid w:val="000A134D"/>
    <w:rsid w:val="000A6AED"/>
    <w:rsid w:val="000C1D2F"/>
    <w:rsid w:val="000F3168"/>
    <w:rsid w:val="000F634A"/>
    <w:rsid w:val="000F7E33"/>
    <w:rsid w:val="001048D9"/>
    <w:rsid w:val="0011196E"/>
    <w:rsid w:val="001227A6"/>
    <w:rsid w:val="00130771"/>
    <w:rsid w:val="00132724"/>
    <w:rsid w:val="00133471"/>
    <w:rsid w:val="0013605D"/>
    <w:rsid w:val="00137481"/>
    <w:rsid w:val="001401EF"/>
    <w:rsid w:val="00140FD5"/>
    <w:rsid w:val="00144057"/>
    <w:rsid w:val="00152F84"/>
    <w:rsid w:val="0016153E"/>
    <w:rsid w:val="00172299"/>
    <w:rsid w:val="00172A27"/>
    <w:rsid w:val="0018027B"/>
    <w:rsid w:val="00180790"/>
    <w:rsid w:val="00182D95"/>
    <w:rsid w:val="00186A7C"/>
    <w:rsid w:val="00193577"/>
    <w:rsid w:val="001A3B99"/>
    <w:rsid w:val="001A3FFE"/>
    <w:rsid w:val="001A5CD9"/>
    <w:rsid w:val="001C14F4"/>
    <w:rsid w:val="001C43ED"/>
    <w:rsid w:val="001C6F44"/>
    <w:rsid w:val="001D0A82"/>
    <w:rsid w:val="001D31BF"/>
    <w:rsid w:val="001D463F"/>
    <w:rsid w:val="001E325A"/>
    <w:rsid w:val="001F1288"/>
    <w:rsid w:val="001F14D6"/>
    <w:rsid w:val="002003D8"/>
    <w:rsid w:val="002205E7"/>
    <w:rsid w:val="00223C72"/>
    <w:rsid w:val="00230565"/>
    <w:rsid w:val="00231F9D"/>
    <w:rsid w:val="00277100"/>
    <w:rsid w:val="00281B7B"/>
    <w:rsid w:val="00282A1A"/>
    <w:rsid w:val="002A1F5F"/>
    <w:rsid w:val="002A2819"/>
    <w:rsid w:val="002B202A"/>
    <w:rsid w:val="002B47B0"/>
    <w:rsid w:val="002B61E1"/>
    <w:rsid w:val="002C1162"/>
    <w:rsid w:val="002C2A97"/>
    <w:rsid w:val="002C30E2"/>
    <w:rsid w:val="002C400B"/>
    <w:rsid w:val="002C4DE9"/>
    <w:rsid w:val="002D4282"/>
    <w:rsid w:val="002D61DB"/>
    <w:rsid w:val="002F51AC"/>
    <w:rsid w:val="003006FA"/>
    <w:rsid w:val="00313D37"/>
    <w:rsid w:val="003203F4"/>
    <w:rsid w:val="0032198D"/>
    <w:rsid w:val="003329D6"/>
    <w:rsid w:val="00334A98"/>
    <w:rsid w:val="003356E1"/>
    <w:rsid w:val="00343E1C"/>
    <w:rsid w:val="00370991"/>
    <w:rsid w:val="00372B81"/>
    <w:rsid w:val="003837B3"/>
    <w:rsid w:val="0038743C"/>
    <w:rsid w:val="00393B2D"/>
    <w:rsid w:val="003B6B4D"/>
    <w:rsid w:val="003D213E"/>
    <w:rsid w:val="003E26AB"/>
    <w:rsid w:val="003E38B6"/>
    <w:rsid w:val="003E5DFF"/>
    <w:rsid w:val="003E6772"/>
    <w:rsid w:val="003E6E55"/>
    <w:rsid w:val="003F0952"/>
    <w:rsid w:val="003F451E"/>
    <w:rsid w:val="0040702D"/>
    <w:rsid w:val="00416BF0"/>
    <w:rsid w:val="004208B9"/>
    <w:rsid w:val="004276BC"/>
    <w:rsid w:val="00430556"/>
    <w:rsid w:val="00440FF5"/>
    <w:rsid w:val="00442457"/>
    <w:rsid w:val="00444C0B"/>
    <w:rsid w:val="004466F1"/>
    <w:rsid w:val="004525E5"/>
    <w:rsid w:val="004555ED"/>
    <w:rsid w:val="004611AE"/>
    <w:rsid w:val="00477C07"/>
    <w:rsid w:val="004B30F3"/>
    <w:rsid w:val="004C55CD"/>
    <w:rsid w:val="004C5DCB"/>
    <w:rsid w:val="004C6F30"/>
    <w:rsid w:val="004D01FE"/>
    <w:rsid w:val="004D6119"/>
    <w:rsid w:val="004D7B24"/>
    <w:rsid w:val="004F1797"/>
    <w:rsid w:val="004F1F1B"/>
    <w:rsid w:val="004F7366"/>
    <w:rsid w:val="0050318F"/>
    <w:rsid w:val="005065A9"/>
    <w:rsid w:val="005120E0"/>
    <w:rsid w:val="00520911"/>
    <w:rsid w:val="0052420F"/>
    <w:rsid w:val="00525341"/>
    <w:rsid w:val="00531415"/>
    <w:rsid w:val="0053234B"/>
    <w:rsid w:val="00533EB2"/>
    <w:rsid w:val="005418BA"/>
    <w:rsid w:val="00543265"/>
    <w:rsid w:val="00554436"/>
    <w:rsid w:val="00570EFD"/>
    <w:rsid w:val="00573C05"/>
    <w:rsid w:val="00583174"/>
    <w:rsid w:val="00586759"/>
    <w:rsid w:val="00587E59"/>
    <w:rsid w:val="005A0131"/>
    <w:rsid w:val="005A3118"/>
    <w:rsid w:val="005A3915"/>
    <w:rsid w:val="005B710E"/>
    <w:rsid w:val="005C1CBB"/>
    <w:rsid w:val="005C3683"/>
    <w:rsid w:val="005C3C06"/>
    <w:rsid w:val="005C4E2D"/>
    <w:rsid w:val="005D7A5D"/>
    <w:rsid w:val="005E314B"/>
    <w:rsid w:val="005F2809"/>
    <w:rsid w:val="005F78E1"/>
    <w:rsid w:val="00603A55"/>
    <w:rsid w:val="00611AEF"/>
    <w:rsid w:val="00616BAD"/>
    <w:rsid w:val="00620CAE"/>
    <w:rsid w:val="006308C3"/>
    <w:rsid w:val="00630D15"/>
    <w:rsid w:val="00640397"/>
    <w:rsid w:val="00647EF9"/>
    <w:rsid w:val="006517E4"/>
    <w:rsid w:val="006676CE"/>
    <w:rsid w:val="006679B2"/>
    <w:rsid w:val="006732A3"/>
    <w:rsid w:val="00677FC8"/>
    <w:rsid w:val="00683B2B"/>
    <w:rsid w:val="00686388"/>
    <w:rsid w:val="006A4B7E"/>
    <w:rsid w:val="006B7543"/>
    <w:rsid w:val="006D33CB"/>
    <w:rsid w:val="006D6FDB"/>
    <w:rsid w:val="006E6BA0"/>
    <w:rsid w:val="00700A9E"/>
    <w:rsid w:val="00713845"/>
    <w:rsid w:val="0073228D"/>
    <w:rsid w:val="00734F11"/>
    <w:rsid w:val="00735B70"/>
    <w:rsid w:val="00736818"/>
    <w:rsid w:val="00740093"/>
    <w:rsid w:val="00746DF6"/>
    <w:rsid w:val="0074720A"/>
    <w:rsid w:val="00763671"/>
    <w:rsid w:val="00764625"/>
    <w:rsid w:val="007719E1"/>
    <w:rsid w:val="00772730"/>
    <w:rsid w:val="0077392F"/>
    <w:rsid w:val="00777B83"/>
    <w:rsid w:val="00777F79"/>
    <w:rsid w:val="00780D4E"/>
    <w:rsid w:val="007817C2"/>
    <w:rsid w:val="0079237C"/>
    <w:rsid w:val="0079681B"/>
    <w:rsid w:val="007A0C20"/>
    <w:rsid w:val="007A164F"/>
    <w:rsid w:val="007B4CAE"/>
    <w:rsid w:val="007B4F4E"/>
    <w:rsid w:val="007D3B75"/>
    <w:rsid w:val="007F09EE"/>
    <w:rsid w:val="00801416"/>
    <w:rsid w:val="00803B34"/>
    <w:rsid w:val="008239E8"/>
    <w:rsid w:val="00825499"/>
    <w:rsid w:val="00826EF0"/>
    <w:rsid w:val="00831AA6"/>
    <w:rsid w:val="00834190"/>
    <w:rsid w:val="00837161"/>
    <w:rsid w:val="0084120A"/>
    <w:rsid w:val="00841A6E"/>
    <w:rsid w:val="00845A26"/>
    <w:rsid w:val="008517C1"/>
    <w:rsid w:val="00851B99"/>
    <w:rsid w:val="0085589B"/>
    <w:rsid w:val="008744BD"/>
    <w:rsid w:val="00875802"/>
    <w:rsid w:val="008823E4"/>
    <w:rsid w:val="00886720"/>
    <w:rsid w:val="008920A2"/>
    <w:rsid w:val="00892667"/>
    <w:rsid w:val="008A1051"/>
    <w:rsid w:val="008A1403"/>
    <w:rsid w:val="008A500C"/>
    <w:rsid w:val="008A5BF1"/>
    <w:rsid w:val="008C3CAD"/>
    <w:rsid w:val="008D53C2"/>
    <w:rsid w:val="00903C75"/>
    <w:rsid w:val="00917FFC"/>
    <w:rsid w:val="00924613"/>
    <w:rsid w:val="0092646D"/>
    <w:rsid w:val="00942FDC"/>
    <w:rsid w:val="009431EA"/>
    <w:rsid w:val="00944426"/>
    <w:rsid w:val="00950F8E"/>
    <w:rsid w:val="00951ECA"/>
    <w:rsid w:val="00956D3D"/>
    <w:rsid w:val="0096567D"/>
    <w:rsid w:val="00967A71"/>
    <w:rsid w:val="00983048"/>
    <w:rsid w:val="00995AD7"/>
    <w:rsid w:val="009A164C"/>
    <w:rsid w:val="009A1D14"/>
    <w:rsid w:val="009A24AB"/>
    <w:rsid w:val="009A280E"/>
    <w:rsid w:val="009B1656"/>
    <w:rsid w:val="009B508E"/>
    <w:rsid w:val="009B64F2"/>
    <w:rsid w:val="009C1AD0"/>
    <w:rsid w:val="009F01A7"/>
    <w:rsid w:val="009F4DC2"/>
    <w:rsid w:val="00A06DD3"/>
    <w:rsid w:val="00A11B60"/>
    <w:rsid w:val="00A13812"/>
    <w:rsid w:val="00A200E7"/>
    <w:rsid w:val="00A2739E"/>
    <w:rsid w:val="00A30810"/>
    <w:rsid w:val="00A331FE"/>
    <w:rsid w:val="00A61C4E"/>
    <w:rsid w:val="00A65F27"/>
    <w:rsid w:val="00A67A56"/>
    <w:rsid w:val="00A756B9"/>
    <w:rsid w:val="00A76C16"/>
    <w:rsid w:val="00A9616C"/>
    <w:rsid w:val="00A97B5A"/>
    <w:rsid w:val="00AC03EB"/>
    <w:rsid w:val="00AC3714"/>
    <w:rsid w:val="00AC72BF"/>
    <w:rsid w:val="00AE3B5A"/>
    <w:rsid w:val="00B003CC"/>
    <w:rsid w:val="00B109AC"/>
    <w:rsid w:val="00B11C83"/>
    <w:rsid w:val="00B1603F"/>
    <w:rsid w:val="00B165F4"/>
    <w:rsid w:val="00B2257E"/>
    <w:rsid w:val="00B23426"/>
    <w:rsid w:val="00B2552E"/>
    <w:rsid w:val="00B41E2F"/>
    <w:rsid w:val="00B56A67"/>
    <w:rsid w:val="00B76366"/>
    <w:rsid w:val="00B85FFE"/>
    <w:rsid w:val="00B963EF"/>
    <w:rsid w:val="00B972EE"/>
    <w:rsid w:val="00BA4A46"/>
    <w:rsid w:val="00BB28DA"/>
    <w:rsid w:val="00BD1FFB"/>
    <w:rsid w:val="00BD4A11"/>
    <w:rsid w:val="00BE001E"/>
    <w:rsid w:val="00BE0C21"/>
    <w:rsid w:val="00BF5795"/>
    <w:rsid w:val="00C154C3"/>
    <w:rsid w:val="00C17EFC"/>
    <w:rsid w:val="00C22094"/>
    <w:rsid w:val="00C4211E"/>
    <w:rsid w:val="00C439F8"/>
    <w:rsid w:val="00C4417C"/>
    <w:rsid w:val="00CA0889"/>
    <w:rsid w:val="00CA522C"/>
    <w:rsid w:val="00CA60FD"/>
    <w:rsid w:val="00CB4509"/>
    <w:rsid w:val="00CB75A7"/>
    <w:rsid w:val="00CC735E"/>
    <w:rsid w:val="00CF5242"/>
    <w:rsid w:val="00D0121C"/>
    <w:rsid w:val="00D14D65"/>
    <w:rsid w:val="00D150E4"/>
    <w:rsid w:val="00D258F7"/>
    <w:rsid w:val="00D25CCF"/>
    <w:rsid w:val="00D25F77"/>
    <w:rsid w:val="00D33BF0"/>
    <w:rsid w:val="00D61E43"/>
    <w:rsid w:val="00D70F00"/>
    <w:rsid w:val="00D7302C"/>
    <w:rsid w:val="00D836E6"/>
    <w:rsid w:val="00D85353"/>
    <w:rsid w:val="00DB2D15"/>
    <w:rsid w:val="00DB59CC"/>
    <w:rsid w:val="00DC05E0"/>
    <w:rsid w:val="00DF39D3"/>
    <w:rsid w:val="00E116D7"/>
    <w:rsid w:val="00E13202"/>
    <w:rsid w:val="00E13397"/>
    <w:rsid w:val="00E16340"/>
    <w:rsid w:val="00E16BF9"/>
    <w:rsid w:val="00E27E3A"/>
    <w:rsid w:val="00E27F4D"/>
    <w:rsid w:val="00E37FE7"/>
    <w:rsid w:val="00E430D5"/>
    <w:rsid w:val="00E43BBD"/>
    <w:rsid w:val="00E44772"/>
    <w:rsid w:val="00E4680D"/>
    <w:rsid w:val="00E527AA"/>
    <w:rsid w:val="00E612AA"/>
    <w:rsid w:val="00E8092F"/>
    <w:rsid w:val="00E80D83"/>
    <w:rsid w:val="00E81420"/>
    <w:rsid w:val="00E9072C"/>
    <w:rsid w:val="00E913DD"/>
    <w:rsid w:val="00E93460"/>
    <w:rsid w:val="00EA2D7D"/>
    <w:rsid w:val="00EA4DE7"/>
    <w:rsid w:val="00EB0E26"/>
    <w:rsid w:val="00EB192F"/>
    <w:rsid w:val="00EB36DE"/>
    <w:rsid w:val="00EC5570"/>
    <w:rsid w:val="00EC57E6"/>
    <w:rsid w:val="00EC7F1E"/>
    <w:rsid w:val="00ED03F1"/>
    <w:rsid w:val="00ED0D7A"/>
    <w:rsid w:val="00ED7A11"/>
    <w:rsid w:val="00EE4227"/>
    <w:rsid w:val="00EE6D2F"/>
    <w:rsid w:val="00EF4231"/>
    <w:rsid w:val="00F01ABD"/>
    <w:rsid w:val="00F12546"/>
    <w:rsid w:val="00F12836"/>
    <w:rsid w:val="00F13CB6"/>
    <w:rsid w:val="00F14498"/>
    <w:rsid w:val="00F21BC5"/>
    <w:rsid w:val="00F30B46"/>
    <w:rsid w:val="00F3327B"/>
    <w:rsid w:val="00F36590"/>
    <w:rsid w:val="00F37CB6"/>
    <w:rsid w:val="00F42B51"/>
    <w:rsid w:val="00F4453D"/>
    <w:rsid w:val="00F46CF9"/>
    <w:rsid w:val="00F60F22"/>
    <w:rsid w:val="00F7262F"/>
    <w:rsid w:val="00F74AB5"/>
    <w:rsid w:val="00F9309D"/>
    <w:rsid w:val="00FA00A3"/>
    <w:rsid w:val="00FA00DD"/>
    <w:rsid w:val="00FA2550"/>
    <w:rsid w:val="00FA67F3"/>
    <w:rsid w:val="00FB7B26"/>
    <w:rsid w:val="01062979"/>
    <w:rsid w:val="01621AE8"/>
    <w:rsid w:val="01752F90"/>
    <w:rsid w:val="017A2852"/>
    <w:rsid w:val="017D7DA0"/>
    <w:rsid w:val="017E2DA8"/>
    <w:rsid w:val="01840682"/>
    <w:rsid w:val="01842B8C"/>
    <w:rsid w:val="01906015"/>
    <w:rsid w:val="019F1176"/>
    <w:rsid w:val="01A77B9A"/>
    <w:rsid w:val="01B057A1"/>
    <w:rsid w:val="01F020E4"/>
    <w:rsid w:val="01F97192"/>
    <w:rsid w:val="02162384"/>
    <w:rsid w:val="021915F8"/>
    <w:rsid w:val="02462C4D"/>
    <w:rsid w:val="02851B46"/>
    <w:rsid w:val="02941C4E"/>
    <w:rsid w:val="02A53FB7"/>
    <w:rsid w:val="02B34CE4"/>
    <w:rsid w:val="02B9457E"/>
    <w:rsid w:val="02BD14F5"/>
    <w:rsid w:val="02E96BFF"/>
    <w:rsid w:val="0308713A"/>
    <w:rsid w:val="03391ADE"/>
    <w:rsid w:val="03602429"/>
    <w:rsid w:val="03863E70"/>
    <w:rsid w:val="038F0DD1"/>
    <w:rsid w:val="03AA56FE"/>
    <w:rsid w:val="03BC17E4"/>
    <w:rsid w:val="03DB4D19"/>
    <w:rsid w:val="03E273F4"/>
    <w:rsid w:val="03ED5D00"/>
    <w:rsid w:val="04252116"/>
    <w:rsid w:val="04586762"/>
    <w:rsid w:val="0459499D"/>
    <w:rsid w:val="048B509A"/>
    <w:rsid w:val="04983022"/>
    <w:rsid w:val="04991D9B"/>
    <w:rsid w:val="04A34984"/>
    <w:rsid w:val="04B64F6B"/>
    <w:rsid w:val="04B70A5B"/>
    <w:rsid w:val="04D11521"/>
    <w:rsid w:val="04F512AE"/>
    <w:rsid w:val="05503C41"/>
    <w:rsid w:val="0551139F"/>
    <w:rsid w:val="0564230E"/>
    <w:rsid w:val="05A056BD"/>
    <w:rsid w:val="05AC17AB"/>
    <w:rsid w:val="05AD4BF3"/>
    <w:rsid w:val="05DF7D19"/>
    <w:rsid w:val="061F7A6D"/>
    <w:rsid w:val="06325E32"/>
    <w:rsid w:val="06656B70"/>
    <w:rsid w:val="067200FA"/>
    <w:rsid w:val="068055AE"/>
    <w:rsid w:val="0686237C"/>
    <w:rsid w:val="069677B8"/>
    <w:rsid w:val="06BC6ABF"/>
    <w:rsid w:val="06D86416"/>
    <w:rsid w:val="06EC7C45"/>
    <w:rsid w:val="07252688"/>
    <w:rsid w:val="07405E6B"/>
    <w:rsid w:val="074938C4"/>
    <w:rsid w:val="07596F8E"/>
    <w:rsid w:val="0760163D"/>
    <w:rsid w:val="0772116D"/>
    <w:rsid w:val="07A317B2"/>
    <w:rsid w:val="07B83B3F"/>
    <w:rsid w:val="07CB478A"/>
    <w:rsid w:val="07D364E9"/>
    <w:rsid w:val="07E016C5"/>
    <w:rsid w:val="07E378CA"/>
    <w:rsid w:val="07E65FA5"/>
    <w:rsid w:val="081E618D"/>
    <w:rsid w:val="082140C2"/>
    <w:rsid w:val="084F4283"/>
    <w:rsid w:val="086B5B7D"/>
    <w:rsid w:val="086C08F5"/>
    <w:rsid w:val="0887780F"/>
    <w:rsid w:val="08913285"/>
    <w:rsid w:val="08D75AF1"/>
    <w:rsid w:val="08D837B6"/>
    <w:rsid w:val="08DA591A"/>
    <w:rsid w:val="08FF495D"/>
    <w:rsid w:val="090B40C1"/>
    <w:rsid w:val="093E1633"/>
    <w:rsid w:val="094D3053"/>
    <w:rsid w:val="09723B4F"/>
    <w:rsid w:val="09750C91"/>
    <w:rsid w:val="09767890"/>
    <w:rsid w:val="097B53AD"/>
    <w:rsid w:val="098D6887"/>
    <w:rsid w:val="09A05E84"/>
    <w:rsid w:val="09C31BE4"/>
    <w:rsid w:val="09C87703"/>
    <w:rsid w:val="09DA3F01"/>
    <w:rsid w:val="0A0E279F"/>
    <w:rsid w:val="0A26733B"/>
    <w:rsid w:val="0A2F38BD"/>
    <w:rsid w:val="0A3D365D"/>
    <w:rsid w:val="0A8A3413"/>
    <w:rsid w:val="0AA3654F"/>
    <w:rsid w:val="0AAC1FC6"/>
    <w:rsid w:val="0AC53D88"/>
    <w:rsid w:val="0ACF3A88"/>
    <w:rsid w:val="0AD25E0C"/>
    <w:rsid w:val="0AF123C9"/>
    <w:rsid w:val="0B1413C2"/>
    <w:rsid w:val="0B1A4876"/>
    <w:rsid w:val="0B1B1D0C"/>
    <w:rsid w:val="0B53383E"/>
    <w:rsid w:val="0B6701E5"/>
    <w:rsid w:val="0B786539"/>
    <w:rsid w:val="0B886CF4"/>
    <w:rsid w:val="0B96137B"/>
    <w:rsid w:val="0BBF4301"/>
    <w:rsid w:val="0BEC7C3D"/>
    <w:rsid w:val="0C115579"/>
    <w:rsid w:val="0C1A6F19"/>
    <w:rsid w:val="0C2D4EE7"/>
    <w:rsid w:val="0C2E3368"/>
    <w:rsid w:val="0C616DDD"/>
    <w:rsid w:val="0C7A23B4"/>
    <w:rsid w:val="0C853931"/>
    <w:rsid w:val="0C890D1E"/>
    <w:rsid w:val="0C8B1659"/>
    <w:rsid w:val="0CC36F76"/>
    <w:rsid w:val="0CD21ED4"/>
    <w:rsid w:val="0CEB647D"/>
    <w:rsid w:val="0CF75001"/>
    <w:rsid w:val="0D074274"/>
    <w:rsid w:val="0D1C4CE0"/>
    <w:rsid w:val="0D1D196B"/>
    <w:rsid w:val="0D23401E"/>
    <w:rsid w:val="0D2C721A"/>
    <w:rsid w:val="0D3E38E6"/>
    <w:rsid w:val="0D4C3218"/>
    <w:rsid w:val="0DB431C4"/>
    <w:rsid w:val="0DC932D7"/>
    <w:rsid w:val="0DE7022B"/>
    <w:rsid w:val="0DE77C93"/>
    <w:rsid w:val="0E1A169B"/>
    <w:rsid w:val="0E2E590F"/>
    <w:rsid w:val="0E3454FE"/>
    <w:rsid w:val="0E5F43F8"/>
    <w:rsid w:val="0EB06B7A"/>
    <w:rsid w:val="0ED36DD2"/>
    <w:rsid w:val="0F264E85"/>
    <w:rsid w:val="0F2F65BF"/>
    <w:rsid w:val="0F473297"/>
    <w:rsid w:val="0F6E69AB"/>
    <w:rsid w:val="0F8E59F3"/>
    <w:rsid w:val="0FA923E3"/>
    <w:rsid w:val="0FAC4028"/>
    <w:rsid w:val="0FCE4ADB"/>
    <w:rsid w:val="0FFC04E6"/>
    <w:rsid w:val="10077477"/>
    <w:rsid w:val="101420DA"/>
    <w:rsid w:val="101C3B92"/>
    <w:rsid w:val="10540662"/>
    <w:rsid w:val="10743DCE"/>
    <w:rsid w:val="10A568E4"/>
    <w:rsid w:val="10AB175D"/>
    <w:rsid w:val="10B65663"/>
    <w:rsid w:val="10BE7768"/>
    <w:rsid w:val="10D6269B"/>
    <w:rsid w:val="10D85308"/>
    <w:rsid w:val="10E175A0"/>
    <w:rsid w:val="1138361D"/>
    <w:rsid w:val="115C083D"/>
    <w:rsid w:val="11681CD4"/>
    <w:rsid w:val="117465B0"/>
    <w:rsid w:val="11D0442D"/>
    <w:rsid w:val="11E921A6"/>
    <w:rsid w:val="11EA409C"/>
    <w:rsid w:val="1201612D"/>
    <w:rsid w:val="124D4697"/>
    <w:rsid w:val="12595298"/>
    <w:rsid w:val="12713656"/>
    <w:rsid w:val="128918A1"/>
    <w:rsid w:val="128A4172"/>
    <w:rsid w:val="12B9778F"/>
    <w:rsid w:val="12D56A2F"/>
    <w:rsid w:val="12DE3D6F"/>
    <w:rsid w:val="130F33FA"/>
    <w:rsid w:val="13647FCC"/>
    <w:rsid w:val="13713FB9"/>
    <w:rsid w:val="137C5AAF"/>
    <w:rsid w:val="13951E9E"/>
    <w:rsid w:val="139F6D7C"/>
    <w:rsid w:val="13A46379"/>
    <w:rsid w:val="13B76C79"/>
    <w:rsid w:val="13E24B43"/>
    <w:rsid w:val="13E45203"/>
    <w:rsid w:val="13EC5FFB"/>
    <w:rsid w:val="14013F61"/>
    <w:rsid w:val="14110FD8"/>
    <w:rsid w:val="143F20D9"/>
    <w:rsid w:val="143F4B18"/>
    <w:rsid w:val="14727D09"/>
    <w:rsid w:val="14C02376"/>
    <w:rsid w:val="14E67DFD"/>
    <w:rsid w:val="14FB5517"/>
    <w:rsid w:val="15097A8D"/>
    <w:rsid w:val="150C68CB"/>
    <w:rsid w:val="153F1C73"/>
    <w:rsid w:val="15454935"/>
    <w:rsid w:val="155C142F"/>
    <w:rsid w:val="155D698A"/>
    <w:rsid w:val="155E2C5F"/>
    <w:rsid w:val="155F44D6"/>
    <w:rsid w:val="156935DF"/>
    <w:rsid w:val="157322DD"/>
    <w:rsid w:val="159C1556"/>
    <w:rsid w:val="15AB2F75"/>
    <w:rsid w:val="15AE2DC8"/>
    <w:rsid w:val="15C77B67"/>
    <w:rsid w:val="15D8055B"/>
    <w:rsid w:val="16016119"/>
    <w:rsid w:val="160D52BA"/>
    <w:rsid w:val="162B610C"/>
    <w:rsid w:val="165565CC"/>
    <w:rsid w:val="16952DF7"/>
    <w:rsid w:val="16F67DC6"/>
    <w:rsid w:val="171D449F"/>
    <w:rsid w:val="172235A9"/>
    <w:rsid w:val="17363351"/>
    <w:rsid w:val="173E5960"/>
    <w:rsid w:val="17571FE7"/>
    <w:rsid w:val="175F3AC9"/>
    <w:rsid w:val="17C079B5"/>
    <w:rsid w:val="17D04423"/>
    <w:rsid w:val="17EF48C5"/>
    <w:rsid w:val="18010796"/>
    <w:rsid w:val="181B013A"/>
    <w:rsid w:val="182C5495"/>
    <w:rsid w:val="185D2985"/>
    <w:rsid w:val="18836DB7"/>
    <w:rsid w:val="18AB63FB"/>
    <w:rsid w:val="18B8169B"/>
    <w:rsid w:val="19081158"/>
    <w:rsid w:val="194923F4"/>
    <w:rsid w:val="195B322A"/>
    <w:rsid w:val="195E16BF"/>
    <w:rsid w:val="195F6BF9"/>
    <w:rsid w:val="1979226D"/>
    <w:rsid w:val="19994CB9"/>
    <w:rsid w:val="19A30922"/>
    <w:rsid w:val="19D246EC"/>
    <w:rsid w:val="19FD55DF"/>
    <w:rsid w:val="1A1D50D7"/>
    <w:rsid w:val="1A232331"/>
    <w:rsid w:val="1A2A3B82"/>
    <w:rsid w:val="1A4506CC"/>
    <w:rsid w:val="1A4D7795"/>
    <w:rsid w:val="1A82268B"/>
    <w:rsid w:val="1A8264D1"/>
    <w:rsid w:val="1AE42F50"/>
    <w:rsid w:val="1B097409"/>
    <w:rsid w:val="1B2C7774"/>
    <w:rsid w:val="1B547904"/>
    <w:rsid w:val="1B651F9D"/>
    <w:rsid w:val="1B670C2E"/>
    <w:rsid w:val="1B720EF0"/>
    <w:rsid w:val="1B727963"/>
    <w:rsid w:val="1B803CE9"/>
    <w:rsid w:val="1B83678C"/>
    <w:rsid w:val="1BAE5541"/>
    <w:rsid w:val="1BBD45B2"/>
    <w:rsid w:val="1BE17E0A"/>
    <w:rsid w:val="1C430D61"/>
    <w:rsid w:val="1CEC664C"/>
    <w:rsid w:val="1CF22408"/>
    <w:rsid w:val="1CF63947"/>
    <w:rsid w:val="1D026EB1"/>
    <w:rsid w:val="1D7C6081"/>
    <w:rsid w:val="1D9D72C9"/>
    <w:rsid w:val="1DD55A35"/>
    <w:rsid w:val="1E083917"/>
    <w:rsid w:val="1E935967"/>
    <w:rsid w:val="1EAF13E7"/>
    <w:rsid w:val="1EBA1146"/>
    <w:rsid w:val="1EBD31B9"/>
    <w:rsid w:val="1EC7738F"/>
    <w:rsid w:val="1EDD49D1"/>
    <w:rsid w:val="1EE17CD7"/>
    <w:rsid w:val="1EE30E4B"/>
    <w:rsid w:val="1EEF734B"/>
    <w:rsid w:val="1F131462"/>
    <w:rsid w:val="1F4A085B"/>
    <w:rsid w:val="1F5F4C3B"/>
    <w:rsid w:val="1F604D4D"/>
    <w:rsid w:val="1F6B23CF"/>
    <w:rsid w:val="1F765088"/>
    <w:rsid w:val="1F8B4890"/>
    <w:rsid w:val="1F90152E"/>
    <w:rsid w:val="1F9503DE"/>
    <w:rsid w:val="1FC41B50"/>
    <w:rsid w:val="1FD04E6C"/>
    <w:rsid w:val="1FDE0409"/>
    <w:rsid w:val="1FE15AEE"/>
    <w:rsid w:val="1FFD20E8"/>
    <w:rsid w:val="200D7997"/>
    <w:rsid w:val="202D7BC4"/>
    <w:rsid w:val="205E0883"/>
    <w:rsid w:val="208B1B51"/>
    <w:rsid w:val="20A36881"/>
    <w:rsid w:val="20ED1788"/>
    <w:rsid w:val="20F6740A"/>
    <w:rsid w:val="2122550F"/>
    <w:rsid w:val="212D20A3"/>
    <w:rsid w:val="2136082C"/>
    <w:rsid w:val="21631AC1"/>
    <w:rsid w:val="221624EC"/>
    <w:rsid w:val="221B126A"/>
    <w:rsid w:val="224E326E"/>
    <w:rsid w:val="22511DC1"/>
    <w:rsid w:val="22645DCA"/>
    <w:rsid w:val="22667643"/>
    <w:rsid w:val="22771C43"/>
    <w:rsid w:val="22D52C88"/>
    <w:rsid w:val="231560F9"/>
    <w:rsid w:val="23197101"/>
    <w:rsid w:val="232958E5"/>
    <w:rsid w:val="233576B0"/>
    <w:rsid w:val="23742316"/>
    <w:rsid w:val="23992838"/>
    <w:rsid w:val="23B84BE6"/>
    <w:rsid w:val="24294A3F"/>
    <w:rsid w:val="24320394"/>
    <w:rsid w:val="248E65E6"/>
    <w:rsid w:val="24917051"/>
    <w:rsid w:val="24BF36A8"/>
    <w:rsid w:val="24C03FBB"/>
    <w:rsid w:val="24E56C98"/>
    <w:rsid w:val="24FB5B8F"/>
    <w:rsid w:val="252427BC"/>
    <w:rsid w:val="252A1886"/>
    <w:rsid w:val="2539051A"/>
    <w:rsid w:val="25903C4A"/>
    <w:rsid w:val="259F04DB"/>
    <w:rsid w:val="25AB3597"/>
    <w:rsid w:val="25D4402D"/>
    <w:rsid w:val="25D80178"/>
    <w:rsid w:val="25E05341"/>
    <w:rsid w:val="25F54B49"/>
    <w:rsid w:val="26086868"/>
    <w:rsid w:val="26224084"/>
    <w:rsid w:val="262D4A11"/>
    <w:rsid w:val="262D66A1"/>
    <w:rsid w:val="262E47D4"/>
    <w:rsid w:val="264F6BBB"/>
    <w:rsid w:val="26675F1D"/>
    <w:rsid w:val="26B9299B"/>
    <w:rsid w:val="26F40FE2"/>
    <w:rsid w:val="27103C37"/>
    <w:rsid w:val="27156DCB"/>
    <w:rsid w:val="272A0AD1"/>
    <w:rsid w:val="272E1EF6"/>
    <w:rsid w:val="2750193D"/>
    <w:rsid w:val="277420AE"/>
    <w:rsid w:val="27864B86"/>
    <w:rsid w:val="278A0567"/>
    <w:rsid w:val="27F12C4A"/>
    <w:rsid w:val="28023D67"/>
    <w:rsid w:val="283C2A23"/>
    <w:rsid w:val="28556BD3"/>
    <w:rsid w:val="28843A54"/>
    <w:rsid w:val="28912A9A"/>
    <w:rsid w:val="28984110"/>
    <w:rsid w:val="28B5709E"/>
    <w:rsid w:val="29035A3F"/>
    <w:rsid w:val="290C57A0"/>
    <w:rsid w:val="291E7E9A"/>
    <w:rsid w:val="291F0230"/>
    <w:rsid w:val="29372F6C"/>
    <w:rsid w:val="29477A7A"/>
    <w:rsid w:val="296161D3"/>
    <w:rsid w:val="29717618"/>
    <w:rsid w:val="299C252D"/>
    <w:rsid w:val="29AA7B06"/>
    <w:rsid w:val="29AB6B3A"/>
    <w:rsid w:val="29BC3D94"/>
    <w:rsid w:val="29CA66EC"/>
    <w:rsid w:val="29E97664"/>
    <w:rsid w:val="29FB3861"/>
    <w:rsid w:val="2A4436C7"/>
    <w:rsid w:val="2A6F6324"/>
    <w:rsid w:val="2A7C3754"/>
    <w:rsid w:val="2A7D6A92"/>
    <w:rsid w:val="2ACA1641"/>
    <w:rsid w:val="2B14513C"/>
    <w:rsid w:val="2B33475A"/>
    <w:rsid w:val="2B464D26"/>
    <w:rsid w:val="2B702655"/>
    <w:rsid w:val="2B910EF7"/>
    <w:rsid w:val="2B980A61"/>
    <w:rsid w:val="2BCD05B5"/>
    <w:rsid w:val="2BCF08C3"/>
    <w:rsid w:val="2BE92B7E"/>
    <w:rsid w:val="2C025DC0"/>
    <w:rsid w:val="2C1B764B"/>
    <w:rsid w:val="2C2A7E7E"/>
    <w:rsid w:val="2C332AAA"/>
    <w:rsid w:val="2C3B331D"/>
    <w:rsid w:val="2C4D36C3"/>
    <w:rsid w:val="2C595F2A"/>
    <w:rsid w:val="2C9D7520"/>
    <w:rsid w:val="2CE75E5F"/>
    <w:rsid w:val="2CF55A3F"/>
    <w:rsid w:val="2D630AAE"/>
    <w:rsid w:val="2D881EDC"/>
    <w:rsid w:val="2D8A6187"/>
    <w:rsid w:val="2D8E41AF"/>
    <w:rsid w:val="2DA10F6E"/>
    <w:rsid w:val="2DA526B0"/>
    <w:rsid w:val="2DCE0B79"/>
    <w:rsid w:val="2DDB69E3"/>
    <w:rsid w:val="2DE4190B"/>
    <w:rsid w:val="2E5427CD"/>
    <w:rsid w:val="2E5D6E41"/>
    <w:rsid w:val="2E671D49"/>
    <w:rsid w:val="2E69039B"/>
    <w:rsid w:val="2E7F6773"/>
    <w:rsid w:val="2E855ADF"/>
    <w:rsid w:val="2ED34B2D"/>
    <w:rsid w:val="2EE85B84"/>
    <w:rsid w:val="2EFF057B"/>
    <w:rsid w:val="2F013118"/>
    <w:rsid w:val="2F0361F1"/>
    <w:rsid w:val="2F040BAB"/>
    <w:rsid w:val="2F0C71D1"/>
    <w:rsid w:val="2F115956"/>
    <w:rsid w:val="2F342CE9"/>
    <w:rsid w:val="2F48454C"/>
    <w:rsid w:val="2F8531F7"/>
    <w:rsid w:val="2FB11B9B"/>
    <w:rsid w:val="2FCA649D"/>
    <w:rsid w:val="2FCC2B70"/>
    <w:rsid w:val="2FD21090"/>
    <w:rsid w:val="2FF904D2"/>
    <w:rsid w:val="30007249"/>
    <w:rsid w:val="30114E59"/>
    <w:rsid w:val="30182170"/>
    <w:rsid w:val="303E7123"/>
    <w:rsid w:val="305E396D"/>
    <w:rsid w:val="30933641"/>
    <w:rsid w:val="30A061D8"/>
    <w:rsid w:val="30D018EB"/>
    <w:rsid w:val="30F5220C"/>
    <w:rsid w:val="312036F8"/>
    <w:rsid w:val="312F63DB"/>
    <w:rsid w:val="31335956"/>
    <w:rsid w:val="313F7193"/>
    <w:rsid w:val="314F40B7"/>
    <w:rsid w:val="3153183C"/>
    <w:rsid w:val="31656F90"/>
    <w:rsid w:val="31913BB4"/>
    <w:rsid w:val="31970012"/>
    <w:rsid w:val="319D70CC"/>
    <w:rsid w:val="31AD4B3A"/>
    <w:rsid w:val="31E04587"/>
    <w:rsid w:val="321750BA"/>
    <w:rsid w:val="32363CB2"/>
    <w:rsid w:val="324D7D88"/>
    <w:rsid w:val="327B53D1"/>
    <w:rsid w:val="32BA1E17"/>
    <w:rsid w:val="32BD7448"/>
    <w:rsid w:val="32BD7A85"/>
    <w:rsid w:val="32DD7105"/>
    <w:rsid w:val="32E64113"/>
    <w:rsid w:val="33002535"/>
    <w:rsid w:val="330844FA"/>
    <w:rsid w:val="33333B27"/>
    <w:rsid w:val="33393424"/>
    <w:rsid w:val="334129FB"/>
    <w:rsid w:val="33756A78"/>
    <w:rsid w:val="337D1F97"/>
    <w:rsid w:val="33997134"/>
    <w:rsid w:val="339C4E66"/>
    <w:rsid w:val="339F6A9E"/>
    <w:rsid w:val="33DA471D"/>
    <w:rsid w:val="33F8431A"/>
    <w:rsid w:val="33FA2945"/>
    <w:rsid w:val="342A7E94"/>
    <w:rsid w:val="342E59B0"/>
    <w:rsid w:val="344F76ED"/>
    <w:rsid w:val="34654DA1"/>
    <w:rsid w:val="34723B00"/>
    <w:rsid w:val="34794309"/>
    <w:rsid w:val="34894FAD"/>
    <w:rsid w:val="34B36364"/>
    <w:rsid w:val="34FC6E30"/>
    <w:rsid w:val="35016419"/>
    <w:rsid w:val="3519356E"/>
    <w:rsid w:val="35464706"/>
    <w:rsid w:val="35885E60"/>
    <w:rsid w:val="35A069C3"/>
    <w:rsid w:val="35C7345B"/>
    <w:rsid w:val="35D65E66"/>
    <w:rsid w:val="35E328D9"/>
    <w:rsid w:val="35F41493"/>
    <w:rsid w:val="36162D95"/>
    <w:rsid w:val="361B2132"/>
    <w:rsid w:val="3631693A"/>
    <w:rsid w:val="363F76E9"/>
    <w:rsid w:val="364060F1"/>
    <w:rsid w:val="3666681E"/>
    <w:rsid w:val="36683706"/>
    <w:rsid w:val="366B0C10"/>
    <w:rsid w:val="36C236CC"/>
    <w:rsid w:val="36CA1CD9"/>
    <w:rsid w:val="36D50876"/>
    <w:rsid w:val="36D668E1"/>
    <w:rsid w:val="36EE0B80"/>
    <w:rsid w:val="36F340C4"/>
    <w:rsid w:val="36F942BF"/>
    <w:rsid w:val="36FB00F6"/>
    <w:rsid w:val="37254FC5"/>
    <w:rsid w:val="37510F44"/>
    <w:rsid w:val="376401DD"/>
    <w:rsid w:val="377F2AD5"/>
    <w:rsid w:val="37BC6A48"/>
    <w:rsid w:val="38156481"/>
    <w:rsid w:val="38200D4D"/>
    <w:rsid w:val="38597F75"/>
    <w:rsid w:val="386341A5"/>
    <w:rsid w:val="38BA03B8"/>
    <w:rsid w:val="38BF587F"/>
    <w:rsid w:val="38C532BE"/>
    <w:rsid w:val="38CB241B"/>
    <w:rsid w:val="38D4631B"/>
    <w:rsid w:val="38DA1CBB"/>
    <w:rsid w:val="38E52E0C"/>
    <w:rsid w:val="38FB39E8"/>
    <w:rsid w:val="39003390"/>
    <w:rsid w:val="39625302"/>
    <w:rsid w:val="396957EB"/>
    <w:rsid w:val="396F2DF9"/>
    <w:rsid w:val="39986581"/>
    <w:rsid w:val="39A1116F"/>
    <w:rsid w:val="39AD0071"/>
    <w:rsid w:val="39C80763"/>
    <w:rsid w:val="39DD62C0"/>
    <w:rsid w:val="39E70CA2"/>
    <w:rsid w:val="3A045513"/>
    <w:rsid w:val="3A3750CE"/>
    <w:rsid w:val="3A3C50FB"/>
    <w:rsid w:val="3A4554C0"/>
    <w:rsid w:val="3A5D3099"/>
    <w:rsid w:val="3A682F4F"/>
    <w:rsid w:val="3AB50816"/>
    <w:rsid w:val="3AC4127C"/>
    <w:rsid w:val="3AC935EC"/>
    <w:rsid w:val="3AD37902"/>
    <w:rsid w:val="3AFA17E6"/>
    <w:rsid w:val="3AFD45AE"/>
    <w:rsid w:val="3B0D6E5E"/>
    <w:rsid w:val="3B0F6577"/>
    <w:rsid w:val="3B392F9B"/>
    <w:rsid w:val="3B420246"/>
    <w:rsid w:val="3B5A41C8"/>
    <w:rsid w:val="3B613A93"/>
    <w:rsid w:val="3B672E42"/>
    <w:rsid w:val="3B890534"/>
    <w:rsid w:val="3B94353D"/>
    <w:rsid w:val="3BCB401D"/>
    <w:rsid w:val="3BDF55B7"/>
    <w:rsid w:val="3BE473AB"/>
    <w:rsid w:val="3BEA57D0"/>
    <w:rsid w:val="3BEC7530"/>
    <w:rsid w:val="3C061D45"/>
    <w:rsid w:val="3C1F50BC"/>
    <w:rsid w:val="3C330E84"/>
    <w:rsid w:val="3C4D41CF"/>
    <w:rsid w:val="3C7820DA"/>
    <w:rsid w:val="3C935491"/>
    <w:rsid w:val="3CBB1539"/>
    <w:rsid w:val="3CE63873"/>
    <w:rsid w:val="3CF13842"/>
    <w:rsid w:val="3D080C3E"/>
    <w:rsid w:val="3D14636F"/>
    <w:rsid w:val="3D233F03"/>
    <w:rsid w:val="3D57592C"/>
    <w:rsid w:val="3D5B111A"/>
    <w:rsid w:val="3D74207A"/>
    <w:rsid w:val="3D8A34CC"/>
    <w:rsid w:val="3D94210B"/>
    <w:rsid w:val="3DC57C31"/>
    <w:rsid w:val="3DF32FC8"/>
    <w:rsid w:val="3E3D7D15"/>
    <w:rsid w:val="3E6C5F4C"/>
    <w:rsid w:val="3E6D427D"/>
    <w:rsid w:val="3E7E4A0F"/>
    <w:rsid w:val="3E89712E"/>
    <w:rsid w:val="3E8B732E"/>
    <w:rsid w:val="3EA66B99"/>
    <w:rsid w:val="3F0D5A9B"/>
    <w:rsid w:val="3F430A7E"/>
    <w:rsid w:val="3F4901C5"/>
    <w:rsid w:val="3F494DD7"/>
    <w:rsid w:val="3F4D2818"/>
    <w:rsid w:val="3F5214D4"/>
    <w:rsid w:val="3F9D3B67"/>
    <w:rsid w:val="3FC71EC0"/>
    <w:rsid w:val="3FE136E3"/>
    <w:rsid w:val="3FE3119B"/>
    <w:rsid w:val="3FEA2A88"/>
    <w:rsid w:val="3FF226B2"/>
    <w:rsid w:val="3FF65B3D"/>
    <w:rsid w:val="402C1EB1"/>
    <w:rsid w:val="40365F00"/>
    <w:rsid w:val="40A47108"/>
    <w:rsid w:val="40B732E0"/>
    <w:rsid w:val="40CA5BA2"/>
    <w:rsid w:val="40CE4356"/>
    <w:rsid w:val="40DE17D7"/>
    <w:rsid w:val="40E17A79"/>
    <w:rsid w:val="40F40090"/>
    <w:rsid w:val="410750DF"/>
    <w:rsid w:val="411434DA"/>
    <w:rsid w:val="411738BA"/>
    <w:rsid w:val="412F769C"/>
    <w:rsid w:val="41334C67"/>
    <w:rsid w:val="416F0AE3"/>
    <w:rsid w:val="41736541"/>
    <w:rsid w:val="41766110"/>
    <w:rsid w:val="41822C66"/>
    <w:rsid w:val="419E33DC"/>
    <w:rsid w:val="41B475E0"/>
    <w:rsid w:val="41D159B6"/>
    <w:rsid w:val="42195B07"/>
    <w:rsid w:val="42456597"/>
    <w:rsid w:val="42794384"/>
    <w:rsid w:val="427A76F5"/>
    <w:rsid w:val="428D3238"/>
    <w:rsid w:val="42982C9D"/>
    <w:rsid w:val="42CF573F"/>
    <w:rsid w:val="43197778"/>
    <w:rsid w:val="433767EE"/>
    <w:rsid w:val="43760954"/>
    <w:rsid w:val="43CA6EC3"/>
    <w:rsid w:val="43DE2931"/>
    <w:rsid w:val="43E41030"/>
    <w:rsid w:val="44010F15"/>
    <w:rsid w:val="440529E9"/>
    <w:rsid w:val="44256DF0"/>
    <w:rsid w:val="44541727"/>
    <w:rsid w:val="446970C4"/>
    <w:rsid w:val="447C0AC8"/>
    <w:rsid w:val="44D95231"/>
    <w:rsid w:val="44E7721B"/>
    <w:rsid w:val="45534F19"/>
    <w:rsid w:val="459A5C9F"/>
    <w:rsid w:val="45AF447A"/>
    <w:rsid w:val="45B57D13"/>
    <w:rsid w:val="45C53DA9"/>
    <w:rsid w:val="45CA5A1B"/>
    <w:rsid w:val="4624401E"/>
    <w:rsid w:val="463B5315"/>
    <w:rsid w:val="46416F82"/>
    <w:rsid w:val="464C6278"/>
    <w:rsid w:val="46512B78"/>
    <w:rsid w:val="46B47FBD"/>
    <w:rsid w:val="46BB2CDA"/>
    <w:rsid w:val="46C60C8F"/>
    <w:rsid w:val="46D202C2"/>
    <w:rsid w:val="46ED7A5B"/>
    <w:rsid w:val="47080B5C"/>
    <w:rsid w:val="4742644D"/>
    <w:rsid w:val="47456C05"/>
    <w:rsid w:val="475573AE"/>
    <w:rsid w:val="47624D92"/>
    <w:rsid w:val="476F40F0"/>
    <w:rsid w:val="479D1B51"/>
    <w:rsid w:val="47AE1282"/>
    <w:rsid w:val="47DD4225"/>
    <w:rsid w:val="47F75188"/>
    <w:rsid w:val="47FC11E4"/>
    <w:rsid w:val="485554D8"/>
    <w:rsid w:val="48602C4D"/>
    <w:rsid w:val="48632155"/>
    <w:rsid w:val="48935B67"/>
    <w:rsid w:val="48AD0A35"/>
    <w:rsid w:val="48DC63B5"/>
    <w:rsid w:val="48DD6F84"/>
    <w:rsid w:val="49A32A2C"/>
    <w:rsid w:val="49A55352"/>
    <w:rsid w:val="49E36EF3"/>
    <w:rsid w:val="4A5E41BC"/>
    <w:rsid w:val="4A687CF9"/>
    <w:rsid w:val="4A6E0895"/>
    <w:rsid w:val="4A7A7858"/>
    <w:rsid w:val="4AC663E7"/>
    <w:rsid w:val="4AD576F3"/>
    <w:rsid w:val="4AD827D0"/>
    <w:rsid w:val="4B016930"/>
    <w:rsid w:val="4B051CA8"/>
    <w:rsid w:val="4B357ED0"/>
    <w:rsid w:val="4B397B99"/>
    <w:rsid w:val="4B3B68BB"/>
    <w:rsid w:val="4B6359A1"/>
    <w:rsid w:val="4BB33F09"/>
    <w:rsid w:val="4BCD4514"/>
    <w:rsid w:val="4BDF2953"/>
    <w:rsid w:val="4BED32B1"/>
    <w:rsid w:val="4C143D40"/>
    <w:rsid w:val="4C433FAB"/>
    <w:rsid w:val="4C6A2BD1"/>
    <w:rsid w:val="4C6E6818"/>
    <w:rsid w:val="4C7A1B81"/>
    <w:rsid w:val="4C7C043A"/>
    <w:rsid w:val="4C884071"/>
    <w:rsid w:val="4C9E4FA9"/>
    <w:rsid w:val="4CC50847"/>
    <w:rsid w:val="4CCE204F"/>
    <w:rsid w:val="4CD9718C"/>
    <w:rsid w:val="4CE74F4D"/>
    <w:rsid w:val="4D35231B"/>
    <w:rsid w:val="4D463535"/>
    <w:rsid w:val="4D6C165A"/>
    <w:rsid w:val="4D6E50DD"/>
    <w:rsid w:val="4D923FFC"/>
    <w:rsid w:val="4D9A3EFF"/>
    <w:rsid w:val="4E13559C"/>
    <w:rsid w:val="4E2628EC"/>
    <w:rsid w:val="4E306E52"/>
    <w:rsid w:val="4E574AA2"/>
    <w:rsid w:val="4EA27608"/>
    <w:rsid w:val="4EB90370"/>
    <w:rsid w:val="4ED12B79"/>
    <w:rsid w:val="4EDB3AF2"/>
    <w:rsid w:val="4EDB7200"/>
    <w:rsid w:val="4EE26B1E"/>
    <w:rsid w:val="4EF86E57"/>
    <w:rsid w:val="4F6E725F"/>
    <w:rsid w:val="4F796605"/>
    <w:rsid w:val="4F7F1F00"/>
    <w:rsid w:val="4F8C3B89"/>
    <w:rsid w:val="4F9E3ECF"/>
    <w:rsid w:val="4FAD5ABE"/>
    <w:rsid w:val="4FBC5F0F"/>
    <w:rsid w:val="4FC81DF0"/>
    <w:rsid w:val="4FF45CE0"/>
    <w:rsid w:val="50262A8B"/>
    <w:rsid w:val="502B7A76"/>
    <w:rsid w:val="503F4DC3"/>
    <w:rsid w:val="505053ED"/>
    <w:rsid w:val="505308C0"/>
    <w:rsid w:val="505605DA"/>
    <w:rsid w:val="506B67AA"/>
    <w:rsid w:val="509B1D5F"/>
    <w:rsid w:val="50CA5B47"/>
    <w:rsid w:val="50DB639B"/>
    <w:rsid w:val="50EC13FC"/>
    <w:rsid w:val="50FE2791"/>
    <w:rsid w:val="51200CE8"/>
    <w:rsid w:val="5155509F"/>
    <w:rsid w:val="5161537B"/>
    <w:rsid w:val="518314B6"/>
    <w:rsid w:val="51883E3D"/>
    <w:rsid w:val="518A5B0D"/>
    <w:rsid w:val="51C5632B"/>
    <w:rsid w:val="51F32333"/>
    <w:rsid w:val="522B0134"/>
    <w:rsid w:val="523D24AA"/>
    <w:rsid w:val="525516A4"/>
    <w:rsid w:val="5259234D"/>
    <w:rsid w:val="52597535"/>
    <w:rsid w:val="52710692"/>
    <w:rsid w:val="527B6107"/>
    <w:rsid w:val="527E64EB"/>
    <w:rsid w:val="528471E0"/>
    <w:rsid w:val="52AD2B59"/>
    <w:rsid w:val="52F42DC5"/>
    <w:rsid w:val="53310976"/>
    <w:rsid w:val="533407C0"/>
    <w:rsid w:val="53373E0C"/>
    <w:rsid w:val="533913BC"/>
    <w:rsid w:val="533F1BE9"/>
    <w:rsid w:val="535653CF"/>
    <w:rsid w:val="53811912"/>
    <w:rsid w:val="53B3451D"/>
    <w:rsid w:val="53BD5751"/>
    <w:rsid w:val="53D06845"/>
    <w:rsid w:val="53F12FAC"/>
    <w:rsid w:val="53F62820"/>
    <w:rsid w:val="54114DF9"/>
    <w:rsid w:val="54231BDC"/>
    <w:rsid w:val="543C2DED"/>
    <w:rsid w:val="54455CD4"/>
    <w:rsid w:val="545E7397"/>
    <w:rsid w:val="546C2456"/>
    <w:rsid w:val="546C6168"/>
    <w:rsid w:val="54835C2E"/>
    <w:rsid w:val="5492326E"/>
    <w:rsid w:val="551967F1"/>
    <w:rsid w:val="55551B87"/>
    <w:rsid w:val="55781588"/>
    <w:rsid w:val="558C30F5"/>
    <w:rsid w:val="55997AD6"/>
    <w:rsid w:val="55A701DD"/>
    <w:rsid w:val="55AC377E"/>
    <w:rsid w:val="55EA4047"/>
    <w:rsid w:val="56091A90"/>
    <w:rsid w:val="56385D9F"/>
    <w:rsid w:val="56442F56"/>
    <w:rsid w:val="565B6BB1"/>
    <w:rsid w:val="567F2B2A"/>
    <w:rsid w:val="569A5B03"/>
    <w:rsid w:val="56A03103"/>
    <w:rsid w:val="56A21EC4"/>
    <w:rsid w:val="56A542CA"/>
    <w:rsid w:val="56BD3359"/>
    <w:rsid w:val="56E16218"/>
    <w:rsid w:val="56FC2A36"/>
    <w:rsid w:val="57101B1F"/>
    <w:rsid w:val="572C407D"/>
    <w:rsid w:val="57635504"/>
    <w:rsid w:val="57656D86"/>
    <w:rsid w:val="576E7B51"/>
    <w:rsid w:val="57BB0211"/>
    <w:rsid w:val="57D65E2C"/>
    <w:rsid w:val="57DC41D8"/>
    <w:rsid w:val="57E04AAD"/>
    <w:rsid w:val="57E65203"/>
    <w:rsid w:val="57F30C49"/>
    <w:rsid w:val="581336F4"/>
    <w:rsid w:val="58541DED"/>
    <w:rsid w:val="587B3818"/>
    <w:rsid w:val="58844C3D"/>
    <w:rsid w:val="588E0972"/>
    <w:rsid w:val="58A87664"/>
    <w:rsid w:val="58B633A9"/>
    <w:rsid w:val="58FC5264"/>
    <w:rsid w:val="58FD1AAC"/>
    <w:rsid w:val="591608EE"/>
    <w:rsid w:val="591629BB"/>
    <w:rsid w:val="591E1CF6"/>
    <w:rsid w:val="59687620"/>
    <w:rsid w:val="59815DE1"/>
    <w:rsid w:val="598C0392"/>
    <w:rsid w:val="59A359E8"/>
    <w:rsid w:val="5A19426B"/>
    <w:rsid w:val="5A503C06"/>
    <w:rsid w:val="5A627366"/>
    <w:rsid w:val="5A8A61CA"/>
    <w:rsid w:val="5AD97498"/>
    <w:rsid w:val="5AF5602C"/>
    <w:rsid w:val="5B131D15"/>
    <w:rsid w:val="5B405AD4"/>
    <w:rsid w:val="5B4070F0"/>
    <w:rsid w:val="5B7B51DE"/>
    <w:rsid w:val="5B8C2839"/>
    <w:rsid w:val="5B8E5ABA"/>
    <w:rsid w:val="5BAA7FB9"/>
    <w:rsid w:val="5BAB43E7"/>
    <w:rsid w:val="5C2E6C58"/>
    <w:rsid w:val="5C687B8D"/>
    <w:rsid w:val="5C7326AA"/>
    <w:rsid w:val="5CE648D9"/>
    <w:rsid w:val="5CFC5AF9"/>
    <w:rsid w:val="5D1B22D9"/>
    <w:rsid w:val="5D271C04"/>
    <w:rsid w:val="5D4A4F11"/>
    <w:rsid w:val="5D8A042E"/>
    <w:rsid w:val="5DEA188D"/>
    <w:rsid w:val="5E0D2339"/>
    <w:rsid w:val="5E0E0387"/>
    <w:rsid w:val="5E113FB4"/>
    <w:rsid w:val="5E40626B"/>
    <w:rsid w:val="5E464697"/>
    <w:rsid w:val="5E4C7541"/>
    <w:rsid w:val="5E521C62"/>
    <w:rsid w:val="5E5337F7"/>
    <w:rsid w:val="5E7B1760"/>
    <w:rsid w:val="5E99463E"/>
    <w:rsid w:val="5E997092"/>
    <w:rsid w:val="5F2F6596"/>
    <w:rsid w:val="5F6257BB"/>
    <w:rsid w:val="5F7773E5"/>
    <w:rsid w:val="5F79590E"/>
    <w:rsid w:val="5FB16D9C"/>
    <w:rsid w:val="5FB25842"/>
    <w:rsid w:val="5FC65BE9"/>
    <w:rsid w:val="5FF37579"/>
    <w:rsid w:val="600670FC"/>
    <w:rsid w:val="60201D3C"/>
    <w:rsid w:val="602958AC"/>
    <w:rsid w:val="6033762D"/>
    <w:rsid w:val="603849E3"/>
    <w:rsid w:val="603E521C"/>
    <w:rsid w:val="6047167E"/>
    <w:rsid w:val="60A836B7"/>
    <w:rsid w:val="6104697A"/>
    <w:rsid w:val="6126552C"/>
    <w:rsid w:val="61441D84"/>
    <w:rsid w:val="61462D2C"/>
    <w:rsid w:val="615A5895"/>
    <w:rsid w:val="61615B0F"/>
    <w:rsid w:val="617C31C0"/>
    <w:rsid w:val="61A240A0"/>
    <w:rsid w:val="61A9413E"/>
    <w:rsid w:val="61D40FF2"/>
    <w:rsid w:val="61EB00AD"/>
    <w:rsid w:val="62241C33"/>
    <w:rsid w:val="622714C9"/>
    <w:rsid w:val="62653781"/>
    <w:rsid w:val="626E5527"/>
    <w:rsid w:val="62941C82"/>
    <w:rsid w:val="62BE7470"/>
    <w:rsid w:val="62C209E1"/>
    <w:rsid w:val="62F66670"/>
    <w:rsid w:val="62FD6F31"/>
    <w:rsid w:val="63212B0F"/>
    <w:rsid w:val="63243E54"/>
    <w:rsid w:val="63350368"/>
    <w:rsid w:val="634857E9"/>
    <w:rsid w:val="63534C92"/>
    <w:rsid w:val="637014D6"/>
    <w:rsid w:val="63960668"/>
    <w:rsid w:val="639B1317"/>
    <w:rsid w:val="63D6229A"/>
    <w:rsid w:val="63DE703D"/>
    <w:rsid w:val="641206A9"/>
    <w:rsid w:val="64207166"/>
    <w:rsid w:val="643C3890"/>
    <w:rsid w:val="6465612A"/>
    <w:rsid w:val="64982F78"/>
    <w:rsid w:val="64A2280B"/>
    <w:rsid w:val="64BB7A07"/>
    <w:rsid w:val="64C1731E"/>
    <w:rsid w:val="64C42753"/>
    <w:rsid w:val="64CB6D70"/>
    <w:rsid w:val="64D67929"/>
    <w:rsid w:val="650466C6"/>
    <w:rsid w:val="6511139F"/>
    <w:rsid w:val="65136874"/>
    <w:rsid w:val="651F4BEA"/>
    <w:rsid w:val="65336B29"/>
    <w:rsid w:val="65492969"/>
    <w:rsid w:val="65733F81"/>
    <w:rsid w:val="65750BB1"/>
    <w:rsid w:val="659B7E74"/>
    <w:rsid w:val="65A42F2A"/>
    <w:rsid w:val="65B36BB3"/>
    <w:rsid w:val="65F938CF"/>
    <w:rsid w:val="663C37BC"/>
    <w:rsid w:val="664700F1"/>
    <w:rsid w:val="664B3A32"/>
    <w:rsid w:val="666A58CE"/>
    <w:rsid w:val="66947F2E"/>
    <w:rsid w:val="66D51579"/>
    <w:rsid w:val="66DA492E"/>
    <w:rsid w:val="66F97A20"/>
    <w:rsid w:val="67390C13"/>
    <w:rsid w:val="673F476C"/>
    <w:rsid w:val="674644E8"/>
    <w:rsid w:val="675057B6"/>
    <w:rsid w:val="675A5232"/>
    <w:rsid w:val="676A445B"/>
    <w:rsid w:val="67775A4D"/>
    <w:rsid w:val="678745DE"/>
    <w:rsid w:val="67BB1F8C"/>
    <w:rsid w:val="67EE34C2"/>
    <w:rsid w:val="68124C0F"/>
    <w:rsid w:val="68155565"/>
    <w:rsid w:val="684E3D87"/>
    <w:rsid w:val="685010EE"/>
    <w:rsid w:val="68511AA3"/>
    <w:rsid w:val="6856235B"/>
    <w:rsid w:val="686E1A49"/>
    <w:rsid w:val="689C03CC"/>
    <w:rsid w:val="689E5AFB"/>
    <w:rsid w:val="68A42957"/>
    <w:rsid w:val="68DB5773"/>
    <w:rsid w:val="69236EB5"/>
    <w:rsid w:val="69253A88"/>
    <w:rsid w:val="692964C4"/>
    <w:rsid w:val="69503024"/>
    <w:rsid w:val="69A41A2E"/>
    <w:rsid w:val="69B144C0"/>
    <w:rsid w:val="69BC7CB5"/>
    <w:rsid w:val="69CF35C5"/>
    <w:rsid w:val="6A024A39"/>
    <w:rsid w:val="6A03740A"/>
    <w:rsid w:val="6A2A3B37"/>
    <w:rsid w:val="6A4706FC"/>
    <w:rsid w:val="6A616087"/>
    <w:rsid w:val="6A644542"/>
    <w:rsid w:val="6A702E61"/>
    <w:rsid w:val="6A7A1457"/>
    <w:rsid w:val="6A7F45BF"/>
    <w:rsid w:val="6A812FCF"/>
    <w:rsid w:val="6A8E1FD9"/>
    <w:rsid w:val="6AA42838"/>
    <w:rsid w:val="6AE04568"/>
    <w:rsid w:val="6B26056C"/>
    <w:rsid w:val="6B5779C3"/>
    <w:rsid w:val="6B794CEF"/>
    <w:rsid w:val="6B8005EE"/>
    <w:rsid w:val="6B924095"/>
    <w:rsid w:val="6BB24CA8"/>
    <w:rsid w:val="6BC7594C"/>
    <w:rsid w:val="6BE20961"/>
    <w:rsid w:val="6BE43702"/>
    <w:rsid w:val="6BE5352A"/>
    <w:rsid w:val="6C3D64DF"/>
    <w:rsid w:val="6C4C2112"/>
    <w:rsid w:val="6C5E1F3E"/>
    <w:rsid w:val="6C8824A7"/>
    <w:rsid w:val="6C9737C1"/>
    <w:rsid w:val="6CAD523B"/>
    <w:rsid w:val="6CD75C3E"/>
    <w:rsid w:val="6D071D8E"/>
    <w:rsid w:val="6D1941CD"/>
    <w:rsid w:val="6D327E83"/>
    <w:rsid w:val="6D38392F"/>
    <w:rsid w:val="6D460F84"/>
    <w:rsid w:val="6D911F3E"/>
    <w:rsid w:val="6DB35909"/>
    <w:rsid w:val="6DCF13B9"/>
    <w:rsid w:val="6DDF7C56"/>
    <w:rsid w:val="6DE04ECE"/>
    <w:rsid w:val="6E013091"/>
    <w:rsid w:val="6E020A65"/>
    <w:rsid w:val="6E542C96"/>
    <w:rsid w:val="6E5C3ECC"/>
    <w:rsid w:val="6E6E0BD2"/>
    <w:rsid w:val="6E935726"/>
    <w:rsid w:val="6EA27FFD"/>
    <w:rsid w:val="6EBF22BF"/>
    <w:rsid w:val="6EF2157E"/>
    <w:rsid w:val="6EF81CF7"/>
    <w:rsid w:val="6EFC4273"/>
    <w:rsid w:val="6F1020E7"/>
    <w:rsid w:val="6F1813E2"/>
    <w:rsid w:val="6F1F1BA3"/>
    <w:rsid w:val="6F456911"/>
    <w:rsid w:val="6F4A2467"/>
    <w:rsid w:val="6F4D6DDD"/>
    <w:rsid w:val="6F5173A9"/>
    <w:rsid w:val="6F554F67"/>
    <w:rsid w:val="6F6B7964"/>
    <w:rsid w:val="6F6E56B2"/>
    <w:rsid w:val="6F925E69"/>
    <w:rsid w:val="6FB109B8"/>
    <w:rsid w:val="6FBC1944"/>
    <w:rsid w:val="6FCB7D7F"/>
    <w:rsid w:val="6FD812D4"/>
    <w:rsid w:val="6FFB48F8"/>
    <w:rsid w:val="70105E59"/>
    <w:rsid w:val="704960C2"/>
    <w:rsid w:val="70520D9D"/>
    <w:rsid w:val="70755254"/>
    <w:rsid w:val="709D12FB"/>
    <w:rsid w:val="70A121E1"/>
    <w:rsid w:val="70C01C34"/>
    <w:rsid w:val="70E47AC7"/>
    <w:rsid w:val="714D4E70"/>
    <w:rsid w:val="714E573B"/>
    <w:rsid w:val="716632F5"/>
    <w:rsid w:val="71775E53"/>
    <w:rsid w:val="717803C6"/>
    <w:rsid w:val="71947777"/>
    <w:rsid w:val="71C73D89"/>
    <w:rsid w:val="71D10635"/>
    <w:rsid w:val="71D276C8"/>
    <w:rsid w:val="71E06DAD"/>
    <w:rsid w:val="71F20D87"/>
    <w:rsid w:val="71FF0F1B"/>
    <w:rsid w:val="72044528"/>
    <w:rsid w:val="7210590C"/>
    <w:rsid w:val="723149B9"/>
    <w:rsid w:val="728429D8"/>
    <w:rsid w:val="72876DB4"/>
    <w:rsid w:val="7291604F"/>
    <w:rsid w:val="729C4303"/>
    <w:rsid w:val="72B648F6"/>
    <w:rsid w:val="72CC4119"/>
    <w:rsid w:val="72D078CB"/>
    <w:rsid w:val="72D77582"/>
    <w:rsid w:val="73160FD8"/>
    <w:rsid w:val="73601FDC"/>
    <w:rsid w:val="736F3FE0"/>
    <w:rsid w:val="73A0300F"/>
    <w:rsid w:val="73AD6D80"/>
    <w:rsid w:val="73BB0FCF"/>
    <w:rsid w:val="73BB5255"/>
    <w:rsid w:val="73CE221B"/>
    <w:rsid w:val="73FD3A58"/>
    <w:rsid w:val="73FE0D70"/>
    <w:rsid w:val="74380E9F"/>
    <w:rsid w:val="746F1029"/>
    <w:rsid w:val="74951F55"/>
    <w:rsid w:val="74CF4C3F"/>
    <w:rsid w:val="74D555F1"/>
    <w:rsid w:val="74DF1E6B"/>
    <w:rsid w:val="74E041C8"/>
    <w:rsid w:val="74E76064"/>
    <w:rsid w:val="74F624E5"/>
    <w:rsid w:val="74F97A49"/>
    <w:rsid w:val="751866B6"/>
    <w:rsid w:val="753D125A"/>
    <w:rsid w:val="75714754"/>
    <w:rsid w:val="757E42DA"/>
    <w:rsid w:val="75823FE0"/>
    <w:rsid w:val="758C3CE4"/>
    <w:rsid w:val="75917B29"/>
    <w:rsid w:val="759451A6"/>
    <w:rsid w:val="75E0274B"/>
    <w:rsid w:val="75F74058"/>
    <w:rsid w:val="76012C36"/>
    <w:rsid w:val="763374DF"/>
    <w:rsid w:val="763B2177"/>
    <w:rsid w:val="76561001"/>
    <w:rsid w:val="767805CF"/>
    <w:rsid w:val="76921B48"/>
    <w:rsid w:val="76D30037"/>
    <w:rsid w:val="76E05600"/>
    <w:rsid w:val="76ED6FF0"/>
    <w:rsid w:val="77057BFA"/>
    <w:rsid w:val="7799646C"/>
    <w:rsid w:val="779B14F4"/>
    <w:rsid w:val="77A00F1D"/>
    <w:rsid w:val="77C13C41"/>
    <w:rsid w:val="77D416DF"/>
    <w:rsid w:val="77DB618D"/>
    <w:rsid w:val="782C005E"/>
    <w:rsid w:val="78877BA1"/>
    <w:rsid w:val="78A0111E"/>
    <w:rsid w:val="78A72FC1"/>
    <w:rsid w:val="78CD417A"/>
    <w:rsid w:val="78EF31FB"/>
    <w:rsid w:val="79571FE5"/>
    <w:rsid w:val="79626449"/>
    <w:rsid w:val="79694E66"/>
    <w:rsid w:val="79786E1D"/>
    <w:rsid w:val="799B477F"/>
    <w:rsid w:val="79B67F9F"/>
    <w:rsid w:val="79C76776"/>
    <w:rsid w:val="79FD2E0A"/>
    <w:rsid w:val="7A26527D"/>
    <w:rsid w:val="7A6019DA"/>
    <w:rsid w:val="7A602279"/>
    <w:rsid w:val="7A72189A"/>
    <w:rsid w:val="7A8F6A51"/>
    <w:rsid w:val="7ACB01E0"/>
    <w:rsid w:val="7ADE49EA"/>
    <w:rsid w:val="7AF357C7"/>
    <w:rsid w:val="7B24771D"/>
    <w:rsid w:val="7B33581B"/>
    <w:rsid w:val="7B9E45DB"/>
    <w:rsid w:val="7BCA11EA"/>
    <w:rsid w:val="7BF57664"/>
    <w:rsid w:val="7C1A548C"/>
    <w:rsid w:val="7C320708"/>
    <w:rsid w:val="7C7E6B12"/>
    <w:rsid w:val="7CF30C0F"/>
    <w:rsid w:val="7DCE5932"/>
    <w:rsid w:val="7DF3794E"/>
    <w:rsid w:val="7E531884"/>
    <w:rsid w:val="7E6F6327"/>
    <w:rsid w:val="7E762E96"/>
    <w:rsid w:val="7E8A234D"/>
    <w:rsid w:val="7E98191C"/>
    <w:rsid w:val="7ECE2ED6"/>
    <w:rsid w:val="7F083BAA"/>
    <w:rsid w:val="7F441A8B"/>
    <w:rsid w:val="7F45724C"/>
    <w:rsid w:val="7F657802"/>
    <w:rsid w:val="7FAA39F5"/>
    <w:rsid w:val="7FD41F52"/>
    <w:rsid w:val="7FD61B7C"/>
    <w:rsid w:val="7FEF195D"/>
    <w:rsid w:val="7FF92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99A77A"/>
  <w15:docId w15:val="{890D272C-AE1D-4CD0-A441-74739809E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宋体"/>
      <w:kern w:val="2"/>
      <w:sz w:val="21"/>
      <w:szCs w:val="24"/>
    </w:rPr>
  </w:style>
  <w:style w:type="paragraph" w:styleId="2">
    <w:name w:val="heading 2"/>
    <w:basedOn w:val="a"/>
    <w:next w:val="a"/>
    <w:uiPriority w:val="9"/>
    <w:unhideWhenUsed/>
    <w:qFormat/>
    <w:pPr>
      <w:spacing w:beforeAutospacing="1" w:afterAutospacing="1"/>
      <w:jc w:val="left"/>
      <w:outlineLvl w:val="1"/>
    </w:pPr>
    <w:rPr>
      <w:rFonts w:ascii="宋体" w:hAnsi="宋体" w:cs="Times New Roman"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qFormat/>
    <w:rPr>
      <w:sz w:val="20"/>
      <w:szCs w:val="20"/>
    </w:rPr>
  </w:style>
  <w:style w:type="paragraph" w:styleId="a6">
    <w:name w:val="Body Text"/>
    <w:basedOn w:val="a"/>
    <w:qFormat/>
    <w:pPr>
      <w:spacing w:before="180" w:after="18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rPr>
  </w:style>
  <w:style w:type="paragraph" w:styleId="a7">
    <w:name w:val="Normal (Web)"/>
    <w:basedOn w:val="a"/>
    <w:qFormat/>
    <w:pPr>
      <w:spacing w:beforeAutospacing="1" w:afterAutospacing="1"/>
      <w:jc w:val="left"/>
    </w:pPr>
    <w:rPr>
      <w:rFonts w:cs="Times New Roman"/>
      <w:kern w:val="0"/>
      <w:sz w:val="24"/>
    </w:rPr>
  </w:style>
  <w:style w:type="paragraph" w:styleId="a8">
    <w:name w:val="annotation subject"/>
    <w:basedOn w:val="a4"/>
    <w:next w:val="a4"/>
    <w:link w:val="a9"/>
    <w:uiPriority w:val="99"/>
    <w:semiHidden/>
    <w:unhideWhenUsed/>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FollowedHyperlink"/>
    <w:basedOn w:val="a0"/>
    <w:uiPriority w:val="99"/>
    <w:semiHidden/>
    <w:unhideWhenUsed/>
    <w:qFormat/>
    <w:rPr>
      <w:color w:val="800080"/>
      <w:u w:val="single"/>
    </w:rPr>
  </w:style>
  <w:style w:type="character" w:styleId="ad">
    <w:name w:val="Emphasis"/>
    <w:basedOn w:val="a0"/>
    <w:uiPriority w:val="20"/>
    <w:qFormat/>
    <w:rPr>
      <w:i/>
    </w:rPr>
  </w:style>
  <w:style w:type="character" w:styleId="ae">
    <w:name w:val="Hyperlink"/>
    <w:basedOn w:val="a0"/>
    <w:uiPriority w:val="99"/>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styleId="af">
    <w:name w:val="annotation reference"/>
    <w:basedOn w:val="a0"/>
    <w:qFormat/>
    <w:rPr>
      <w:sz w:val="16"/>
      <w:szCs w:val="16"/>
    </w:rPr>
  </w:style>
  <w:style w:type="paragraph" w:customStyle="1" w:styleId="af0">
    <w:name w:val="四级标题"/>
    <w:next w:val="a"/>
    <w:qFormat/>
    <w:pPr>
      <w:tabs>
        <w:tab w:val="left" w:pos="7364"/>
      </w:tabs>
      <w:spacing w:line="360" w:lineRule="auto"/>
    </w:pPr>
    <w:rPr>
      <w:rFonts w:ascii="黑体" w:eastAsia="黑体" w:hAnsi="黑体" w:cs="黑体" w:hint="eastAsia"/>
      <w:sz w:val="24"/>
      <w:szCs w:val="24"/>
      <w:lang w:val="zh-CN"/>
    </w:rPr>
  </w:style>
  <w:style w:type="paragraph" w:customStyle="1" w:styleId="Revision1">
    <w:name w:val="Revision1"/>
    <w:hidden/>
    <w:uiPriority w:val="99"/>
    <w:semiHidden/>
    <w:qFormat/>
    <w:rPr>
      <w:rFonts w:ascii="Calibri" w:hAnsi="Calibri" w:cs="宋体"/>
      <w:kern w:val="2"/>
      <w:sz w:val="21"/>
      <w:szCs w:val="24"/>
    </w:rPr>
  </w:style>
  <w:style w:type="character" w:customStyle="1" w:styleId="a5">
    <w:name w:val="批注文字 字符"/>
    <w:basedOn w:val="a0"/>
    <w:link w:val="a4"/>
    <w:qFormat/>
    <w:rPr>
      <w:rFonts w:ascii="Calibri" w:hAnsi="Calibri" w:cs="宋体"/>
      <w:kern w:val="2"/>
      <w:lang w:val="en-US"/>
    </w:rPr>
  </w:style>
  <w:style w:type="character" w:customStyle="1" w:styleId="a9">
    <w:name w:val="批注主题 字符"/>
    <w:basedOn w:val="a5"/>
    <w:link w:val="a8"/>
    <w:uiPriority w:val="99"/>
    <w:semiHidden/>
    <w:qFormat/>
    <w:rPr>
      <w:rFonts w:ascii="Calibri" w:hAnsi="Calibri" w:cs="宋体"/>
      <w:b/>
      <w:bCs/>
      <w:kern w:val="2"/>
      <w:lang w:val="en-US"/>
    </w:rPr>
  </w:style>
  <w:style w:type="paragraph" w:customStyle="1" w:styleId="Revision2">
    <w:name w:val="Revision2"/>
    <w:hidden/>
    <w:uiPriority w:val="99"/>
    <w:unhideWhenUsed/>
    <w:qFormat/>
    <w:rPr>
      <w:rFonts w:ascii="Calibri" w:hAnsi="Calibri" w:cs="宋体"/>
      <w:kern w:val="2"/>
      <w:sz w:val="21"/>
      <w:szCs w:val="24"/>
    </w:rPr>
  </w:style>
  <w:style w:type="paragraph" w:customStyle="1" w:styleId="Revision3">
    <w:name w:val="Revision3"/>
    <w:hidden/>
    <w:uiPriority w:val="99"/>
    <w:unhideWhenUsed/>
    <w:qFormat/>
    <w:rPr>
      <w:rFonts w:ascii="Calibri" w:hAnsi="Calibri" w:cs="宋体"/>
      <w:kern w:val="2"/>
      <w:sz w:val="21"/>
      <w:szCs w:val="24"/>
    </w:rPr>
  </w:style>
  <w:style w:type="paragraph" w:customStyle="1" w:styleId="Revision4">
    <w:name w:val="Revision4"/>
    <w:hidden/>
    <w:uiPriority w:val="99"/>
    <w:unhideWhenUsed/>
    <w:qFormat/>
    <w:rPr>
      <w:rFonts w:ascii="Calibri" w:hAnsi="Calibri" w:cs="宋体"/>
      <w:kern w:val="2"/>
      <w:sz w:val="21"/>
      <w:szCs w:val="24"/>
    </w:rPr>
  </w:style>
  <w:style w:type="paragraph" w:customStyle="1" w:styleId="Revision5">
    <w:name w:val="Revision5"/>
    <w:hidden/>
    <w:uiPriority w:val="99"/>
    <w:unhideWhenUsed/>
    <w:qFormat/>
    <w:rPr>
      <w:rFonts w:ascii="Calibri" w:hAnsi="Calibri" w:cs="宋体"/>
      <w:kern w:val="2"/>
      <w:sz w:val="21"/>
      <w:szCs w:val="24"/>
    </w:rPr>
  </w:style>
  <w:style w:type="paragraph" w:customStyle="1" w:styleId="Revision6">
    <w:name w:val="Revision6"/>
    <w:hidden/>
    <w:uiPriority w:val="99"/>
    <w:unhideWhenUsed/>
    <w:qFormat/>
    <w:rPr>
      <w:rFonts w:ascii="Calibri" w:hAnsi="Calibri" w:cs="宋体"/>
      <w:kern w:val="2"/>
      <w:sz w:val="21"/>
      <w:szCs w:val="24"/>
    </w:rPr>
  </w:style>
  <w:style w:type="paragraph" w:customStyle="1" w:styleId="Revision7">
    <w:name w:val="Revision7"/>
    <w:hidden/>
    <w:uiPriority w:val="99"/>
    <w:unhideWhenUsed/>
    <w:qFormat/>
    <w:rPr>
      <w:rFonts w:ascii="Calibri" w:hAnsi="Calibri" w:cs="宋体"/>
      <w:kern w:val="2"/>
      <w:sz w:val="21"/>
      <w:szCs w:val="24"/>
    </w:rPr>
  </w:style>
  <w:style w:type="paragraph" w:customStyle="1" w:styleId="Revision8">
    <w:name w:val="Revision8"/>
    <w:hidden/>
    <w:uiPriority w:val="99"/>
    <w:unhideWhenUsed/>
    <w:qFormat/>
    <w:rPr>
      <w:rFonts w:ascii="Calibri" w:hAnsi="Calibri" w:cs="宋体"/>
      <w:kern w:val="2"/>
      <w:sz w:val="21"/>
      <w:szCs w:val="24"/>
    </w:rPr>
  </w:style>
  <w:style w:type="paragraph" w:styleId="af1">
    <w:name w:val="List Paragraph"/>
    <w:basedOn w:val="a"/>
    <w:uiPriority w:val="99"/>
    <w:unhideWhenUsed/>
    <w:qFormat/>
    <w:pPr>
      <w:ind w:firstLineChars="200" w:firstLine="420"/>
    </w:pPr>
  </w:style>
  <w:style w:type="paragraph" w:customStyle="1" w:styleId="Revision9">
    <w:name w:val="Revision9"/>
    <w:hidden/>
    <w:uiPriority w:val="99"/>
    <w:unhideWhenUsed/>
    <w:qFormat/>
    <w:rPr>
      <w:rFonts w:ascii="Calibri" w:hAnsi="Calibri" w:cs="宋体"/>
      <w:kern w:val="2"/>
      <w:sz w:val="21"/>
      <w:szCs w:val="24"/>
    </w:rPr>
  </w:style>
  <w:style w:type="paragraph" w:customStyle="1" w:styleId="Revision10">
    <w:name w:val="Revision10"/>
    <w:hidden/>
    <w:uiPriority w:val="99"/>
    <w:unhideWhenUsed/>
    <w:qFormat/>
    <w:rPr>
      <w:rFonts w:ascii="Calibri" w:hAnsi="Calibri" w:cs="宋体"/>
      <w:kern w:val="2"/>
      <w:sz w:val="21"/>
      <w:szCs w:val="24"/>
    </w:rPr>
  </w:style>
  <w:style w:type="paragraph" w:customStyle="1" w:styleId="Revision11">
    <w:name w:val="Revision11"/>
    <w:hidden/>
    <w:uiPriority w:val="99"/>
    <w:unhideWhenUsed/>
    <w:qFormat/>
    <w:rPr>
      <w:rFonts w:ascii="Calibri" w:hAnsi="Calibri" w:cs="宋体"/>
      <w:kern w:val="2"/>
      <w:sz w:val="21"/>
      <w:szCs w:val="24"/>
    </w:rPr>
  </w:style>
  <w:style w:type="paragraph" w:customStyle="1" w:styleId="Revision12">
    <w:name w:val="Revision12"/>
    <w:hidden/>
    <w:uiPriority w:val="99"/>
    <w:unhideWhenUsed/>
    <w:qFormat/>
    <w:rPr>
      <w:rFonts w:ascii="Calibri" w:hAnsi="Calibri" w:cs="宋体"/>
      <w:kern w:val="2"/>
      <w:sz w:val="21"/>
      <w:szCs w:val="24"/>
    </w:rPr>
  </w:style>
  <w:style w:type="paragraph" w:customStyle="1" w:styleId="Revision13">
    <w:name w:val="Revision13"/>
    <w:hidden/>
    <w:uiPriority w:val="99"/>
    <w:unhideWhenUsed/>
    <w:qFormat/>
    <w:rPr>
      <w:rFonts w:ascii="Calibri" w:hAnsi="Calibri" w:cs="宋体"/>
      <w:kern w:val="2"/>
      <w:sz w:val="21"/>
      <w:szCs w:val="24"/>
    </w:rPr>
  </w:style>
  <w:style w:type="paragraph" w:customStyle="1" w:styleId="Revision14">
    <w:name w:val="Revision14"/>
    <w:hidden/>
    <w:uiPriority w:val="99"/>
    <w:unhideWhenUsed/>
    <w:qFormat/>
    <w:rPr>
      <w:rFonts w:ascii="Calibri" w:hAnsi="Calibri" w:cs="宋体"/>
      <w:kern w:val="2"/>
      <w:sz w:val="21"/>
      <w:szCs w:val="24"/>
    </w:rPr>
  </w:style>
  <w:style w:type="paragraph" w:customStyle="1" w:styleId="Revision15">
    <w:name w:val="Revision15"/>
    <w:hidden/>
    <w:uiPriority w:val="99"/>
    <w:unhideWhenUsed/>
    <w:qFormat/>
    <w:rPr>
      <w:rFonts w:ascii="Calibri" w:hAnsi="Calibri" w:cs="宋体"/>
      <w:kern w:val="2"/>
      <w:sz w:val="21"/>
      <w:szCs w:val="24"/>
    </w:rPr>
  </w:style>
  <w:style w:type="paragraph" w:customStyle="1" w:styleId="Bibliography1">
    <w:name w:val="Bibliography1"/>
    <w:basedOn w:val="a"/>
    <w:qFormat/>
    <w:pPr>
      <w:spacing w:line="480" w:lineRule="auto"/>
      <w:ind w:left="720" w:hanging="720"/>
    </w:pPr>
  </w:style>
  <w:style w:type="paragraph" w:customStyle="1" w:styleId="Revision16">
    <w:name w:val="Revision16"/>
    <w:hidden/>
    <w:uiPriority w:val="99"/>
    <w:unhideWhenUsed/>
    <w:qFormat/>
    <w:rPr>
      <w:rFonts w:ascii="Calibri" w:hAnsi="Calibri" w:cs="宋体"/>
      <w:kern w:val="2"/>
      <w:sz w:val="21"/>
      <w:szCs w:val="24"/>
    </w:rPr>
  </w:style>
  <w:style w:type="paragraph" w:customStyle="1" w:styleId="Revision17">
    <w:name w:val="Revision17"/>
    <w:hidden/>
    <w:uiPriority w:val="99"/>
    <w:unhideWhenUsed/>
    <w:qFormat/>
    <w:rPr>
      <w:rFonts w:ascii="Calibri" w:hAnsi="Calibri" w:cs="宋体"/>
      <w:kern w:val="2"/>
      <w:sz w:val="21"/>
      <w:szCs w:val="24"/>
    </w:rPr>
  </w:style>
  <w:style w:type="paragraph" w:customStyle="1" w:styleId="Revision18">
    <w:name w:val="Revision18"/>
    <w:hidden/>
    <w:uiPriority w:val="99"/>
    <w:unhideWhenUsed/>
    <w:qFormat/>
    <w:rPr>
      <w:rFonts w:ascii="Calibri" w:hAnsi="Calibri" w:cs="宋体"/>
      <w:kern w:val="2"/>
      <w:sz w:val="21"/>
      <w:szCs w:val="24"/>
    </w:rPr>
  </w:style>
  <w:style w:type="paragraph" w:customStyle="1" w:styleId="Revision19">
    <w:name w:val="Revision19"/>
    <w:hidden/>
    <w:uiPriority w:val="99"/>
    <w:unhideWhenUsed/>
    <w:qFormat/>
    <w:rPr>
      <w:rFonts w:ascii="Calibri" w:hAnsi="Calibri" w:cs="宋体"/>
      <w:kern w:val="2"/>
      <w:sz w:val="21"/>
      <w:szCs w:val="24"/>
    </w:rPr>
  </w:style>
  <w:style w:type="paragraph" w:customStyle="1" w:styleId="1">
    <w:name w:val="修订1"/>
    <w:hidden/>
    <w:uiPriority w:val="99"/>
    <w:unhideWhenUsed/>
    <w:qFormat/>
    <w:rPr>
      <w:rFonts w:ascii="Calibri" w:hAnsi="Calibri" w:cs="宋体"/>
      <w:kern w:val="2"/>
      <w:sz w:val="21"/>
      <w:szCs w:val="24"/>
    </w:rPr>
  </w:style>
  <w:style w:type="paragraph" w:customStyle="1" w:styleId="10">
    <w:name w:val="书目1"/>
    <w:basedOn w:val="a"/>
    <w:next w:val="a"/>
    <w:uiPriority w:val="37"/>
    <w:unhideWhenUsed/>
    <w:qFormat/>
  </w:style>
  <w:style w:type="paragraph" w:customStyle="1" w:styleId="Compact">
    <w:name w:val="Compact"/>
    <w:basedOn w:val="a6"/>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2">
    <w:name w:val="Revision"/>
    <w:hidden/>
    <w:uiPriority w:val="99"/>
    <w:unhideWhenUsed/>
    <w:rsid w:val="00FA00A3"/>
    <w:rPr>
      <w:rFonts w:ascii="Calibri" w:hAnsi="Calibri" w:cs="宋体"/>
      <w:kern w:val="2"/>
      <w:sz w:val="21"/>
      <w:szCs w:val="24"/>
    </w:rPr>
  </w:style>
  <w:style w:type="paragraph" w:styleId="af3">
    <w:name w:val="header"/>
    <w:basedOn w:val="a"/>
    <w:link w:val="af4"/>
    <w:uiPriority w:val="99"/>
    <w:unhideWhenUsed/>
    <w:rsid w:val="00FA00A3"/>
    <w:pPr>
      <w:tabs>
        <w:tab w:val="center" w:pos="4153"/>
        <w:tab w:val="right" w:pos="8306"/>
      </w:tabs>
      <w:snapToGrid w:val="0"/>
      <w:jc w:val="center"/>
    </w:pPr>
    <w:rPr>
      <w:sz w:val="18"/>
      <w:szCs w:val="18"/>
    </w:rPr>
  </w:style>
  <w:style w:type="character" w:customStyle="1" w:styleId="af4">
    <w:name w:val="页眉 字符"/>
    <w:basedOn w:val="a0"/>
    <w:link w:val="af3"/>
    <w:uiPriority w:val="99"/>
    <w:rsid w:val="00FA00A3"/>
    <w:rPr>
      <w:rFonts w:ascii="Calibri" w:hAnsi="Calibri" w:cs="宋体"/>
      <w:kern w:val="2"/>
      <w:sz w:val="18"/>
      <w:szCs w:val="18"/>
    </w:rPr>
  </w:style>
  <w:style w:type="paragraph" w:styleId="af5">
    <w:name w:val="footer"/>
    <w:basedOn w:val="a"/>
    <w:link w:val="af6"/>
    <w:uiPriority w:val="99"/>
    <w:unhideWhenUsed/>
    <w:rsid w:val="00FA00A3"/>
    <w:pPr>
      <w:tabs>
        <w:tab w:val="center" w:pos="4153"/>
        <w:tab w:val="right" w:pos="8306"/>
      </w:tabs>
      <w:snapToGrid w:val="0"/>
      <w:jc w:val="left"/>
    </w:pPr>
    <w:rPr>
      <w:sz w:val="18"/>
      <w:szCs w:val="18"/>
    </w:rPr>
  </w:style>
  <w:style w:type="character" w:customStyle="1" w:styleId="af6">
    <w:name w:val="页脚 字符"/>
    <w:basedOn w:val="a0"/>
    <w:link w:val="af5"/>
    <w:uiPriority w:val="99"/>
    <w:rsid w:val="00FA00A3"/>
    <w:rPr>
      <w:rFonts w:ascii="Calibri" w:hAnsi="Calibri" w:cs="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cp4715@hot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6F4F837B-9D34-4E8F-AF63-E5EBF3969775}">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20714</Words>
  <Characters>125326</Characters>
  <Application>Microsoft Office Word</Application>
  <DocSecurity>0</DocSecurity>
  <Lines>5448</Lines>
  <Paragraphs>3396</Paragraphs>
  <ScaleCrop>false</ScaleCrop>
  <Company/>
  <LinksUpToDate>false</LinksUpToDate>
  <CharactersWithSpaces>142644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longlong鼻子</dc:creator>
  <cp:lastModifiedBy>zx C</cp:lastModifiedBy>
  <cp:revision>2</cp:revision>
  <dcterms:created xsi:type="dcterms:W3CDTF">2026-09-24T13:19:00Z</dcterms:created>
  <dcterms:modified xsi:type="dcterms:W3CDTF">2026-09-24T13:19:00Z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9507C9E800E2412CBF1F1ED6CFA8ED65_13</vt:lpwstr>
  </property>
  <property fmtid="{D5CDD505-2E9C-101B-9397-08002B2CF9AE}" pid="4" name="KSOTemplateDocerSaveRecord">
    <vt:lpwstr>eyJoZGlkIjoiNmU4ODM1N2NlZDYxNjc5NmRmYjBjNTIzODg0N2Q5ZTQiLCJ1c2VySWQiOiI4NDM1NzAxODEifQ==</vt:lpwstr>
  </property>
  <property fmtid="{D5CDD505-2E9C-101B-9397-08002B2CF9AE}" pid="5" name="ZOTERO_PREF_1">
    <vt:lpwstr>&lt;data data-version="3" zotero-version="9.0.6"&gt;&lt;session id="bQO8AlTg"/&gt;&lt;style id="http://www.zotero.org/styles/apa" locale="en-US"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